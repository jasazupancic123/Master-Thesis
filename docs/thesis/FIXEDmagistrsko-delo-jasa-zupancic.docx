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4E7B" w14:textId="77777777" w:rsidR="00524FD9" w:rsidRPr="00A00CA1" w:rsidRDefault="0047494C" w:rsidP="009C41F8">
      <w:pPr>
        <w:jc w:val="center"/>
        <w:rPr>
          <w:rFonts w:ascii="Arial Narrow" w:hAnsi="Arial Narrow"/>
          <w:lang w:eastAsia="sl-SI"/>
        </w:rPr>
      </w:pPr>
      <w:r w:rsidRPr="00A00CA1">
        <w:rPr>
          <w:noProof/>
        </w:rPr>
        <w:drawing>
          <wp:anchor distT="0" distB="0" distL="114300" distR="114300" simplePos="0" relativeHeight="251657728" behindDoc="1" locked="0" layoutInCell="1" allowOverlap="1" wp14:anchorId="1B88E3C4" wp14:editId="6D96846E">
            <wp:simplePos x="0" y="0"/>
            <wp:positionH relativeFrom="column">
              <wp:posOffset>4526280</wp:posOffset>
            </wp:positionH>
            <wp:positionV relativeFrom="paragraph">
              <wp:posOffset>119380</wp:posOffset>
            </wp:positionV>
            <wp:extent cx="1012190" cy="523875"/>
            <wp:effectExtent l="0" t="0" r="0" b="0"/>
            <wp:wrapNone/>
            <wp:docPr id="11" name="Slika 2" descr="uni-modra-feri-brez-nap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uni-modra-feri-brez-napis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2190"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00CA1">
        <w:rPr>
          <w:rFonts w:ascii="Arial Narrow" w:hAnsi="Arial Narrow"/>
          <w:noProof/>
          <w:lang w:eastAsia="sl-SI"/>
        </w:rPr>
        <w:drawing>
          <wp:inline distT="0" distB="0" distL="0" distR="0" wp14:anchorId="426372F0" wp14:editId="7C3D2824">
            <wp:extent cx="2076450" cy="1123950"/>
            <wp:effectExtent l="0" t="0" r="0" b="0"/>
            <wp:docPr id="3"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76450" cy="1123950"/>
                    </a:xfrm>
                    <a:prstGeom prst="rect">
                      <a:avLst/>
                    </a:prstGeom>
                    <a:noFill/>
                    <a:ln>
                      <a:noFill/>
                    </a:ln>
                  </pic:spPr>
                </pic:pic>
              </a:graphicData>
            </a:graphic>
          </wp:inline>
        </w:drawing>
      </w:r>
    </w:p>
    <w:p w14:paraId="3D8E8426" w14:textId="77777777" w:rsidR="002B38D9" w:rsidRPr="00A00CA1" w:rsidRDefault="002B38D9" w:rsidP="009C41F8"/>
    <w:p w14:paraId="1F7079E0" w14:textId="77777777" w:rsidR="002B38D9" w:rsidRPr="00A00CA1" w:rsidRDefault="002B38D9" w:rsidP="009C41F8"/>
    <w:p w14:paraId="39005892" w14:textId="77777777" w:rsidR="002B38D9" w:rsidRPr="00A00CA1" w:rsidRDefault="002B38D9" w:rsidP="009C41F8"/>
    <w:p w14:paraId="5D52BCD8" w14:textId="77777777" w:rsidR="002B38D9" w:rsidRPr="00A00CA1" w:rsidRDefault="002B38D9" w:rsidP="009C41F8"/>
    <w:p w14:paraId="4A238236" w14:textId="77777777" w:rsidR="002B38D9" w:rsidRPr="00A00CA1" w:rsidRDefault="002B38D9" w:rsidP="009C41F8"/>
    <w:p w14:paraId="4F471FFE" w14:textId="77777777" w:rsidR="002B38D9" w:rsidRPr="00A00CA1" w:rsidRDefault="002B38D9" w:rsidP="009C41F8"/>
    <w:p w14:paraId="76A32CF6" w14:textId="77777777" w:rsidR="002B38D9" w:rsidRPr="00A00CA1" w:rsidRDefault="002B38D9" w:rsidP="009C41F8"/>
    <w:p w14:paraId="26EA24D6" w14:textId="77777777" w:rsidR="002B38D9" w:rsidRPr="00A00CA1" w:rsidRDefault="002B38D9" w:rsidP="009C41F8"/>
    <w:p w14:paraId="0E224A13" w14:textId="502D4959" w:rsidR="00DA22CE" w:rsidRPr="00A00CA1" w:rsidRDefault="00DA22CE" w:rsidP="009C41F8">
      <w:pPr>
        <w:pStyle w:val="Podnaslov"/>
        <w:spacing w:line="360" w:lineRule="auto"/>
      </w:pPr>
      <w:r w:rsidRPr="00A00CA1">
        <w:t>Jaša Zupančič</w:t>
      </w:r>
    </w:p>
    <w:p w14:paraId="7F93FF81" w14:textId="77777777" w:rsidR="002B38D9" w:rsidRPr="00A00CA1" w:rsidRDefault="002B38D9" w:rsidP="009C41F8"/>
    <w:p w14:paraId="70C55CCF" w14:textId="7AD3EADB" w:rsidR="002B38D9" w:rsidRPr="00A00CA1" w:rsidRDefault="00FE449D" w:rsidP="009C41F8">
      <w:pPr>
        <w:pStyle w:val="Naslov"/>
        <w:spacing w:line="360" w:lineRule="auto"/>
        <w:rPr>
          <w:sz w:val="52"/>
          <w:szCs w:val="52"/>
        </w:rPr>
      </w:pPr>
      <w:commentRangeStart w:id="0"/>
      <w:r w:rsidRPr="00A00CA1">
        <w:rPr>
          <w:sz w:val="52"/>
          <w:szCs w:val="52"/>
        </w:rPr>
        <w:t>Realno</w:t>
      </w:r>
      <w:del w:id="1" w:author="Zorman, Daša" w:date="2026-06-22T09:54:00Z" w16du:dateUtc="2026-06-22T07:54:00Z">
        <w:r w:rsidRPr="00A00CA1" w:rsidDel="001E60CE">
          <w:rPr>
            <w:sz w:val="52"/>
            <w:szCs w:val="52"/>
          </w:rPr>
          <w:delText>-</w:delText>
        </w:r>
      </w:del>
      <w:r w:rsidRPr="00A00CA1">
        <w:rPr>
          <w:sz w:val="52"/>
          <w:szCs w:val="52"/>
        </w:rPr>
        <w:t xml:space="preserve">časovno </w:t>
      </w:r>
      <w:commentRangeEnd w:id="0"/>
      <w:r w:rsidR="001E60CE" w:rsidRPr="00A00CA1">
        <w:rPr>
          <w:rStyle w:val="Pripombasklic"/>
          <w:rFonts w:cs="Arial"/>
          <w:sz w:val="52"/>
          <w:szCs w:val="52"/>
        </w:rPr>
        <w:commentReference w:id="0"/>
      </w:r>
      <w:r w:rsidRPr="00A00CA1">
        <w:rPr>
          <w:sz w:val="52"/>
          <w:szCs w:val="52"/>
        </w:rPr>
        <w:t>zaznavanje drže na robnih napravah za spremljanje in analizo vadbe</w:t>
      </w:r>
    </w:p>
    <w:p w14:paraId="245B8051" w14:textId="77777777" w:rsidR="00DA22CE" w:rsidRPr="00A00CA1" w:rsidRDefault="00DA22CE" w:rsidP="009C41F8">
      <w:pPr>
        <w:pStyle w:val="Naslov"/>
        <w:spacing w:line="360" w:lineRule="auto"/>
        <w:rPr>
          <w:sz w:val="52"/>
          <w:szCs w:val="52"/>
        </w:rPr>
      </w:pPr>
    </w:p>
    <w:p w14:paraId="14735310" w14:textId="1971D31F" w:rsidR="00DA22CE" w:rsidRPr="00A00CA1" w:rsidRDefault="00DA22CE" w:rsidP="009C41F8">
      <w:pPr>
        <w:pStyle w:val="Podnaslov"/>
        <w:spacing w:line="360" w:lineRule="auto"/>
      </w:pPr>
      <w:r w:rsidRPr="00A00CA1">
        <w:t>Magistrsko delo</w:t>
      </w:r>
    </w:p>
    <w:p w14:paraId="5E865501" w14:textId="77777777" w:rsidR="002B38D9" w:rsidRPr="00A00CA1" w:rsidRDefault="002B38D9" w:rsidP="009C41F8"/>
    <w:p w14:paraId="6277DF1A" w14:textId="77777777" w:rsidR="002B38D9" w:rsidRPr="00A00CA1" w:rsidRDefault="002B38D9" w:rsidP="009C41F8"/>
    <w:p w14:paraId="2BB6DD2F" w14:textId="77777777" w:rsidR="002B38D9" w:rsidRPr="00A00CA1" w:rsidRDefault="002B38D9" w:rsidP="009C41F8"/>
    <w:p w14:paraId="21502DC4" w14:textId="77777777" w:rsidR="002B38D9" w:rsidRPr="00A00CA1" w:rsidRDefault="002B38D9" w:rsidP="009C41F8"/>
    <w:p w14:paraId="23D54925" w14:textId="77777777" w:rsidR="002B38D9" w:rsidRPr="00A00CA1" w:rsidRDefault="002B38D9" w:rsidP="009C41F8"/>
    <w:p w14:paraId="7E19AEF9" w14:textId="54EA0D76" w:rsidR="00102F06" w:rsidRPr="007041ED" w:rsidRDefault="002B38D9" w:rsidP="00102F06">
      <w:pPr>
        <w:pStyle w:val="Podnaslov"/>
        <w:spacing w:line="360" w:lineRule="auto"/>
        <w:sectPr w:rsidR="00102F06" w:rsidRPr="007041ED" w:rsidSect="002D0A19">
          <w:footerReference w:type="default" r:id="rId14"/>
          <w:footerReference w:type="first" r:id="rId15"/>
          <w:pgSz w:w="11901" w:h="16834" w:code="9"/>
          <w:pgMar w:top="1701" w:right="1418" w:bottom="1701" w:left="1701" w:header="708" w:footer="708" w:gutter="0"/>
          <w:pgNumType w:fmt="upperRoman" w:start="1"/>
          <w:cols w:space="708"/>
          <w:titlePg/>
          <w:docGrid w:linePitch="326"/>
        </w:sectPr>
      </w:pPr>
      <w:r w:rsidRPr="00A00CA1">
        <w:t xml:space="preserve">Maribor, </w:t>
      </w:r>
      <w:r w:rsidR="00DA22CE" w:rsidRPr="00A00CA1">
        <w:t>februar</w:t>
      </w:r>
      <w:r w:rsidR="005A2E8C" w:rsidRPr="00A00CA1">
        <w:t xml:space="preserve"> 20</w:t>
      </w:r>
      <w:r w:rsidR="00854093" w:rsidRPr="00A00CA1">
        <w:t>2</w:t>
      </w:r>
      <w:r w:rsidR="00DA22CE" w:rsidRPr="00A00CA1">
        <w:t>6</w:t>
      </w:r>
      <w:r w:rsidR="00102F06">
        <w:br w:type="page"/>
      </w:r>
    </w:p>
    <w:p w14:paraId="3A5A8EE7" w14:textId="77777777" w:rsidR="00102F06" w:rsidRPr="007041ED" w:rsidRDefault="00102F06" w:rsidP="00102F06">
      <w:pPr>
        <w:pStyle w:val="Podnaslov"/>
        <w:sectPr w:rsidR="00102F06" w:rsidRPr="007041ED" w:rsidSect="002D0A19">
          <w:headerReference w:type="default" r:id="rId16"/>
          <w:footerReference w:type="default" r:id="rId17"/>
          <w:type w:val="continuous"/>
          <w:pgSz w:w="11901" w:h="16834" w:code="9"/>
          <w:pgMar w:top="1701" w:right="1418" w:bottom="1701" w:left="1701" w:header="708" w:footer="708" w:gutter="0"/>
          <w:pgNumType w:fmt="lowerRoman" w:start="1"/>
          <w:cols w:space="708"/>
        </w:sectPr>
      </w:pPr>
    </w:p>
    <w:p w14:paraId="3F2904EA" w14:textId="77777777" w:rsidR="00102F06" w:rsidRPr="00B236FD" w:rsidRDefault="00102F06" w:rsidP="00102F06">
      <w:pPr>
        <w:pStyle w:val="Podnaslov"/>
      </w:pPr>
    </w:p>
    <w:p w14:paraId="23AE6C69" w14:textId="77777777" w:rsidR="00102F06" w:rsidRPr="00B236FD" w:rsidRDefault="00102F06" w:rsidP="00102F06">
      <w:pPr>
        <w:pStyle w:val="Podnaslov"/>
      </w:pPr>
    </w:p>
    <w:p w14:paraId="7581C518" w14:textId="77777777" w:rsidR="00102F06" w:rsidRPr="00B236FD" w:rsidRDefault="00102F06" w:rsidP="00102F06"/>
    <w:p w14:paraId="0E731877" w14:textId="77777777" w:rsidR="00102F06" w:rsidRPr="00B236FD" w:rsidRDefault="00102F06" w:rsidP="00102F06"/>
    <w:p w14:paraId="707E52B0" w14:textId="77777777" w:rsidR="00102F06" w:rsidRPr="00B236FD" w:rsidRDefault="00102F06" w:rsidP="00102F06"/>
    <w:p w14:paraId="39371263" w14:textId="77777777" w:rsidR="00102F06" w:rsidRPr="00B236FD" w:rsidRDefault="00102F06" w:rsidP="00102F06"/>
    <w:p w14:paraId="10C941E6" w14:textId="77777777" w:rsidR="00102F06" w:rsidRPr="007041ED" w:rsidRDefault="00102F06" w:rsidP="00102F06">
      <w:pPr>
        <w:jc w:val="center"/>
        <w:rPr>
          <w:sz w:val="28"/>
          <w:szCs w:val="28"/>
        </w:rPr>
      </w:pPr>
    </w:p>
    <w:p w14:paraId="13F1D78B" w14:textId="5658535F" w:rsidR="00102F06" w:rsidRPr="00254B56" w:rsidRDefault="00102F06" w:rsidP="00102F06">
      <w:pPr>
        <w:jc w:val="center"/>
        <w:rPr>
          <w:b/>
          <w:sz w:val="36"/>
          <w:szCs w:val="36"/>
        </w:rPr>
      </w:pPr>
      <w:r>
        <w:rPr>
          <w:b/>
          <w:sz w:val="36"/>
          <w:szCs w:val="36"/>
        </w:rPr>
        <w:t>Realno</w:t>
      </w:r>
      <w:del w:id="2" w:author="Zorman, Daša" w:date="2026-06-22T09:56:00Z" w16du:dateUtc="2026-06-22T07:56:00Z">
        <w:r w:rsidDel="001E60CE">
          <w:rPr>
            <w:b/>
            <w:sz w:val="36"/>
            <w:szCs w:val="36"/>
          </w:rPr>
          <w:delText>-</w:delText>
        </w:r>
      </w:del>
      <w:r>
        <w:rPr>
          <w:b/>
          <w:sz w:val="36"/>
          <w:szCs w:val="36"/>
        </w:rPr>
        <w:t>časovno zaznavanje drže na robnih napravah za spremljanje in analizo vadbe</w:t>
      </w:r>
      <w:r w:rsidRPr="00254B56">
        <w:rPr>
          <w:b/>
          <w:sz w:val="36"/>
          <w:szCs w:val="36"/>
        </w:rPr>
        <w:t xml:space="preserve"> </w:t>
      </w:r>
    </w:p>
    <w:p w14:paraId="3FE6B1CF" w14:textId="153A3EDD" w:rsidR="00102F06" w:rsidRPr="007041ED" w:rsidRDefault="00102F06" w:rsidP="00102F06">
      <w:pPr>
        <w:jc w:val="center"/>
        <w:rPr>
          <w:b/>
          <w:sz w:val="28"/>
          <w:szCs w:val="28"/>
        </w:rPr>
      </w:pPr>
      <w:r>
        <w:rPr>
          <w:b/>
          <w:sz w:val="28"/>
          <w:szCs w:val="28"/>
        </w:rPr>
        <w:t>Magistrsko delo</w:t>
      </w:r>
    </w:p>
    <w:p w14:paraId="10402287" w14:textId="77777777" w:rsidR="00102F06" w:rsidRPr="00B236FD" w:rsidRDefault="00102F06" w:rsidP="00102F06"/>
    <w:p w14:paraId="07793DBC" w14:textId="77777777" w:rsidR="00102F06" w:rsidRPr="00B236FD" w:rsidRDefault="00102F06" w:rsidP="00102F06"/>
    <w:p w14:paraId="5141FA9C" w14:textId="77777777" w:rsidR="00102F06" w:rsidRPr="00B236FD" w:rsidRDefault="00102F06" w:rsidP="00102F06"/>
    <w:p w14:paraId="6B381E0B" w14:textId="77777777" w:rsidR="00102F06" w:rsidRPr="00B236FD" w:rsidRDefault="00102F06" w:rsidP="00102F06"/>
    <w:p w14:paraId="62E570FF" w14:textId="77777777" w:rsidR="00102F06" w:rsidRPr="00B236FD" w:rsidRDefault="00102F06" w:rsidP="00102F06"/>
    <w:p w14:paraId="172CE126" w14:textId="77777777" w:rsidR="00102F06" w:rsidRPr="00B236FD" w:rsidRDefault="00102F06" w:rsidP="00102F06"/>
    <w:tbl>
      <w:tblPr>
        <w:tblW w:w="0" w:type="auto"/>
        <w:tblLook w:val="0000" w:firstRow="0" w:lastRow="0" w:firstColumn="0" w:lastColumn="0" w:noHBand="0" w:noVBand="0"/>
      </w:tblPr>
      <w:tblGrid>
        <w:gridCol w:w="2400"/>
        <w:gridCol w:w="6315"/>
      </w:tblGrid>
      <w:tr w:rsidR="00102F06" w:rsidRPr="007041ED" w14:paraId="3AF2E664" w14:textId="77777777" w:rsidTr="00EE6F95">
        <w:tc>
          <w:tcPr>
            <w:tcW w:w="2400" w:type="dxa"/>
          </w:tcPr>
          <w:p w14:paraId="2FC6219B" w14:textId="44046AFA" w:rsidR="00102F06" w:rsidRPr="007041ED" w:rsidRDefault="00102F06" w:rsidP="00EE6F95">
            <w:r w:rsidRPr="007041ED">
              <w:t xml:space="preserve">Študent: </w:t>
            </w:r>
          </w:p>
        </w:tc>
        <w:tc>
          <w:tcPr>
            <w:tcW w:w="6315" w:type="dxa"/>
          </w:tcPr>
          <w:p w14:paraId="5F0416FE" w14:textId="381A584E" w:rsidR="00102F06" w:rsidRPr="007041ED" w:rsidRDefault="004E287C" w:rsidP="00EE6F95">
            <w:r>
              <w:t>Jaša Zupančič</w:t>
            </w:r>
          </w:p>
        </w:tc>
      </w:tr>
      <w:tr w:rsidR="00102F06" w:rsidRPr="007041ED" w14:paraId="2DB41FE3" w14:textId="77777777" w:rsidTr="00EE6F95">
        <w:tc>
          <w:tcPr>
            <w:tcW w:w="2400" w:type="dxa"/>
          </w:tcPr>
          <w:p w14:paraId="137D552F" w14:textId="77777777" w:rsidR="00102F06" w:rsidRPr="007041ED" w:rsidRDefault="00102F06" w:rsidP="00EE6F95">
            <w:r w:rsidRPr="007041ED">
              <w:t xml:space="preserve">Študijski program: </w:t>
            </w:r>
          </w:p>
        </w:tc>
        <w:tc>
          <w:tcPr>
            <w:tcW w:w="6315" w:type="dxa"/>
          </w:tcPr>
          <w:p w14:paraId="4A39B128" w14:textId="0989E63A" w:rsidR="00102F06" w:rsidRPr="007041ED" w:rsidRDefault="004E287C" w:rsidP="00EE6F95">
            <w:r>
              <w:t>Študijski program 2. stopnje</w:t>
            </w:r>
          </w:p>
          <w:p w14:paraId="224E3781" w14:textId="7D593B3D" w:rsidR="00102F06" w:rsidRPr="007041ED" w:rsidRDefault="004E287C" w:rsidP="00EE6F95">
            <w:r>
              <w:t>Računalništvo in informacijske tehnologije</w:t>
            </w:r>
            <w:r w:rsidR="00102F06" w:rsidRPr="007041ED">
              <w:t xml:space="preserve"> </w:t>
            </w:r>
          </w:p>
        </w:tc>
      </w:tr>
      <w:tr w:rsidR="00102F06" w:rsidRPr="007041ED" w14:paraId="1A95A1B5" w14:textId="77777777" w:rsidTr="00EE6F95">
        <w:tc>
          <w:tcPr>
            <w:tcW w:w="2400" w:type="dxa"/>
          </w:tcPr>
          <w:p w14:paraId="72382100" w14:textId="77777777" w:rsidR="00102F06" w:rsidRPr="007041ED" w:rsidRDefault="00102F06" w:rsidP="00EE6F95">
            <w:pPr>
              <w:jc w:val="left"/>
            </w:pPr>
            <w:r w:rsidRPr="007041ED">
              <w:t xml:space="preserve">Smer:  </w:t>
            </w:r>
          </w:p>
        </w:tc>
        <w:tc>
          <w:tcPr>
            <w:tcW w:w="6315" w:type="dxa"/>
          </w:tcPr>
          <w:p w14:paraId="6E56FF86" w14:textId="050E1F1F" w:rsidR="00102F06" w:rsidRPr="007041ED" w:rsidRDefault="00B60847" w:rsidP="00EE6F95">
            <w:r>
              <w:t>/</w:t>
            </w:r>
          </w:p>
        </w:tc>
      </w:tr>
      <w:tr w:rsidR="00102F06" w:rsidRPr="007041ED" w14:paraId="1812110A" w14:textId="77777777" w:rsidTr="00EE6F95">
        <w:tc>
          <w:tcPr>
            <w:tcW w:w="2400" w:type="dxa"/>
          </w:tcPr>
          <w:p w14:paraId="79695120" w14:textId="5B1CA9AC" w:rsidR="00102F06" w:rsidRPr="007041ED" w:rsidRDefault="00102F06" w:rsidP="00EE6F95">
            <w:r w:rsidRPr="007041ED">
              <w:t xml:space="preserve">Mentor: </w:t>
            </w:r>
          </w:p>
        </w:tc>
        <w:tc>
          <w:tcPr>
            <w:tcW w:w="6315" w:type="dxa"/>
          </w:tcPr>
          <w:p w14:paraId="585A378D" w14:textId="77B3A1A3" w:rsidR="00102F06" w:rsidRPr="007041ED" w:rsidRDefault="00B60847" w:rsidP="00EE6F95">
            <w:r>
              <w:t>red. prof. dr. Aleš Holobar</w:t>
            </w:r>
          </w:p>
        </w:tc>
      </w:tr>
      <w:tr w:rsidR="00102F06" w:rsidRPr="007041ED" w14:paraId="094452EA" w14:textId="77777777" w:rsidTr="00EE6F95">
        <w:tc>
          <w:tcPr>
            <w:tcW w:w="2400" w:type="dxa"/>
          </w:tcPr>
          <w:p w14:paraId="082466EE" w14:textId="247CC6DE" w:rsidR="00102F06" w:rsidRPr="007041ED" w:rsidRDefault="00102F06" w:rsidP="00EE6F95">
            <w:r w:rsidRPr="007041ED">
              <w:t xml:space="preserve">Somentor: </w:t>
            </w:r>
          </w:p>
        </w:tc>
        <w:tc>
          <w:tcPr>
            <w:tcW w:w="6315" w:type="dxa"/>
          </w:tcPr>
          <w:p w14:paraId="778D7812" w14:textId="541B78FA" w:rsidR="00102F06" w:rsidRPr="007041ED" w:rsidRDefault="00A92748" w:rsidP="00EE6F95">
            <w:r>
              <w:t>dr. Martin Šavc</w:t>
            </w:r>
          </w:p>
        </w:tc>
      </w:tr>
      <w:tr w:rsidR="00102F06" w:rsidRPr="007041ED" w14:paraId="48FF476A" w14:textId="77777777" w:rsidTr="00EE6F95">
        <w:tc>
          <w:tcPr>
            <w:tcW w:w="2400" w:type="dxa"/>
          </w:tcPr>
          <w:p w14:paraId="1D2D7E9A" w14:textId="4EEED501" w:rsidR="00102F06" w:rsidRPr="007041ED" w:rsidRDefault="00102F06" w:rsidP="00EE6F95"/>
        </w:tc>
        <w:tc>
          <w:tcPr>
            <w:tcW w:w="6315" w:type="dxa"/>
          </w:tcPr>
          <w:p w14:paraId="755E9822" w14:textId="14B2094D" w:rsidR="00102F06" w:rsidRPr="007041ED" w:rsidRDefault="00102F06" w:rsidP="00EE6F95"/>
        </w:tc>
      </w:tr>
      <w:tr w:rsidR="00102F06" w:rsidRPr="007041ED" w14:paraId="230AEF87" w14:textId="77777777" w:rsidTr="00EE6F95">
        <w:tc>
          <w:tcPr>
            <w:tcW w:w="2400" w:type="dxa"/>
          </w:tcPr>
          <w:p w14:paraId="0463791D" w14:textId="77777777" w:rsidR="00102F06" w:rsidRPr="007041ED" w:rsidRDefault="00102F06" w:rsidP="00EE6F95"/>
        </w:tc>
        <w:tc>
          <w:tcPr>
            <w:tcW w:w="6315" w:type="dxa"/>
          </w:tcPr>
          <w:p w14:paraId="772A0B93" w14:textId="1EDDAA4F" w:rsidR="00102F06" w:rsidRPr="00611999" w:rsidRDefault="00102F06" w:rsidP="00EE6F95"/>
        </w:tc>
      </w:tr>
    </w:tbl>
    <w:p w14:paraId="7593E1E3" w14:textId="77777777" w:rsidR="00102F06" w:rsidRDefault="00102F06" w:rsidP="00102F06">
      <w:pPr>
        <w:sectPr w:rsidR="00102F06" w:rsidSect="00102F06">
          <w:headerReference w:type="default" r:id="rId18"/>
          <w:type w:val="continuous"/>
          <w:pgSz w:w="11901" w:h="16834" w:code="9"/>
          <w:pgMar w:top="1701" w:right="1418" w:bottom="1701" w:left="1701" w:header="708" w:footer="708" w:gutter="0"/>
          <w:pgNumType w:fmt="upperRoman" w:start="1"/>
          <w:cols w:space="708"/>
        </w:sectPr>
      </w:pPr>
    </w:p>
    <w:p w14:paraId="2FCE85AF" w14:textId="454DA51F" w:rsidR="00102F06" w:rsidRDefault="00102F06">
      <w:pPr>
        <w:spacing w:line="240" w:lineRule="auto"/>
        <w:jc w:val="left"/>
        <w:rPr>
          <w:sz w:val="32"/>
        </w:rPr>
      </w:pPr>
    </w:p>
    <w:p w14:paraId="6E8D4A5F" w14:textId="2919493F" w:rsidR="00965515" w:rsidRPr="00444008" w:rsidRDefault="00965515" w:rsidP="00394432">
      <w:pPr>
        <w:pStyle w:val="Podnaslov"/>
        <w:spacing w:line="360" w:lineRule="auto"/>
        <w:jc w:val="both"/>
      </w:pPr>
    </w:p>
    <w:p w14:paraId="3D6B1B58" w14:textId="77777777" w:rsidR="00965515" w:rsidRPr="005050D9" w:rsidRDefault="00965515" w:rsidP="00965515">
      <w:pPr>
        <w:spacing w:line="240" w:lineRule="auto"/>
        <w:ind w:left="720"/>
        <w:jc w:val="left"/>
      </w:pPr>
    </w:p>
    <w:p w14:paraId="5104CA1F" w14:textId="77777777" w:rsidR="00965515" w:rsidRDefault="00965515" w:rsidP="00965515">
      <w:pPr>
        <w:spacing w:line="240" w:lineRule="auto"/>
        <w:jc w:val="center"/>
        <w:rPr>
          <w:color w:val="006A8E"/>
          <w:sz w:val="18"/>
          <w:szCs w:val="18"/>
        </w:rPr>
      </w:pPr>
    </w:p>
    <w:p w14:paraId="3FCAE838" w14:textId="77777777" w:rsidR="00965515" w:rsidRPr="00316790" w:rsidRDefault="00965515" w:rsidP="00965515">
      <w:pPr>
        <w:spacing w:line="240" w:lineRule="auto"/>
        <w:jc w:val="center"/>
      </w:pPr>
    </w:p>
    <w:p w14:paraId="663B87D4" w14:textId="77777777" w:rsidR="00965515" w:rsidRPr="00C751A4" w:rsidRDefault="00965515" w:rsidP="00965515">
      <w:pPr>
        <w:jc w:val="left"/>
      </w:pPr>
    </w:p>
    <w:p w14:paraId="14D6C7E7" w14:textId="77777777" w:rsidR="00965515" w:rsidRDefault="00965515" w:rsidP="00965515">
      <w:pPr>
        <w:pStyle w:val="Telobesedila"/>
        <w:spacing w:line="240" w:lineRule="auto"/>
        <w:rPr>
          <w:sz w:val="40"/>
          <w:szCs w:val="40"/>
          <w:lang w:val="sv-SE"/>
        </w:rPr>
      </w:pPr>
    </w:p>
    <w:p w14:paraId="0EBFB460" w14:textId="77777777" w:rsidR="00965515" w:rsidRDefault="00965515" w:rsidP="00965515">
      <w:pPr>
        <w:pStyle w:val="Telobesedila"/>
        <w:spacing w:line="240" w:lineRule="auto"/>
        <w:rPr>
          <w:sz w:val="40"/>
          <w:szCs w:val="40"/>
          <w:lang w:val="sv-SE"/>
        </w:rPr>
      </w:pPr>
    </w:p>
    <w:p w14:paraId="6B7776FA" w14:textId="77777777" w:rsidR="00965515" w:rsidRDefault="00965515" w:rsidP="00965515">
      <w:pPr>
        <w:pStyle w:val="Telobesedila"/>
        <w:spacing w:line="240" w:lineRule="auto"/>
        <w:rPr>
          <w:sz w:val="40"/>
          <w:szCs w:val="40"/>
          <w:lang w:val="sv-SE"/>
        </w:rPr>
      </w:pPr>
    </w:p>
    <w:p w14:paraId="611C462F" w14:textId="77777777" w:rsidR="00965515" w:rsidRDefault="00965515" w:rsidP="00965515">
      <w:pPr>
        <w:pStyle w:val="Telobesedila"/>
        <w:spacing w:line="240" w:lineRule="auto"/>
        <w:rPr>
          <w:sz w:val="40"/>
          <w:szCs w:val="40"/>
          <w:lang w:val="sv-SE"/>
        </w:rPr>
      </w:pPr>
    </w:p>
    <w:p w14:paraId="14BD7289" w14:textId="77777777" w:rsidR="00965515" w:rsidRDefault="00965515" w:rsidP="00965515">
      <w:pPr>
        <w:pStyle w:val="Telobesedila"/>
        <w:spacing w:line="240" w:lineRule="auto"/>
        <w:rPr>
          <w:sz w:val="40"/>
          <w:szCs w:val="40"/>
          <w:lang w:val="sv-SE"/>
        </w:rPr>
      </w:pPr>
    </w:p>
    <w:p w14:paraId="3D633EC7" w14:textId="77777777" w:rsidR="00E57521" w:rsidRDefault="00E57521" w:rsidP="00965515">
      <w:pPr>
        <w:pStyle w:val="Telobesedila"/>
        <w:spacing w:line="240" w:lineRule="auto"/>
        <w:rPr>
          <w:sz w:val="40"/>
          <w:szCs w:val="40"/>
          <w:lang w:val="sv-SE"/>
        </w:rPr>
      </w:pPr>
    </w:p>
    <w:p w14:paraId="524D7FE0" w14:textId="77777777" w:rsidR="0045160B" w:rsidRDefault="0045160B" w:rsidP="00965515">
      <w:pPr>
        <w:pStyle w:val="Telobesedila"/>
        <w:spacing w:line="240" w:lineRule="auto"/>
        <w:rPr>
          <w:sz w:val="40"/>
          <w:szCs w:val="40"/>
          <w:lang w:val="sv-SE"/>
        </w:rPr>
      </w:pPr>
    </w:p>
    <w:p w14:paraId="3723DA28" w14:textId="77777777" w:rsidR="00965515" w:rsidRDefault="00965515" w:rsidP="00965515">
      <w:pPr>
        <w:pStyle w:val="Telobesedila"/>
        <w:spacing w:line="240" w:lineRule="auto"/>
        <w:rPr>
          <w:sz w:val="40"/>
          <w:szCs w:val="40"/>
          <w:lang w:val="sv-SE"/>
        </w:rPr>
      </w:pPr>
    </w:p>
    <w:p w14:paraId="75750246" w14:textId="77777777" w:rsidR="00965515" w:rsidRDefault="00965515" w:rsidP="00965515">
      <w:pPr>
        <w:pStyle w:val="Telobesedila"/>
        <w:spacing w:line="240" w:lineRule="auto"/>
        <w:rPr>
          <w:sz w:val="40"/>
          <w:szCs w:val="40"/>
          <w:lang w:val="sv-SE"/>
        </w:rPr>
      </w:pPr>
    </w:p>
    <w:p w14:paraId="24E53E27" w14:textId="77777777" w:rsidR="00965515" w:rsidRPr="0045356A" w:rsidRDefault="00965515" w:rsidP="008550C7">
      <w:pPr>
        <w:pStyle w:val="Naslovbrezkazala"/>
        <w:outlineLvl w:val="9"/>
      </w:pPr>
      <w:bookmarkStart w:id="3" w:name="_Toc522880346"/>
      <w:bookmarkStart w:id="4" w:name="_Toc522880369"/>
      <w:bookmarkStart w:id="5" w:name="_Toc232496970"/>
      <w:r w:rsidRPr="0045356A">
        <w:t>Zahvala</w:t>
      </w:r>
      <w:bookmarkEnd w:id="3"/>
      <w:bookmarkEnd w:id="4"/>
      <w:bookmarkEnd w:id="5"/>
    </w:p>
    <w:p w14:paraId="098E286D" w14:textId="5A4875B6" w:rsidR="00965515" w:rsidRDefault="009E7AC6" w:rsidP="006A29AE">
      <w:pPr>
        <w:jc w:val="right"/>
        <w:rPr>
          <w:lang w:val="sv-SE"/>
        </w:rPr>
      </w:pPr>
      <w:r w:rsidRPr="009E7AC6">
        <w:rPr>
          <w:lang w:val="sv-SE"/>
        </w:rPr>
        <w:t>Zahvaljujem se mentorju prof. dr. Alešu Holobarju za strokovno usmerjanje, dragocene nasvete in podporo pri nastajanju magistrskega dela. Prav tako se zahvaljujem somentorju Martinu Šavcu za pomoč, praktične predloge in usmeritve pri razvoju ter izvedbi raziskovalnega dela.</w:t>
      </w:r>
      <w:r w:rsidR="00D36FB9">
        <w:rPr>
          <w:lang w:val="sv-SE"/>
        </w:rPr>
        <w:t xml:space="preserve"> </w:t>
      </w:r>
      <w:r w:rsidRPr="009E7AC6">
        <w:rPr>
          <w:lang w:val="sv-SE"/>
        </w:rPr>
        <w:t>Iskrena hvala obema za čas, potrpežljivost in prispevek k uspešnemu zaključku magistrske naloge.</w:t>
      </w:r>
    </w:p>
    <w:p w14:paraId="76A9D3FD" w14:textId="77777777" w:rsidR="00F75F5A" w:rsidRDefault="00F75F5A" w:rsidP="006A29AE">
      <w:pPr>
        <w:jc w:val="right"/>
        <w:rPr>
          <w:lang w:val="sv-SE"/>
        </w:rPr>
      </w:pPr>
    </w:p>
    <w:p w14:paraId="04589810" w14:textId="0794BEC5" w:rsidR="00F75F5A" w:rsidRDefault="00F75F5A" w:rsidP="006A29AE">
      <w:pPr>
        <w:jc w:val="right"/>
        <w:rPr>
          <w:lang w:val="sv-SE"/>
        </w:rPr>
      </w:pPr>
      <w:r>
        <w:rPr>
          <w:lang w:val="sv-SE"/>
        </w:rPr>
        <w:t xml:space="preserve">Posebno se </w:t>
      </w:r>
      <w:r w:rsidR="00240D3A">
        <w:rPr>
          <w:lang w:val="sv-SE"/>
        </w:rPr>
        <w:t xml:space="preserve">zahvaljujem </w:t>
      </w:r>
      <w:r>
        <w:rPr>
          <w:lang w:val="sv-SE"/>
        </w:rPr>
        <w:t>svoji družini za vso podporo, srčno spodbudo in razumevanje v času študija. Hvala, ker ste mi stali ob strani in ves čas verjeli vame. Brez vas ne bi prišel tako daleč.</w:t>
      </w:r>
    </w:p>
    <w:p w14:paraId="2DB1914D" w14:textId="77777777" w:rsidR="00965515" w:rsidRDefault="00965515" w:rsidP="00965515">
      <w:pPr>
        <w:pStyle w:val="Telobesedila"/>
        <w:spacing w:line="240" w:lineRule="auto"/>
        <w:rPr>
          <w:sz w:val="40"/>
          <w:szCs w:val="40"/>
          <w:lang w:val="sv-SE"/>
        </w:rPr>
      </w:pPr>
    </w:p>
    <w:p w14:paraId="101FF731" w14:textId="77777777" w:rsidR="00965515" w:rsidRDefault="00965515" w:rsidP="00965515">
      <w:pPr>
        <w:pStyle w:val="Telobesedila"/>
        <w:spacing w:line="240" w:lineRule="auto"/>
        <w:rPr>
          <w:sz w:val="40"/>
          <w:szCs w:val="40"/>
          <w:lang w:val="sv-SE"/>
        </w:rPr>
      </w:pPr>
    </w:p>
    <w:p w14:paraId="355AB977" w14:textId="77777777" w:rsidR="00965515" w:rsidRDefault="00965515" w:rsidP="00965515">
      <w:pPr>
        <w:pStyle w:val="Telobesedila"/>
        <w:spacing w:line="240" w:lineRule="auto"/>
        <w:rPr>
          <w:sz w:val="40"/>
          <w:szCs w:val="40"/>
          <w:lang w:val="sv-SE"/>
        </w:rPr>
      </w:pPr>
    </w:p>
    <w:p w14:paraId="7489D994" w14:textId="77777777" w:rsidR="00965515" w:rsidRDefault="00965515" w:rsidP="00965515">
      <w:pPr>
        <w:pStyle w:val="Telobesedila"/>
        <w:spacing w:line="240" w:lineRule="auto"/>
        <w:rPr>
          <w:sz w:val="40"/>
          <w:szCs w:val="40"/>
          <w:lang w:val="sv-SE"/>
        </w:rPr>
      </w:pPr>
    </w:p>
    <w:p w14:paraId="676CEA51" w14:textId="77777777" w:rsidR="00965515" w:rsidRDefault="00965515" w:rsidP="00965515">
      <w:pPr>
        <w:pStyle w:val="Telobesedila"/>
        <w:spacing w:line="240" w:lineRule="auto"/>
        <w:rPr>
          <w:sz w:val="40"/>
          <w:szCs w:val="40"/>
          <w:lang w:val="sv-SE"/>
        </w:rPr>
      </w:pPr>
    </w:p>
    <w:p w14:paraId="5BCBB92E" w14:textId="77777777" w:rsidR="002B38D9" w:rsidRPr="00A00CA1" w:rsidRDefault="002B38D9" w:rsidP="009C41F8">
      <w:pPr>
        <w:pStyle w:val="Naslov1"/>
        <w:numPr>
          <w:ilvl w:val="0"/>
          <w:numId w:val="0"/>
        </w:numPr>
        <w:spacing w:line="360" w:lineRule="auto"/>
        <w:rPr>
          <w:lang w:val="sl-SI"/>
        </w:rPr>
        <w:sectPr w:rsidR="002B38D9" w:rsidRPr="00A00CA1" w:rsidSect="00501899">
          <w:headerReference w:type="even" r:id="rId19"/>
          <w:footerReference w:type="default" r:id="rId20"/>
          <w:footerReference w:type="first" r:id="rId21"/>
          <w:pgSz w:w="11901" w:h="16834" w:code="9"/>
          <w:pgMar w:top="1135" w:right="1418" w:bottom="1701" w:left="1701" w:header="709" w:footer="709" w:gutter="0"/>
          <w:pgNumType w:fmt="lowerRoman" w:start="1"/>
          <w:cols w:space="708"/>
          <w:titlePg/>
          <w:docGrid w:linePitch="299"/>
        </w:sectPr>
      </w:pPr>
    </w:p>
    <w:p w14:paraId="0E8B32D3" w14:textId="77777777" w:rsidR="005D6D98" w:rsidRDefault="005D6D98" w:rsidP="005D6D98">
      <w:pPr>
        <w:pStyle w:val="Telobesedila"/>
        <w:spacing w:line="240" w:lineRule="auto"/>
        <w:rPr>
          <w:sz w:val="40"/>
          <w:szCs w:val="40"/>
          <w:lang w:val="sv-SE"/>
        </w:rPr>
      </w:pPr>
    </w:p>
    <w:p w14:paraId="0D2982F3" w14:textId="77777777" w:rsidR="005D6D98" w:rsidRDefault="005D6D98" w:rsidP="005D6D98">
      <w:pPr>
        <w:pStyle w:val="Telobesedila"/>
        <w:spacing w:line="240" w:lineRule="auto"/>
        <w:rPr>
          <w:sz w:val="40"/>
          <w:szCs w:val="40"/>
          <w:lang w:val="sv-SE"/>
        </w:rPr>
      </w:pPr>
    </w:p>
    <w:p w14:paraId="0C9163E5" w14:textId="77777777" w:rsidR="005D6D98" w:rsidRDefault="005D6D98" w:rsidP="005D6D98">
      <w:pPr>
        <w:pStyle w:val="Telobesedila"/>
        <w:spacing w:line="240" w:lineRule="auto"/>
        <w:rPr>
          <w:sz w:val="40"/>
          <w:szCs w:val="40"/>
          <w:lang w:val="sv-SE"/>
        </w:rPr>
      </w:pPr>
    </w:p>
    <w:p w14:paraId="40B203D6" w14:textId="77777777" w:rsidR="005D6D98" w:rsidRDefault="005D6D98" w:rsidP="005D6D98">
      <w:pPr>
        <w:pStyle w:val="Telobesedila"/>
        <w:spacing w:line="240" w:lineRule="auto"/>
        <w:rPr>
          <w:sz w:val="40"/>
          <w:szCs w:val="40"/>
          <w:lang w:val="sv-SE"/>
        </w:rPr>
      </w:pPr>
    </w:p>
    <w:p w14:paraId="0849F2B3" w14:textId="77777777" w:rsidR="005D6D98" w:rsidRDefault="005D6D98" w:rsidP="005D6D98">
      <w:pPr>
        <w:pStyle w:val="Telobesedila"/>
        <w:spacing w:line="240" w:lineRule="auto"/>
        <w:rPr>
          <w:sz w:val="40"/>
          <w:szCs w:val="40"/>
          <w:lang w:val="sv-SE"/>
        </w:rPr>
      </w:pPr>
    </w:p>
    <w:p w14:paraId="17F07B38" w14:textId="01D56FE7" w:rsidR="005D6D98" w:rsidRPr="007041ED" w:rsidRDefault="007862C1" w:rsidP="005D6D98">
      <w:pPr>
        <w:pStyle w:val="Telobesedila"/>
        <w:spacing w:line="240" w:lineRule="auto"/>
        <w:rPr>
          <w:sz w:val="40"/>
          <w:szCs w:val="40"/>
          <w:lang w:val="sv-SE"/>
        </w:rPr>
      </w:pPr>
      <w:r>
        <w:rPr>
          <w:sz w:val="40"/>
          <w:szCs w:val="40"/>
          <w:lang w:val="sv-SE"/>
        </w:rPr>
        <w:t>Realno</w:t>
      </w:r>
      <w:del w:id="6" w:author="Zorman, Daša" w:date="2026-06-22T09:57:00Z" w16du:dateUtc="2026-06-22T07:57:00Z">
        <w:r w:rsidDel="001E60CE">
          <w:rPr>
            <w:sz w:val="40"/>
            <w:szCs w:val="40"/>
            <w:lang w:val="sv-SE"/>
          </w:rPr>
          <w:delText>-</w:delText>
        </w:r>
      </w:del>
      <w:r>
        <w:rPr>
          <w:sz w:val="40"/>
          <w:szCs w:val="40"/>
          <w:lang w:val="sv-SE"/>
        </w:rPr>
        <w:t>časovno zaznavanje drže na robnih napravah za spremljanje in analizo vadbe</w:t>
      </w:r>
    </w:p>
    <w:p w14:paraId="7FB3E40A" w14:textId="77777777" w:rsidR="005D6D98" w:rsidRDefault="005D6D98" w:rsidP="005D6D98">
      <w:pPr>
        <w:rPr>
          <w:lang w:val="sv-SE"/>
        </w:rPr>
      </w:pPr>
    </w:p>
    <w:p w14:paraId="33404586" w14:textId="77777777" w:rsidR="005D6D98" w:rsidRDefault="005D6D98" w:rsidP="005D6D98">
      <w:pPr>
        <w:rPr>
          <w:lang w:val="sv-SE"/>
        </w:rPr>
      </w:pPr>
    </w:p>
    <w:p w14:paraId="43B8031E" w14:textId="77777777" w:rsidR="005D6D98" w:rsidRPr="007041ED" w:rsidRDefault="005D6D98" w:rsidP="005D6D98">
      <w:pPr>
        <w:rPr>
          <w:lang w:val="sv-SE"/>
        </w:rPr>
      </w:pPr>
    </w:p>
    <w:p w14:paraId="055C5CC9" w14:textId="2144BD97" w:rsidR="005D6D98" w:rsidRPr="0045356A" w:rsidRDefault="005D6D98" w:rsidP="005D6D98">
      <w:pPr>
        <w:tabs>
          <w:tab w:val="left" w:pos="1985"/>
          <w:tab w:val="left" w:pos="2835"/>
        </w:tabs>
        <w:rPr>
          <w:szCs w:val="24"/>
          <w:lang w:val="sv-SE"/>
        </w:rPr>
      </w:pPr>
      <w:r w:rsidRPr="0045356A">
        <w:rPr>
          <w:b/>
          <w:szCs w:val="24"/>
          <w:lang w:val="sv-SE"/>
        </w:rPr>
        <w:t xml:space="preserve">Ključne besede: </w:t>
      </w:r>
      <w:r w:rsidR="007862C1">
        <w:rPr>
          <w:szCs w:val="24"/>
          <w:lang w:val="sv-SE"/>
        </w:rPr>
        <w:t>Zaznavanje drže, robne naprave, realno</w:t>
      </w:r>
      <w:del w:id="7" w:author="Zorman, Daša" w:date="2026-06-22T09:57:00Z" w16du:dateUtc="2026-06-22T07:57:00Z">
        <w:r w:rsidR="007862C1" w:rsidDel="001E60CE">
          <w:rPr>
            <w:szCs w:val="24"/>
            <w:lang w:val="sv-SE"/>
          </w:rPr>
          <w:delText>-</w:delText>
        </w:r>
      </w:del>
      <w:r w:rsidR="007862C1">
        <w:rPr>
          <w:szCs w:val="24"/>
          <w:lang w:val="sv-SE"/>
        </w:rPr>
        <w:t>časovna analiza</w:t>
      </w:r>
      <w:r w:rsidR="004F7DC3">
        <w:rPr>
          <w:szCs w:val="24"/>
          <w:lang w:val="sv-SE"/>
        </w:rPr>
        <w:t>, analiza gibanja</w:t>
      </w:r>
    </w:p>
    <w:p w14:paraId="4360380D" w14:textId="77777777" w:rsidR="005D6D98" w:rsidRPr="007041ED" w:rsidRDefault="005D6D98" w:rsidP="005D6D98">
      <w:pPr>
        <w:tabs>
          <w:tab w:val="left" w:pos="1985"/>
        </w:tabs>
        <w:rPr>
          <w:b/>
          <w:caps/>
          <w:szCs w:val="24"/>
        </w:rPr>
      </w:pPr>
    </w:p>
    <w:p w14:paraId="5D532AEE" w14:textId="77777777" w:rsidR="005D6D98" w:rsidRPr="007041ED" w:rsidRDefault="005D6D98" w:rsidP="005D6D98">
      <w:pPr>
        <w:tabs>
          <w:tab w:val="left" w:pos="1985"/>
        </w:tabs>
        <w:rPr>
          <w:szCs w:val="24"/>
        </w:rPr>
      </w:pPr>
      <w:r w:rsidRPr="007041ED">
        <w:rPr>
          <w:b/>
          <w:caps/>
          <w:szCs w:val="24"/>
        </w:rPr>
        <w:t>UDK</w:t>
      </w:r>
      <w:r w:rsidRPr="007041ED">
        <w:rPr>
          <w:b/>
          <w:szCs w:val="24"/>
        </w:rPr>
        <w:t xml:space="preserve">:                      </w:t>
      </w:r>
      <w:r w:rsidRPr="007041ED">
        <w:rPr>
          <w:szCs w:val="24"/>
        </w:rPr>
        <w:t>xxxxxx</w:t>
      </w:r>
    </w:p>
    <w:p w14:paraId="5AA2CEFE" w14:textId="77777777" w:rsidR="005D6D98" w:rsidRPr="007041ED" w:rsidRDefault="005D6D98" w:rsidP="005D6D98">
      <w:pPr>
        <w:rPr>
          <w:szCs w:val="24"/>
        </w:rPr>
      </w:pPr>
    </w:p>
    <w:p w14:paraId="32EBBAA5" w14:textId="77777777" w:rsidR="005D6D98" w:rsidRPr="007041ED" w:rsidRDefault="005D6D98" w:rsidP="005D6D98">
      <w:pPr>
        <w:rPr>
          <w:szCs w:val="24"/>
        </w:rPr>
      </w:pPr>
    </w:p>
    <w:p w14:paraId="186413A7" w14:textId="77777777" w:rsidR="005D6D98" w:rsidRPr="007041ED" w:rsidRDefault="005D6D98" w:rsidP="005D6D98">
      <w:pPr>
        <w:rPr>
          <w:szCs w:val="24"/>
        </w:rPr>
      </w:pPr>
    </w:p>
    <w:p w14:paraId="52529AA0" w14:textId="77777777" w:rsidR="005D6D98" w:rsidRPr="007041ED" w:rsidRDefault="005D6D98" w:rsidP="005D6D98">
      <w:pPr>
        <w:rPr>
          <w:szCs w:val="24"/>
        </w:rPr>
      </w:pPr>
    </w:p>
    <w:p w14:paraId="4602C55D" w14:textId="77777777" w:rsidR="005D6D98" w:rsidRPr="007041ED" w:rsidRDefault="005D6D98" w:rsidP="005D6D98">
      <w:pPr>
        <w:pStyle w:val="naspovz"/>
        <w:spacing w:before="0" w:after="0"/>
        <w:rPr>
          <w:caps/>
          <w:lang w:val="sl-SI"/>
        </w:rPr>
      </w:pPr>
      <w:r w:rsidRPr="007041ED">
        <w:rPr>
          <w:lang w:val="sl-SI"/>
        </w:rPr>
        <w:t>Povzetek</w:t>
      </w:r>
    </w:p>
    <w:p w14:paraId="735A676F" w14:textId="77777777" w:rsidR="005D6D98" w:rsidRPr="007041ED" w:rsidRDefault="005D6D98" w:rsidP="005D6D98">
      <w:pPr>
        <w:rPr>
          <w:szCs w:val="24"/>
        </w:rPr>
      </w:pPr>
    </w:p>
    <w:p w14:paraId="03168FE2" w14:textId="637E2E22" w:rsidR="005D6D98" w:rsidRPr="00CF49F7" w:rsidRDefault="00CF49F7" w:rsidP="00CF49F7">
      <w:pPr>
        <w:pStyle w:val="text"/>
        <w:ind w:firstLine="0"/>
        <w:rPr>
          <w:i/>
          <w:lang w:val="sl-SI"/>
        </w:rPr>
      </w:pPr>
      <w:r w:rsidRPr="00CF49F7">
        <w:rPr>
          <w:rFonts w:ascii="Calibri" w:hAnsi="Calibri" w:cs="Arial"/>
          <w:i/>
          <w:lang w:val="sl-SI"/>
        </w:rPr>
        <w:t>Magistrsko delo obravnava razvoj sistema za realno</w:t>
      </w:r>
      <w:del w:id="8" w:author="Zorman, Daša" w:date="2026-06-22T09:57:00Z" w16du:dateUtc="2026-06-22T07:57:00Z">
        <w:r w:rsidRPr="00CF49F7" w:rsidDel="001E60CE">
          <w:rPr>
            <w:rFonts w:ascii="Calibri" w:hAnsi="Calibri" w:cs="Arial"/>
            <w:i/>
            <w:lang w:val="sl-SI"/>
          </w:rPr>
          <w:delText>-</w:delText>
        </w:r>
      </w:del>
      <w:r w:rsidRPr="00CF49F7">
        <w:rPr>
          <w:rFonts w:ascii="Calibri" w:hAnsi="Calibri" w:cs="Arial"/>
          <w:i/>
          <w:lang w:val="sl-SI"/>
        </w:rPr>
        <w:t>časovno zaznavanje drže ter spremljanje in analizo vadbe v spletnem brskalniku na robnih napravah. Primerjani so različni modeli za zaznavanje telesnih sklepnih točk glede na natančnost, hitrost in primernost za praktično uporabo. Izbrani model je dodatno učen na lastni učni množici. Rezultati kažejo izboljšanje natančnosti po učenju. Model je integriran v sistem, ki omogoča zaznavanje ponovitev, merjenje tempa, obsega in hitrosti gibanja ter podajanje povratnih informacij o izvedbi vadbe.</w:t>
      </w:r>
    </w:p>
    <w:p w14:paraId="139A7359" w14:textId="77777777" w:rsidR="005D6D98" w:rsidRPr="00CF49F7" w:rsidRDefault="005D6D98" w:rsidP="005D6D98">
      <w:pPr>
        <w:rPr>
          <w:lang w:eastAsia="ko-KR"/>
        </w:rPr>
      </w:pPr>
    </w:p>
    <w:p w14:paraId="2747D130" w14:textId="77777777" w:rsidR="005D6D98" w:rsidRPr="00CF49F7" w:rsidRDefault="005D6D98" w:rsidP="005D6D98">
      <w:pPr>
        <w:rPr>
          <w:lang w:eastAsia="ko-KR"/>
        </w:rPr>
      </w:pPr>
    </w:p>
    <w:p w14:paraId="0930DD3B" w14:textId="77777777" w:rsidR="005D6D98" w:rsidRPr="00CF49F7" w:rsidRDefault="005D6D98" w:rsidP="005D6D98">
      <w:pPr>
        <w:rPr>
          <w:lang w:eastAsia="ko-KR"/>
        </w:rPr>
      </w:pPr>
    </w:p>
    <w:p w14:paraId="50C3DD74" w14:textId="68346A07" w:rsidR="005D6D98" w:rsidRPr="00CF49F7" w:rsidRDefault="005D6D98" w:rsidP="005D6D98">
      <w:pPr>
        <w:tabs>
          <w:tab w:val="left" w:pos="420"/>
        </w:tabs>
        <w:rPr>
          <w:lang w:eastAsia="ko-KR"/>
        </w:rPr>
        <w:sectPr w:rsidR="005D6D98" w:rsidRPr="00CF49F7" w:rsidSect="00225127">
          <w:headerReference w:type="default" r:id="rId22"/>
          <w:pgSz w:w="11901" w:h="16834" w:code="9"/>
          <w:pgMar w:top="709" w:right="1418" w:bottom="1701" w:left="1701" w:header="708" w:footer="708" w:gutter="0"/>
          <w:pgNumType w:fmt="lowerRoman"/>
          <w:cols w:space="708"/>
        </w:sectPr>
      </w:pPr>
    </w:p>
    <w:p w14:paraId="6CF39F98" w14:textId="77777777" w:rsidR="006C1B9D" w:rsidRDefault="006C1B9D" w:rsidP="006C1B9D">
      <w:pPr>
        <w:pStyle w:val="Telobesedila"/>
        <w:spacing w:line="240" w:lineRule="auto"/>
        <w:rPr>
          <w:sz w:val="40"/>
          <w:szCs w:val="40"/>
          <w:lang w:val="sv-SE"/>
        </w:rPr>
      </w:pPr>
    </w:p>
    <w:p w14:paraId="4EAA6A7B" w14:textId="77777777" w:rsidR="006C1B9D" w:rsidRDefault="006C1B9D" w:rsidP="006C1B9D">
      <w:pPr>
        <w:pStyle w:val="Telobesedila"/>
        <w:spacing w:line="240" w:lineRule="auto"/>
        <w:rPr>
          <w:sz w:val="40"/>
          <w:szCs w:val="40"/>
          <w:lang w:val="sv-SE"/>
        </w:rPr>
      </w:pPr>
    </w:p>
    <w:p w14:paraId="468A8DD7" w14:textId="77777777" w:rsidR="006C1B9D" w:rsidRDefault="006C1B9D" w:rsidP="006C1B9D">
      <w:pPr>
        <w:pStyle w:val="Telobesedila"/>
        <w:spacing w:line="240" w:lineRule="auto"/>
        <w:rPr>
          <w:sz w:val="40"/>
          <w:szCs w:val="40"/>
          <w:lang w:val="sv-SE"/>
        </w:rPr>
      </w:pPr>
    </w:p>
    <w:p w14:paraId="0AC9F9A9" w14:textId="77777777" w:rsidR="006C1B9D" w:rsidRDefault="006C1B9D" w:rsidP="006C1B9D">
      <w:pPr>
        <w:pStyle w:val="Telobesedila"/>
        <w:spacing w:line="240" w:lineRule="auto"/>
        <w:rPr>
          <w:sz w:val="40"/>
          <w:szCs w:val="40"/>
          <w:lang w:val="sv-SE"/>
        </w:rPr>
      </w:pPr>
    </w:p>
    <w:p w14:paraId="4ACEC12D" w14:textId="0D017D91" w:rsidR="006C1B9D" w:rsidRPr="007041ED" w:rsidRDefault="006C1B9D" w:rsidP="006C1B9D">
      <w:pPr>
        <w:pStyle w:val="Telobesedila"/>
        <w:spacing w:line="240" w:lineRule="auto"/>
        <w:rPr>
          <w:sz w:val="40"/>
          <w:szCs w:val="40"/>
          <w:lang w:val="sv-SE"/>
        </w:rPr>
      </w:pPr>
      <w:r>
        <w:rPr>
          <w:sz w:val="40"/>
          <w:szCs w:val="40"/>
          <w:lang w:val="sv-SE"/>
        </w:rPr>
        <w:t>Real-</w:t>
      </w:r>
      <w:r w:rsidR="00F17D6C">
        <w:rPr>
          <w:sz w:val="40"/>
          <w:szCs w:val="40"/>
          <w:lang w:val="sv-SE"/>
        </w:rPr>
        <w:t>t</w:t>
      </w:r>
      <w:r>
        <w:rPr>
          <w:sz w:val="40"/>
          <w:szCs w:val="40"/>
          <w:lang w:val="sv-SE"/>
        </w:rPr>
        <w:t xml:space="preserve">ime pose </w:t>
      </w:r>
      <w:r w:rsidR="006D6D50">
        <w:rPr>
          <w:sz w:val="40"/>
          <w:szCs w:val="40"/>
          <w:lang w:val="sv-SE"/>
        </w:rPr>
        <w:t xml:space="preserve">estimation </w:t>
      </w:r>
      <w:r>
        <w:rPr>
          <w:sz w:val="40"/>
          <w:szCs w:val="40"/>
          <w:lang w:val="sv-SE"/>
        </w:rPr>
        <w:t>on edge devices for exercise monitoring and analysis</w:t>
      </w:r>
    </w:p>
    <w:p w14:paraId="78D5BB41" w14:textId="77777777" w:rsidR="006C1B9D" w:rsidRDefault="006C1B9D" w:rsidP="006C1B9D">
      <w:pPr>
        <w:rPr>
          <w:lang w:val="sv-SE"/>
        </w:rPr>
      </w:pPr>
    </w:p>
    <w:p w14:paraId="3A7D99A2" w14:textId="77777777" w:rsidR="006C1B9D" w:rsidRDefault="006C1B9D" w:rsidP="006C1B9D">
      <w:pPr>
        <w:rPr>
          <w:lang w:val="sv-SE"/>
        </w:rPr>
      </w:pPr>
    </w:p>
    <w:p w14:paraId="7F7BC0C7" w14:textId="77777777" w:rsidR="006C1B9D" w:rsidRPr="007041ED" w:rsidRDefault="006C1B9D" w:rsidP="006C1B9D">
      <w:pPr>
        <w:rPr>
          <w:lang w:val="sv-SE"/>
        </w:rPr>
      </w:pPr>
    </w:p>
    <w:p w14:paraId="499F85D5" w14:textId="307C47FB" w:rsidR="006C1B9D" w:rsidRPr="0045356A" w:rsidRDefault="006C1B9D" w:rsidP="006C1B9D">
      <w:pPr>
        <w:tabs>
          <w:tab w:val="left" w:pos="1985"/>
          <w:tab w:val="left" w:pos="2835"/>
        </w:tabs>
        <w:rPr>
          <w:szCs w:val="24"/>
          <w:lang w:val="sv-SE"/>
        </w:rPr>
      </w:pPr>
      <w:r w:rsidRPr="0045356A">
        <w:rPr>
          <w:b/>
          <w:szCs w:val="24"/>
          <w:lang w:val="sv-SE"/>
        </w:rPr>
        <w:t>K</w:t>
      </w:r>
      <w:r w:rsidR="007B2AC6">
        <w:rPr>
          <w:b/>
          <w:szCs w:val="24"/>
          <w:lang w:val="sv-SE"/>
        </w:rPr>
        <w:t>eywords</w:t>
      </w:r>
      <w:r w:rsidRPr="0045356A">
        <w:rPr>
          <w:b/>
          <w:szCs w:val="24"/>
          <w:lang w:val="sv-SE"/>
        </w:rPr>
        <w:t xml:space="preserve">: </w:t>
      </w:r>
      <w:r w:rsidR="007B2AC6">
        <w:rPr>
          <w:szCs w:val="24"/>
          <w:lang w:val="sv-SE"/>
        </w:rPr>
        <w:t>Pose detection, edge devices, real-time analysis, motion analysis</w:t>
      </w:r>
    </w:p>
    <w:p w14:paraId="07DE19D1" w14:textId="77777777" w:rsidR="006C1B9D" w:rsidRPr="007041ED" w:rsidRDefault="006C1B9D" w:rsidP="006C1B9D">
      <w:pPr>
        <w:tabs>
          <w:tab w:val="left" w:pos="1985"/>
        </w:tabs>
        <w:rPr>
          <w:b/>
          <w:caps/>
          <w:szCs w:val="24"/>
        </w:rPr>
      </w:pPr>
    </w:p>
    <w:p w14:paraId="6E912DCE" w14:textId="7963BAFA" w:rsidR="006C1B9D" w:rsidRPr="007041ED" w:rsidRDefault="006C1B9D" w:rsidP="006C1B9D">
      <w:pPr>
        <w:tabs>
          <w:tab w:val="left" w:pos="1985"/>
        </w:tabs>
        <w:rPr>
          <w:szCs w:val="24"/>
        </w:rPr>
      </w:pPr>
      <w:r w:rsidRPr="007041ED">
        <w:rPr>
          <w:b/>
          <w:caps/>
          <w:szCs w:val="24"/>
        </w:rPr>
        <w:t>UD</w:t>
      </w:r>
      <w:r w:rsidR="00B51987">
        <w:rPr>
          <w:b/>
          <w:caps/>
          <w:szCs w:val="24"/>
        </w:rPr>
        <w:t>C</w:t>
      </w:r>
      <w:r w:rsidRPr="007041ED">
        <w:rPr>
          <w:b/>
          <w:szCs w:val="24"/>
        </w:rPr>
        <w:t xml:space="preserve">:                      </w:t>
      </w:r>
      <w:r w:rsidRPr="007041ED">
        <w:rPr>
          <w:szCs w:val="24"/>
        </w:rPr>
        <w:t>xxxxxx</w:t>
      </w:r>
    </w:p>
    <w:p w14:paraId="52973198" w14:textId="77777777" w:rsidR="006C1B9D" w:rsidRPr="007041ED" w:rsidRDefault="006C1B9D" w:rsidP="006C1B9D">
      <w:pPr>
        <w:rPr>
          <w:szCs w:val="24"/>
        </w:rPr>
      </w:pPr>
    </w:p>
    <w:p w14:paraId="0D567481" w14:textId="77777777" w:rsidR="006C1B9D" w:rsidRPr="007041ED" w:rsidRDefault="006C1B9D" w:rsidP="006C1B9D">
      <w:pPr>
        <w:rPr>
          <w:szCs w:val="24"/>
        </w:rPr>
      </w:pPr>
    </w:p>
    <w:p w14:paraId="48C03C00" w14:textId="77777777" w:rsidR="006C1B9D" w:rsidRPr="007041ED" w:rsidRDefault="006C1B9D" w:rsidP="006C1B9D">
      <w:pPr>
        <w:rPr>
          <w:szCs w:val="24"/>
        </w:rPr>
      </w:pPr>
    </w:p>
    <w:p w14:paraId="11CA9C40" w14:textId="77777777" w:rsidR="006C1B9D" w:rsidRPr="007041ED" w:rsidRDefault="006C1B9D" w:rsidP="006C1B9D">
      <w:pPr>
        <w:rPr>
          <w:szCs w:val="24"/>
        </w:rPr>
      </w:pPr>
    </w:p>
    <w:p w14:paraId="24D90B55" w14:textId="5A368AF2" w:rsidR="006C1B9D" w:rsidRPr="007041ED" w:rsidRDefault="00B51987" w:rsidP="006C1B9D">
      <w:pPr>
        <w:pStyle w:val="naspovz"/>
        <w:spacing w:before="0" w:after="0"/>
        <w:rPr>
          <w:caps/>
          <w:lang w:val="sl-SI"/>
        </w:rPr>
      </w:pPr>
      <w:r>
        <w:rPr>
          <w:lang w:val="sl-SI"/>
        </w:rPr>
        <w:t>Abstract</w:t>
      </w:r>
    </w:p>
    <w:p w14:paraId="35948BAE" w14:textId="77777777" w:rsidR="006C1B9D" w:rsidRPr="007041ED" w:rsidRDefault="006C1B9D" w:rsidP="006C1B9D">
      <w:pPr>
        <w:rPr>
          <w:szCs w:val="24"/>
        </w:rPr>
      </w:pPr>
    </w:p>
    <w:p w14:paraId="1EBF56D9" w14:textId="6BA9455C" w:rsidR="006C1B9D" w:rsidRPr="00CF49F7" w:rsidRDefault="00B51987" w:rsidP="006C1B9D">
      <w:pPr>
        <w:pStyle w:val="text"/>
        <w:ind w:firstLine="0"/>
        <w:rPr>
          <w:i/>
          <w:lang w:val="sl-SI"/>
        </w:rPr>
      </w:pPr>
      <w:r w:rsidRPr="00B51987">
        <w:rPr>
          <w:rFonts w:ascii="Calibri" w:hAnsi="Calibri" w:cs="Arial"/>
          <w:i/>
          <w:lang w:val="sl-SI"/>
        </w:rPr>
        <w:t xml:space="preserve">The master’s thesis addresses the development of a system for real-time pose detection and </w:t>
      </w:r>
      <w:del w:id="9" w:author="Zorman, Daša" w:date="2026-06-22T09:58:00Z" w16du:dateUtc="2026-06-22T07:58:00Z">
        <w:r w:rsidRPr="00B51987" w:rsidDel="001E60CE">
          <w:rPr>
            <w:rFonts w:ascii="Calibri" w:hAnsi="Calibri" w:cs="Arial"/>
            <w:i/>
            <w:lang w:val="sl-SI"/>
          </w:rPr>
          <w:delText xml:space="preserve">the </w:delText>
        </w:r>
      </w:del>
      <w:r w:rsidRPr="00B51987">
        <w:rPr>
          <w:rFonts w:ascii="Calibri" w:hAnsi="Calibri" w:cs="Arial"/>
          <w:i/>
          <w:lang w:val="sl-SI"/>
        </w:rPr>
        <w:t>monitoring and analysis of exercise in a web browser on edge devices. Various models for detecting body keypoints are compared in terms of accuracy, speed, and suitability for practical use. The selected model is further trained on a custom dataset. The results demonstrate improved accuracy after training. The model is integrated into a system capable of detecting repetitions, measuring movement tempo, range of motion, and velocity, and providing feedback on exercise performance.</w:t>
      </w:r>
    </w:p>
    <w:p w14:paraId="02413314" w14:textId="65CC2DEC" w:rsidR="006C1B9D" w:rsidRDefault="006C1B9D">
      <w:r>
        <w:br w:type="page"/>
      </w:r>
    </w:p>
    <w:tbl>
      <w:tblPr>
        <w:tblW w:w="0" w:type="auto"/>
        <w:tblCellMar>
          <w:bottom w:w="57" w:type="dxa"/>
          <w:right w:w="0" w:type="dxa"/>
        </w:tblCellMar>
        <w:tblLook w:val="04A0" w:firstRow="1" w:lastRow="0" w:firstColumn="1" w:lastColumn="0" w:noHBand="0" w:noVBand="1"/>
      </w:tblPr>
      <w:tblGrid>
        <w:gridCol w:w="2870"/>
        <w:gridCol w:w="3040"/>
        <w:gridCol w:w="2872"/>
      </w:tblGrid>
      <w:tr w:rsidR="003F703F" w14:paraId="32DE576F" w14:textId="77777777" w:rsidTr="00EE6F95">
        <w:trPr>
          <w:trHeight w:val="1560"/>
        </w:trPr>
        <w:tc>
          <w:tcPr>
            <w:tcW w:w="3070" w:type="dxa"/>
          </w:tcPr>
          <w:p w14:paraId="5250E102" w14:textId="03D4FA59" w:rsidR="003F703F" w:rsidRDefault="003F703F" w:rsidP="00EE6F95">
            <w:pPr>
              <w:pStyle w:val="Glava"/>
              <w:jc w:val="center"/>
              <w:rPr>
                <w:noProof/>
                <w:lang w:val="sl-SI" w:eastAsia="sl-SI"/>
              </w:rPr>
            </w:pPr>
          </w:p>
          <w:p w14:paraId="06FBF3D7" w14:textId="77777777" w:rsidR="006C1B9D" w:rsidRPr="006C1B9D" w:rsidRDefault="006C1B9D" w:rsidP="006C1B9D">
            <w:pPr>
              <w:rPr>
                <w:lang w:eastAsia="sl-SI"/>
              </w:rPr>
            </w:pPr>
          </w:p>
        </w:tc>
        <w:tc>
          <w:tcPr>
            <w:tcW w:w="3071" w:type="dxa"/>
            <w:vAlign w:val="center"/>
          </w:tcPr>
          <w:p w14:paraId="0AC64145" w14:textId="77777777" w:rsidR="003F703F" w:rsidRPr="004F1578" w:rsidRDefault="003F703F" w:rsidP="00EE6F95">
            <w:pPr>
              <w:pStyle w:val="Glava"/>
              <w:jc w:val="center"/>
              <w:rPr>
                <w:noProof/>
                <w:sz w:val="22"/>
                <w:lang w:eastAsia="sl-SI"/>
              </w:rPr>
            </w:pPr>
            <w:r w:rsidRPr="004F1578">
              <w:rPr>
                <w:noProof/>
                <w:sz w:val="22"/>
                <w:lang w:val="sl-SI" w:eastAsia="sl-SI"/>
              </w:rPr>
              <w:drawing>
                <wp:inline distT="0" distB="0" distL="0" distR="0" wp14:anchorId="511EB3A1" wp14:editId="77B8F89C">
                  <wp:extent cx="1589314" cy="869156"/>
                  <wp:effectExtent l="0" t="0" r="0" b="7620"/>
                  <wp:docPr id="1252478397" name="Slika 1" descr="logo-um-fe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logo-um-fer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92684" cy="870999"/>
                          </a:xfrm>
                          <a:prstGeom prst="rect">
                            <a:avLst/>
                          </a:prstGeom>
                          <a:noFill/>
                          <a:ln>
                            <a:noFill/>
                          </a:ln>
                        </pic:spPr>
                      </pic:pic>
                    </a:graphicData>
                  </a:graphic>
                </wp:inline>
              </w:drawing>
            </w:r>
          </w:p>
        </w:tc>
        <w:tc>
          <w:tcPr>
            <w:tcW w:w="3071" w:type="dxa"/>
            <w:vAlign w:val="center"/>
          </w:tcPr>
          <w:p w14:paraId="72C2B673" w14:textId="77777777" w:rsidR="003F703F" w:rsidRPr="004F1578" w:rsidRDefault="003F703F" w:rsidP="00EE6F95">
            <w:pPr>
              <w:pStyle w:val="Glava"/>
              <w:jc w:val="right"/>
              <w:rPr>
                <w:noProof/>
                <w:sz w:val="22"/>
                <w:lang w:eastAsia="sl-SI"/>
              </w:rPr>
            </w:pPr>
          </w:p>
        </w:tc>
      </w:tr>
      <w:tr w:rsidR="003F703F" w14:paraId="04DF7747" w14:textId="77777777" w:rsidTr="00EE6F95">
        <w:trPr>
          <w:trHeight w:val="397"/>
        </w:trPr>
        <w:tc>
          <w:tcPr>
            <w:tcW w:w="3070" w:type="dxa"/>
            <w:vAlign w:val="bottom"/>
          </w:tcPr>
          <w:p w14:paraId="16CD0855" w14:textId="77777777" w:rsidR="003F703F" w:rsidRDefault="003F703F" w:rsidP="00EE6F95">
            <w:pPr>
              <w:pStyle w:val="Glava"/>
              <w:spacing w:line="200" w:lineRule="exact"/>
              <w:jc w:val="center"/>
              <w:rPr>
                <w:noProof/>
                <w:lang w:eastAsia="sl-SI"/>
              </w:rPr>
            </w:pPr>
          </w:p>
        </w:tc>
        <w:tc>
          <w:tcPr>
            <w:tcW w:w="3071" w:type="dxa"/>
            <w:vAlign w:val="bottom"/>
          </w:tcPr>
          <w:p w14:paraId="52C55189" w14:textId="77777777" w:rsidR="003F703F" w:rsidRPr="004F1578" w:rsidRDefault="003F703F" w:rsidP="00EE6F95">
            <w:pPr>
              <w:pStyle w:val="Glava"/>
              <w:spacing w:line="200" w:lineRule="exact"/>
              <w:jc w:val="center"/>
              <w:rPr>
                <w:noProof/>
                <w:lang w:eastAsia="sl-SI"/>
              </w:rPr>
            </w:pPr>
            <w:r w:rsidRPr="004F1578">
              <w:rPr>
                <w:color w:val="006A8E"/>
              </w:rPr>
              <w:t>Koroška cesta 46</w:t>
            </w:r>
            <w:r w:rsidRPr="004F1578">
              <w:rPr>
                <w:color w:val="006A8E"/>
              </w:rPr>
              <w:br/>
              <w:t>2000 Maribor, Slovenija</w:t>
            </w:r>
          </w:p>
        </w:tc>
        <w:tc>
          <w:tcPr>
            <w:tcW w:w="3071" w:type="dxa"/>
            <w:vAlign w:val="bottom"/>
          </w:tcPr>
          <w:p w14:paraId="76D5D87F" w14:textId="77777777" w:rsidR="003F703F" w:rsidRDefault="003F703F" w:rsidP="00EE6F95">
            <w:pPr>
              <w:pStyle w:val="Glava"/>
              <w:spacing w:line="200" w:lineRule="exact"/>
              <w:jc w:val="center"/>
              <w:rPr>
                <w:noProof/>
                <w:lang w:eastAsia="sl-SI"/>
              </w:rPr>
            </w:pPr>
          </w:p>
        </w:tc>
      </w:tr>
    </w:tbl>
    <w:p w14:paraId="0BEF8B14" w14:textId="77777777" w:rsidR="003F703F" w:rsidRDefault="003F703F" w:rsidP="003F703F">
      <w:pPr>
        <w:pStyle w:val="Glava"/>
        <w:jc w:val="center"/>
        <w:rPr>
          <w:color w:val="006A8E"/>
          <w:sz w:val="22"/>
        </w:rPr>
      </w:pPr>
    </w:p>
    <w:p w14:paraId="7FB73F26" w14:textId="77777777" w:rsidR="003F703F" w:rsidRPr="00C75C07" w:rsidRDefault="003F703F" w:rsidP="008550C7">
      <w:pPr>
        <w:jc w:val="center"/>
        <w:rPr>
          <w:rFonts w:eastAsia="Calibri" w:cs="Times New Roman"/>
        </w:rPr>
      </w:pPr>
      <w:bookmarkStart w:id="10" w:name="_Toc232496971"/>
      <w:r w:rsidRPr="00C75C07">
        <w:rPr>
          <w:rFonts w:eastAsia="Calibri" w:cs="Times New Roman"/>
          <w:b/>
          <w:bCs/>
          <w:spacing w:val="-1"/>
        </w:rPr>
        <w:t xml:space="preserve">IZJAVA </w:t>
      </w:r>
      <w:r w:rsidRPr="00C75C07">
        <w:rPr>
          <w:rFonts w:eastAsia="Calibri" w:cs="Times New Roman"/>
          <w:b/>
          <w:bCs/>
        </w:rPr>
        <w:t>O</w:t>
      </w:r>
      <w:r w:rsidRPr="00C75C07">
        <w:rPr>
          <w:rFonts w:eastAsia="Calibri" w:cs="Times New Roman"/>
          <w:b/>
          <w:bCs/>
          <w:spacing w:val="-2"/>
        </w:rPr>
        <w:t xml:space="preserve"> </w:t>
      </w:r>
      <w:r w:rsidRPr="00C75C07">
        <w:rPr>
          <w:rFonts w:eastAsia="Calibri" w:cs="Times New Roman"/>
          <w:b/>
          <w:bCs/>
          <w:spacing w:val="-1"/>
        </w:rPr>
        <w:t>AVTORSTVU</w:t>
      </w:r>
      <w:r w:rsidRPr="00C75C07">
        <w:rPr>
          <w:rFonts w:eastAsia="Calibri" w:cs="Times New Roman"/>
          <w:b/>
          <w:bCs/>
          <w:spacing w:val="-2"/>
        </w:rPr>
        <w:t xml:space="preserve"> </w:t>
      </w:r>
      <w:r w:rsidRPr="00C75C07">
        <w:rPr>
          <w:rFonts w:eastAsia="Calibri" w:cs="Times New Roman"/>
          <w:b/>
          <w:bCs/>
          <w:spacing w:val="-1"/>
        </w:rPr>
        <w:t>ZAKLJUČNEGA</w:t>
      </w:r>
      <w:r w:rsidRPr="00C75C07">
        <w:rPr>
          <w:rFonts w:eastAsia="Calibri" w:cs="Times New Roman"/>
          <w:b/>
          <w:bCs/>
          <w:spacing w:val="-2"/>
        </w:rPr>
        <w:t xml:space="preserve"> </w:t>
      </w:r>
      <w:r w:rsidRPr="00C75C07">
        <w:rPr>
          <w:rFonts w:eastAsia="Calibri" w:cs="Times New Roman"/>
          <w:b/>
          <w:bCs/>
          <w:spacing w:val="-1"/>
        </w:rPr>
        <w:t>DELA</w:t>
      </w:r>
      <w:bookmarkEnd w:id="10"/>
    </w:p>
    <w:p w14:paraId="33FEA08C" w14:textId="77777777" w:rsidR="003F703F" w:rsidRPr="005A5AA5" w:rsidRDefault="003F703F" w:rsidP="003F703F">
      <w:pPr>
        <w:widowControl w:val="0"/>
        <w:spacing w:line="240" w:lineRule="auto"/>
        <w:jc w:val="left"/>
        <w:rPr>
          <w:rFonts w:eastAsia="Calibri" w:cs="Calibri"/>
          <w:b/>
          <w:bCs/>
          <w:sz w:val="16"/>
          <w:szCs w:val="16"/>
        </w:rPr>
      </w:pPr>
    </w:p>
    <w:p w14:paraId="4A61EB8F" w14:textId="7B90A5B5" w:rsidR="003F703F" w:rsidRPr="00800987" w:rsidRDefault="003F703F" w:rsidP="00800987">
      <w:pPr>
        <w:widowControl w:val="0"/>
        <w:tabs>
          <w:tab w:val="left" w:pos="8632"/>
          <w:tab w:val="left" w:pos="8848"/>
        </w:tabs>
        <w:spacing w:line="240" w:lineRule="auto"/>
        <w:ind w:left="156" w:right="529"/>
        <w:jc w:val="left"/>
        <w:rPr>
          <w:rFonts w:eastAsia="Calibri" w:cs="Times New Roman"/>
          <w:spacing w:val="-4"/>
        </w:rPr>
      </w:pPr>
      <w:r w:rsidRPr="00C75C07">
        <w:rPr>
          <w:rFonts w:eastAsia="Calibri" w:cs="Times New Roman"/>
        </w:rPr>
        <w:t>Ime</w:t>
      </w:r>
      <w:r w:rsidRPr="00C75C07">
        <w:rPr>
          <w:rFonts w:eastAsia="Calibri" w:cs="Times New Roman"/>
          <w:spacing w:val="-2"/>
        </w:rPr>
        <w:t xml:space="preserve"> </w:t>
      </w:r>
      <w:r w:rsidRPr="00C75C07">
        <w:rPr>
          <w:rFonts w:eastAsia="Calibri" w:cs="Times New Roman"/>
          <w:spacing w:val="1"/>
        </w:rPr>
        <w:t>in</w:t>
      </w:r>
      <w:r w:rsidRPr="00C75C07">
        <w:rPr>
          <w:rFonts w:eastAsia="Calibri" w:cs="Times New Roman"/>
          <w:spacing w:val="-3"/>
        </w:rPr>
        <w:t xml:space="preserve"> </w:t>
      </w:r>
      <w:r w:rsidRPr="00C75C07">
        <w:rPr>
          <w:rFonts w:eastAsia="Calibri" w:cs="Times New Roman"/>
          <w:spacing w:val="-1"/>
        </w:rPr>
        <w:t>priimek</w:t>
      </w:r>
      <w:r w:rsidRPr="00C75C07">
        <w:rPr>
          <w:rFonts w:eastAsia="Calibri" w:cs="Times New Roman"/>
          <w:spacing w:val="-2"/>
        </w:rPr>
        <w:t xml:space="preserve"> </w:t>
      </w:r>
      <w:r w:rsidRPr="00C75C07">
        <w:rPr>
          <w:rFonts w:eastAsia="Calibri" w:cs="Times New Roman"/>
          <w:spacing w:val="-1"/>
        </w:rPr>
        <w:t>študent</w:t>
      </w:r>
      <w:r w:rsidR="00800987">
        <w:rPr>
          <w:rFonts w:eastAsia="Calibri" w:cs="Times New Roman"/>
          <w:spacing w:val="-1"/>
        </w:rPr>
        <w:t>a:</w:t>
      </w:r>
      <w:r w:rsidR="00800987">
        <w:rPr>
          <w:rFonts w:eastAsia="Calibri" w:cs="Times New Roman"/>
          <w:spacing w:val="-4"/>
        </w:rPr>
        <w:t xml:space="preserve"> </w:t>
      </w:r>
      <w:r w:rsidR="00800987" w:rsidRPr="00800987">
        <w:rPr>
          <w:rFonts w:ascii="Times New Roman" w:hAnsi="Times New Roman" w:cs="Times New Roman"/>
          <w:u w:color="000000"/>
        </w:rPr>
        <w:t>Jaša Zupančič</w:t>
      </w:r>
    </w:p>
    <w:p w14:paraId="2996987B" w14:textId="2FDCC7C8" w:rsidR="003F703F" w:rsidRDefault="003F703F" w:rsidP="003F703F">
      <w:pPr>
        <w:widowControl w:val="0"/>
        <w:tabs>
          <w:tab w:val="left" w:pos="8632"/>
          <w:tab w:val="left" w:pos="8848"/>
        </w:tabs>
        <w:spacing w:line="240" w:lineRule="auto"/>
        <w:ind w:left="156" w:right="529"/>
        <w:jc w:val="left"/>
        <w:rPr>
          <w:rFonts w:ascii="Times New Roman" w:hAnsi="Times New Roman" w:cs="Times New Roman"/>
          <w:spacing w:val="23"/>
        </w:rPr>
      </w:pPr>
      <w:r w:rsidRPr="00C75C07">
        <w:rPr>
          <w:rFonts w:eastAsia="Calibri" w:cs="Times New Roman"/>
          <w:spacing w:val="-1"/>
        </w:rPr>
        <w:t>Študijski</w:t>
      </w:r>
      <w:r w:rsidRPr="00C75C07">
        <w:rPr>
          <w:rFonts w:eastAsia="Calibri" w:cs="Times New Roman"/>
        </w:rPr>
        <w:t xml:space="preserve"> </w:t>
      </w:r>
      <w:r w:rsidRPr="00C75C07">
        <w:rPr>
          <w:rFonts w:eastAsia="Calibri" w:cs="Times New Roman"/>
          <w:spacing w:val="-1"/>
        </w:rPr>
        <w:t>program:</w:t>
      </w:r>
      <w:r w:rsidRPr="00C75C07">
        <w:rPr>
          <w:rFonts w:eastAsia="Calibri" w:cs="Times New Roman"/>
          <w:spacing w:val="-4"/>
        </w:rPr>
        <w:t xml:space="preserve"> </w:t>
      </w:r>
      <w:r w:rsidR="00800987" w:rsidRPr="00800987">
        <w:rPr>
          <w:rFonts w:ascii="Times New Roman" w:hAnsi="Times New Roman" w:cs="Times New Roman"/>
          <w:u w:color="000000"/>
        </w:rPr>
        <w:t>Računalništvo in informacijske tehnologije</w:t>
      </w:r>
    </w:p>
    <w:p w14:paraId="526DA25C" w14:textId="4F15DD69" w:rsidR="003F703F" w:rsidRPr="00642987" w:rsidRDefault="003F703F" w:rsidP="003F703F">
      <w:pPr>
        <w:widowControl w:val="0"/>
        <w:tabs>
          <w:tab w:val="left" w:pos="8632"/>
          <w:tab w:val="left" w:pos="8848"/>
        </w:tabs>
        <w:spacing w:line="240" w:lineRule="auto"/>
        <w:ind w:left="156" w:right="529"/>
        <w:jc w:val="left"/>
        <w:rPr>
          <w:rFonts w:ascii="Times New Roman" w:hAnsi="Times New Roman" w:cs="Times New Roman"/>
          <w:u w:val="single" w:color="000000"/>
          <w:lang w:val="sv-SE"/>
        </w:rPr>
      </w:pPr>
      <w:r w:rsidRPr="00C75C07">
        <w:rPr>
          <w:rFonts w:eastAsia="Calibri" w:cs="Times New Roman"/>
        </w:rPr>
        <w:t>Naslov</w:t>
      </w:r>
      <w:r w:rsidRPr="00C75C07">
        <w:rPr>
          <w:rFonts w:eastAsia="Calibri" w:cs="Times New Roman"/>
          <w:spacing w:val="-1"/>
        </w:rPr>
        <w:t xml:space="preserve"> zaključnega</w:t>
      </w:r>
      <w:r w:rsidRPr="00C75C07">
        <w:rPr>
          <w:rFonts w:eastAsia="Calibri" w:cs="Times New Roman"/>
          <w:spacing w:val="-3"/>
        </w:rPr>
        <w:t xml:space="preserve"> </w:t>
      </w:r>
      <w:r w:rsidRPr="00C75C07">
        <w:rPr>
          <w:rFonts w:eastAsia="Calibri" w:cs="Times New Roman"/>
        </w:rPr>
        <w:t>dela:</w:t>
      </w:r>
      <w:r w:rsidRPr="00C75C07">
        <w:rPr>
          <w:rFonts w:eastAsia="Calibri" w:cs="Times New Roman"/>
          <w:spacing w:val="-4"/>
        </w:rPr>
        <w:t xml:space="preserve"> </w:t>
      </w:r>
      <w:r w:rsidR="00800987" w:rsidRPr="00800987">
        <w:rPr>
          <w:rFonts w:ascii="Times New Roman" w:hAnsi="Times New Roman" w:cs="Times New Roman"/>
          <w:u w:color="000000"/>
        </w:rPr>
        <w:t>Realno</w:t>
      </w:r>
      <w:del w:id="11" w:author="Zorman, Daša" w:date="2026-06-22T10:01:00Z" w16du:dateUtc="2026-06-22T08:01:00Z">
        <w:r w:rsidR="00800987" w:rsidRPr="00800987" w:rsidDel="001E60CE">
          <w:rPr>
            <w:rFonts w:ascii="Times New Roman" w:hAnsi="Times New Roman" w:cs="Times New Roman"/>
            <w:u w:color="000000"/>
          </w:rPr>
          <w:delText>-</w:delText>
        </w:r>
      </w:del>
      <w:r w:rsidR="00800987" w:rsidRPr="00800987">
        <w:rPr>
          <w:rFonts w:ascii="Times New Roman" w:hAnsi="Times New Roman" w:cs="Times New Roman"/>
          <w:u w:color="000000"/>
        </w:rPr>
        <w:t>časovno zaznavanje drže na robnih napravah za spremljanje in analizo vadbe</w:t>
      </w:r>
    </w:p>
    <w:p w14:paraId="52FA76D1" w14:textId="796A2FB7" w:rsidR="003F703F" w:rsidRPr="00C75C07" w:rsidRDefault="003F703F" w:rsidP="003F703F">
      <w:pPr>
        <w:widowControl w:val="0"/>
        <w:tabs>
          <w:tab w:val="left" w:pos="6428"/>
        </w:tabs>
        <w:spacing w:line="240" w:lineRule="auto"/>
        <w:ind w:left="156"/>
        <w:jc w:val="left"/>
        <w:rPr>
          <w:rFonts w:ascii="Times New Roman" w:hAnsi="Times New Roman" w:cs="Times New Roman"/>
        </w:rPr>
      </w:pPr>
      <w:r w:rsidRPr="00C75C07">
        <w:rPr>
          <w:rFonts w:eastAsia="Calibri" w:cs="Times New Roman"/>
          <w:spacing w:val="-2"/>
        </w:rPr>
        <w:t>Mentor:</w:t>
      </w:r>
      <w:r w:rsidRPr="00C75C07">
        <w:rPr>
          <w:rFonts w:eastAsia="Calibri" w:cs="Times New Roman"/>
          <w:spacing w:val="-4"/>
        </w:rPr>
        <w:t xml:space="preserve"> </w:t>
      </w:r>
      <w:r w:rsidR="00800987" w:rsidRPr="00800987">
        <w:rPr>
          <w:rFonts w:ascii="Times New Roman" w:eastAsia="Calibri" w:cs="Times New Roman"/>
          <w:u w:color="000000"/>
        </w:rPr>
        <w:t>red. prof. dr. Ale</w:t>
      </w:r>
      <w:r w:rsidR="00800987" w:rsidRPr="00800987">
        <w:rPr>
          <w:rFonts w:ascii="Times New Roman" w:eastAsia="Calibri" w:cs="Times New Roman"/>
          <w:u w:color="000000"/>
        </w:rPr>
        <w:t>š</w:t>
      </w:r>
      <w:r w:rsidR="00800987" w:rsidRPr="00800987">
        <w:rPr>
          <w:rFonts w:ascii="Times New Roman" w:eastAsia="Calibri" w:cs="Times New Roman"/>
          <w:u w:color="000000"/>
        </w:rPr>
        <w:t xml:space="preserve"> Holobar</w:t>
      </w:r>
    </w:p>
    <w:p w14:paraId="6DAD1022" w14:textId="4B81A41F" w:rsidR="003F703F" w:rsidRPr="00C75C07" w:rsidRDefault="003F703F" w:rsidP="003F703F">
      <w:pPr>
        <w:widowControl w:val="0"/>
        <w:tabs>
          <w:tab w:val="left" w:pos="6413"/>
        </w:tabs>
        <w:spacing w:line="240" w:lineRule="auto"/>
        <w:ind w:left="156"/>
        <w:jc w:val="left"/>
        <w:rPr>
          <w:rFonts w:ascii="Times New Roman" w:hAnsi="Times New Roman" w:cs="Times New Roman"/>
        </w:rPr>
      </w:pPr>
      <w:r w:rsidRPr="00C75C07">
        <w:rPr>
          <w:rFonts w:eastAsia="Calibri" w:cs="Times New Roman"/>
          <w:spacing w:val="-1"/>
        </w:rPr>
        <w:t>Somentor:</w:t>
      </w:r>
      <w:r w:rsidRPr="00C75C07">
        <w:rPr>
          <w:rFonts w:eastAsia="Calibri" w:cs="Times New Roman"/>
          <w:spacing w:val="-4"/>
        </w:rPr>
        <w:t xml:space="preserve"> </w:t>
      </w:r>
      <w:r w:rsidR="00800987" w:rsidRPr="00800987">
        <w:rPr>
          <w:rFonts w:ascii="Times New Roman" w:eastAsia="Calibri" w:cs="Times New Roman"/>
          <w:u w:color="000000"/>
        </w:rPr>
        <w:t xml:space="preserve">dr. Martin </w:t>
      </w:r>
      <w:r w:rsidR="00800987" w:rsidRPr="00800987">
        <w:rPr>
          <w:rFonts w:ascii="Times New Roman" w:eastAsia="Calibri" w:cs="Times New Roman"/>
          <w:u w:color="000000"/>
        </w:rPr>
        <w:t>Š</w:t>
      </w:r>
      <w:r w:rsidR="00800987" w:rsidRPr="00800987">
        <w:rPr>
          <w:rFonts w:ascii="Times New Roman" w:eastAsia="Calibri" w:cs="Times New Roman"/>
          <w:u w:color="000000"/>
        </w:rPr>
        <w:t>avc</w:t>
      </w:r>
    </w:p>
    <w:p w14:paraId="2350CAE2" w14:textId="77777777" w:rsidR="003F703F" w:rsidRPr="005A5AA5" w:rsidRDefault="003F703F" w:rsidP="003F703F">
      <w:pPr>
        <w:widowControl w:val="0"/>
        <w:spacing w:line="240" w:lineRule="auto"/>
        <w:jc w:val="left"/>
        <w:rPr>
          <w:rFonts w:cs="Calibri"/>
          <w:sz w:val="16"/>
          <w:szCs w:val="16"/>
        </w:rPr>
      </w:pPr>
    </w:p>
    <w:p w14:paraId="6D84148B" w14:textId="58AC5DA1" w:rsidR="003F703F" w:rsidRPr="00C75C07" w:rsidRDefault="003F703F" w:rsidP="003F703F">
      <w:pPr>
        <w:widowControl w:val="0"/>
        <w:tabs>
          <w:tab w:val="left" w:pos="6557"/>
        </w:tabs>
        <w:spacing w:before="68" w:line="240" w:lineRule="auto"/>
        <w:ind w:left="156"/>
        <w:rPr>
          <w:rFonts w:ascii="Times New Roman" w:hAnsi="Times New Roman" w:cs="Times New Roman"/>
        </w:rPr>
      </w:pPr>
      <w:r w:rsidRPr="00C75C07">
        <w:rPr>
          <w:rFonts w:eastAsia="Calibri" w:cs="Times New Roman"/>
          <w:spacing w:val="-1"/>
        </w:rPr>
        <w:t>Podpisan</w:t>
      </w:r>
      <w:r w:rsidR="006C5F06">
        <w:rPr>
          <w:rFonts w:eastAsia="Calibri" w:cs="Times New Roman"/>
          <w:spacing w:val="-1"/>
        </w:rPr>
        <w:t>i</w:t>
      </w:r>
      <w:r w:rsidRPr="00C75C07">
        <w:rPr>
          <w:rFonts w:eastAsia="Calibri" w:cs="Times New Roman"/>
          <w:spacing w:val="-2"/>
        </w:rPr>
        <w:t xml:space="preserve"> </w:t>
      </w:r>
      <w:r w:rsidRPr="00C75C07">
        <w:rPr>
          <w:rFonts w:eastAsia="Calibri" w:cs="Times New Roman"/>
          <w:spacing w:val="-1"/>
        </w:rPr>
        <w:t>študent</w:t>
      </w:r>
      <w:r w:rsidRPr="00C75C07">
        <w:rPr>
          <w:rFonts w:eastAsia="Calibri" w:cs="Times New Roman"/>
          <w:spacing w:val="-2"/>
        </w:rPr>
        <w:t xml:space="preserve"> </w:t>
      </w:r>
      <w:r w:rsidR="00800987" w:rsidRPr="00800987">
        <w:rPr>
          <w:rFonts w:ascii="Times New Roman" w:hAnsi="Times New Roman" w:cs="Times New Roman"/>
          <w:u w:color="000000"/>
        </w:rPr>
        <w:t>Jaša Zupančič</w:t>
      </w:r>
    </w:p>
    <w:p w14:paraId="7F150D88" w14:textId="5B2A1D39" w:rsidR="003F703F" w:rsidRPr="00C75C07" w:rsidRDefault="003F703F" w:rsidP="003F703F">
      <w:pPr>
        <w:widowControl w:val="0"/>
        <w:numPr>
          <w:ilvl w:val="0"/>
          <w:numId w:val="48"/>
        </w:numPr>
        <w:tabs>
          <w:tab w:val="left" w:pos="512"/>
        </w:tabs>
        <w:spacing w:before="3" w:line="240" w:lineRule="auto"/>
        <w:ind w:right="162" w:hanging="355"/>
        <w:rPr>
          <w:rFonts w:eastAsia="Calibri" w:cs="Times New Roman"/>
        </w:rPr>
      </w:pPr>
      <w:r w:rsidRPr="00C75C07">
        <w:rPr>
          <w:rFonts w:eastAsia="Calibri" w:cs="Times New Roman"/>
          <w:spacing w:val="-1"/>
        </w:rPr>
        <w:t>izjavljam,</w:t>
      </w:r>
      <w:r w:rsidRPr="00C75C07">
        <w:rPr>
          <w:rFonts w:eastAsia="Calibri" w:cs="Times New Roman"/>
        </w:rPr>
        <w:t xml:space="preserve"> </w:t>
      </w:r>
      <w:r w:rsidRPr="00C75C07">
        <w:rPr>
          <w:rFonts w:eastAsia="Calibri" w:cs="Times New Roman"/>
          <w:spacing w:val="-1"/>
        </w:rPr>
        <w:t>da</w:t>
      </w:r>
      <w:r w:rsidRPr="00C75C07">
        <w:rPr>
          <w:rFonts w:eastAsia="Calibri" w:cs="Times New Roman"/>
          <w:spacing w:val="2"/>
        </w:rPr>
        <w:t xml:space="preserve"> </w:t>
      </w:r>
      <w:r w:rsidRPr="00C75C07">
        <w:rPr>
          <w:rFonts w:eastAsia="Calibri" w:cs="Times New Roman"/>
          <w:spacing w:val="-1"/>
        </w:rPr>
        <w:t>je</w:t>
      </w:r>
      <w:r w:rsidRPr="00C75C07">
        <w:rPr>
          <w:rFonts w:eastAsia="Calibri" w:cs="Times New Roman"/>
          <w:spacing w:val="2"/>
        </w:rPr>
        <w:t xml:space="preserve"> </w:t>
      </w:r>
      <w:r w:rsidRPr="00C75C07">
        <w:rPr>
          <w:rFonts w:eastAsia="Calibri" w:cs="Times New Roman"/>
          <w:spacing w:val="-1"/>
        </w:rPr>
        <w:t>zaključno</w:t>
      </w:r>
      <w:r w:rsidRPr="00C75C07">
        <w:rPr>
          <w:rFonts w:eastAsia="Calibri" w:cs="Times New Roman"/>
          <w:spacing w:val="6"/>
        </w:rPr>
        <w:t xml:space="preserve"> </w:t>
      </w:r>
      <w:r w:rsidRPr="00C75C07">
        <w:rPr>
          <w:rFonts w:eastAsia="Calibri" w:cs="Times New Roman"/>
        </w:rPr>
        <w:t>delo</w:t>
      </w:r>
      <w:r w:rsidRPr="00C75C07">
        <w:rPr>
          <w:rFonts w:eastAsia="Calibri" w:cs="Times New Roman"/>
          <w:spacing w:val="1"/>
        </w:rPr>
        <w:t xml:space="preserve"> </w:t>
      </w:r>
      <w:r w:rsidRPr="00C75C07">
        <w:rPr>
          <w:rFonts w:eastAsia="Calibri" w:cs="Times New Roman"/>
          <w:spacing w:val="-1"/>
        </w:rPr>
        <w:t>rezultat</w:t>
      </w:r>
      <w:r w:rsidRPr="00C75C07">
        <w:rPr>
          <w:rFonts w:eastAsia="Calibri" w:cs="Times New Roman"/>
          <w:spacing w:val="5"/>
        </w:rPr>
        <w:t xml:space="preserve"> </w:t>
      </w:r>
      <w:r w:rsidRPr="00C75C07">
        <w:rPr>
          <w:rFonts w:eastAsia="Calibri" w:cs="Times New Roman"/>
          <w:spacing w:val="-1"/>
        </w:rPr>
        <w:t>mojega</w:t>
      </w:r>
      <w:r w:rsidRPr="00C75C07">
        <w:rPr>
          <w:rFonts w:eastAsia="Calibri" w:cs="Times New Roman"/>
          <w:spacing w:val="2"/>
        </w:rPr>
        <w:t xml:space="preserve"> </w:t>
      </w:r>
      <w:r w:rsidRPr="00C75C07">
        <w:rPr>
          <w:rFonts w:eastAsia="Calibri" w:cs="Times New Roman"/>
          <w:spacing w:val="-1"/>
        </w:rPr>
        <w:t>samostojnega</w:t>
      </w:r>
      <w:r w:rsidRPr="00C75C07">
        <w:rPr>
          <w:rFonts w:eastAsia="Calibri" w:cs="Times New Roman"/>
          <w:spacing w:val="2"/>
        </w:rPr>
        <w:t xml:space="preserve"> </w:t>
      </w:r>
      <w:r w:rsidRPr="00C75C07">
        <w:rPr>
          <w:rFonts w:eastAsia="Calibri" w:cs="Times New Roman"/>
        </w:rPr>
        <w:t>dela, ki</w:t>
      </w:r>
      <w:r w:rsidRPr="00C75C07">
        <w:rPr>
          <w:rFonts w:eastAsia="Calibri" w:cs="Times New Roman"/>
          <w:spacing w:val="4"/>
        </w:rPr>
        <w:t xml:space="preserve"> </w:t>
      </w:r>
      <w:r w:rsidRPr="00C75C07">
        <w:rPr>
          <w:rFonts w:eastAsia="Calibri" w:cs="Times New Roman"/>
          <w:spacing w:val="-1"/>
        </w:rPr>
        <w:t>sem</w:t>
      </w:r>
      <w:r w:rsidRPr="00C75C07">
        <w:rPr>
          <w:rFonts w:eastAsia="Calibri" w:cs="Times New Roman"/>
          <w:spacing w:val="3"/>
        </w:rPr>
        <w:t xml:space="preserve"> </w:t>
      </w:r>
      <w:r w:rsidRPr="00C75C07">
        <w:rPr>
          <w:rFonts w:eastAsia="Calibri" w:cs="Times New Roman"/>
          <w:spacing w:val="1"/>
        </w:rPr>
        <w:t>ga</w:t>
      </w:r>
      <w:r w:rsidRPr="00C75C07">
        <w:rPr>
          <w:rFonts w:eastAsia="Calibri" w:cs="Times New Roman"/>
          <w:spacing w:val="2"/>
        </w:rPr>
        <w:t xml:space="preserve"> </w:t>
      </w:r>
      <w:r w:rsidRPr="00C75C07">
        <w:rPr>
          <w:rFonts w:eastAsia="Calibri" w:cs="Times New Roman"/>
        </w:rPr>
        <w:t>izdelal/‐a</w:t>
      </w:r>
      <w:r w:rsidRPr="00C75C07">
        <w:rPr>
          <w:rFonts w:eastAsia="Calibri" w:cs="Times New Roman"/>
          <w:spacing w:val="2"/>
        </w:rPr>
        <w:t xml:space="preserve"> </w:t>
      </w:r>
      <w:r w:rsidRPr="00C75C07">
        <w:rPr>
          <w:rFonts w:eastAsia="Calibri" w:cs="Times New Roman"/>
          <w:spacing w:val="-1"/>
        </w:rPr>
        <w:t>ob</w:t>
      </w:r>
      <w:r w:rsidRPr="00C75C07">
        <w:rPr>
          <w:rFonts w:eastAsia="Calibri" w:cs="Times New Roman"/>
          <w:spacing w:val="2"/>
        </w:rPr>
        <w:t xml:space="preserve"> </w:t>
      </w:r>
      <w:r w:rsidRPr="00C75C07">
        <w:rPr>
          <w:rFonts w:eastAsia="Calibri" w:cs="Times New Roman"/>
          <w:spacing w:val="-1"/>
        </w:rPr>
        <w:t>pomoči</w:t>
      </w:r>
      <w:r w:rsidRPr="00C75C07">
        <w:rPr>
          <w:rFonts w:eastAsia="Calibri" w:cs="Times New Roman"/>
          <w:spacing w:val="53"/>
        </w:rPr>
        <w:t xml:space="preserve"> </w:t>
      </w:r>
      <w:r w:rsidRPr="00C75C07">
        <w:rPr>
          <w:rFonts w:eastAsia="Calibri" w:cs="Times New Roman"/>
          <w:spacing w:val="-1"/>
        </w:rPr>
        <w:t>mentorja</w:t>
      </w:r>
      <w:r w:rsidRPr="00C75C07">
        <w:rPr>
          <w:rFonts w:eastAsia="Calibri" w:cs="Times New Roman"/>
          <w:spacing w:val="-2"/>
        </w:rPr>
        <w:t xml:space="preserve"> </w:t>
      </w:r>
      <w:r w:rsidRPr="00C75C07">
        <w:rPr>
          <w:rFonts w:eastAsia="Calibri" w:cs="Times New Roman"/>
          <w:spacing w:val="-1"/>
        </w:rPr>
        <w:t>oz.</w:t>
      </w:r>
      <w:r w:rsidRPr="00C75C07">
        <w:rPr>
          <w:rFonts w:eastAsia="Calibri" w:cs="Times New Roman"/>
        </w:rPr>
        <w:t xml:space="preserve"> </w:t>
      </w:r>
      <w:r w:rsidRPr="00C75C07">
        <w:rPr>
          <w:rFonts w:eastAsia="Calibri" w:cs="Times New Roman"/>
          <w:spacing w:val="-1"/>
        </w:rPr>
        <w:t>somentorja;</w:t>
      </w:r>
    </w:p>
    <w:p w14:paraId="65B5101E" w14:textId="77777777" w:rsidR="003F703F" w:rsidRPr="00C75C07" w:rsidRDefault="003F703F" w:rsidP="003F703F">
      <w:pPr>
        <w:widowControl w:val="0"/>
        <w:numPr>
          <w:ilvl w:val="0"/>
          <w:numId w:val="48"/>
        </w:numPr>
        <w:tabs>
          <w:tab w:val="left" w:pos="512"/>
        </w:tabs>
        <w:spacing w:line="240" w:lineRule="auto"/>
        <w:ind w:right="162" w:hanging="355"/>
        <w:rPr>
          <w:rFonts w:eastAsia="Calibri" w:cs="Times New Roman"/>
        </w:rPr>
      </w:pPr>
      <w:r w:rsidRPr="00C75C07">
        <w:rPr>
          <w:rFonts w:eastAsia="Calibri" w:cs="Times New Roman"/>
          <w:spacing w:val="-1"/>
        </w:rPr>
        <w:t>izjavljam,</w:t>
      </w:r>
      <w:r w:rsidRPr="00C75C07">
        <w:rPr>
          <w:rFonts w:eastAsia="Calibri" w:cs="Times New Roman"/>
          <w:spacing w:val="48"/>
        </w:rPr>
        <w:t xml:space="preserve"> </w:t>
      </w:r>
      <w:r w:rsidRPr="00C75C07">
        <w:rPr>
          <w:rFonts w:eastAsia="Calibri" w:cs="Times New Roman"/>
          <w:spacing w:val="-1"/>
        </w:rPr>
        <w:t>da</w:t>
      </w:r>
      <w:r w:rsidRPr="00C75C07">
        <w:rPr>
          <w:rFonts w:eastAsia="Calibri" w:cs="Times New Roman"/>
        </w:rPr>
        <w:t xml:space="preserve"> </w:t>
      </w:r>
      <w:r w:rsidRPr="00C75C07">
        <w:rPr>
          <w:rFonts w:eastAsia="Calibri" w:cs="Times New Roman"/>
          <w:spacing w:val="-1"/>
        </w:rPr>
        <w:t>sem</w:t>
      </w:r>
      <w:r w:rsidRPr="00C75C07">
        <w:rPr>
          <w:rFonts w:eastAsia="Calibri" w:cs="Times New Roman"/>
          <w:spacing w:val="2"/>
        </w:rPr>
        <w:t xml:space="preserve"> </w:t>
      </w:r>
      <w:r w:rsidRPr="00C75C07">
        <w:rPr>
          <w:rFonts w:eastAsia="Calibri" w:cs="Times New Roman"/>
        </w:rPr>
        <w:t xml:space="preserve">pridobil/a vsa  </w:t>
      </w:r>
      <w:r w:rsidRPr="00C75C07">
        <w:rPr>
          <w:rFonts w:eastAsia="Calibri" w:cs="Times New Roman"/>
          <w:spacing w:val="-1"/>
        </w:rPr>
        <w:t>potrebna</w:t>
      </w:r>
      <w:r w:rsidRPr="00C75C07">
        <w:rPr>
          <w:rFonts w:eastAsia="Calibri" w:cs="Times New Roman"/>
        </w:rPr>
        <w:t xml:space="preserve">  </w:t>
      </w:r>
      <w:r w:rsidRPr="00C75C07">
        <w:rPr>
          <w:rFonts w:eastAsia="Calibri" w:cs="Times New Roman"/>
          <w:spacing w:val="-1"/>
        </w:rPr>
        <w:t>soglasja</w:t>
      </w:r>
      <w:r w:rsidRPr="00C75C07">
        <w:rPr>
          <w:rFonts w:eastAsia="Calibri" w:cs="Times New Roman"/>
        </w:rPr>
        <w:t xml:space="preserve">  </w:t>
      </w:r>
      <w:r w:rsidRPr="00C75C07">
        <w:rPr>
          <w:rFonts w:eastAsia="Calibri" w:cs="Times New Roman"/>
          <w:spacing w:val="-1"/>
        </w:rPr>
        <w:t>za</w:t>
      </w:r>
      <w:r w:rsidRPr="00C75C07">
        <w:rPr>
          <w:rFonts w:eastAsia="Calibri" w:cs="Times New Roman"/>
          <w:spacing w:val="5"/>
        </w:rPr>
        <w:t xml:space="preserve"> </w:t>
      </w:r>
      <w:r w:rsidRPr="00C75C07">
        <w:rPr>
          <w:rFonts w:eastAsia="Calibri" w:cs="Times New Roman"/>
          <w:spacing w:val="-1"/>
        </w:rPr>
        <w:t>uporabo</w:t>
      </w:r>
      <w:r w:rsidRPr="00C75C07">
        <w:rPr>
          <w:rFonts w:eastAsia="Calibri" w:cs="Times New Roman"/>
          <w:spacing w:val="7"/>
        </w:rPr>
        <w:t xml:space="preserve"> </w:t>
      </w:r>
      <w:r w:rsidRPr="00C75C07">
        <w:rPr>
          <w:rFonts w:eastAsia="Calibri" w:cs="Times New Roman"/>
          <w:spacing w:val="-1"/>
        </w:rPr>
        <w:t>podatkov</w:t>
      </w:r>
      <w:r w:rsidRPr="00C75C07">
        <w:rPr>
          <w:rFonts w:eastAsia="Calibri" w:cs="Times New Roman"/>
          <w:spacing w:val="7"/>
        </w:rPr>
        <w:t xml:space="preserve"> </w:t>
      </w:r>
      <w:r w:rsidRPr="00C75C07">
        <w:rPr>
          <w:rFonts w:eastAsia="Calibri" w:cs="Times New Roman"/>
          <w:spacing w:val="1"/>
        </w:rPr>
        <w:t>in</w:t>
      </w:r>
      <w:r w:rsidRPr="00C75C07">
        <w:rPr>
          <w:rFonts w:eastAsia="Calibri" w:cs="Times New Roman"/>
        </w:rPr>
        <w:t xml:space="preserve">  </w:t>
      </w:r>
      <w:r w:rsidRPr="00C75C07">
        <w:rPr>
          <w:rFonts w:eastAsia="Calibri" w:cs="Times New Roman"/>
          <w:spacing w:val="-1"/>
        </w:rPr>
        <w:t>avtorskih</w:t>
      </w:r>
      <w:r w:rsidRPr="00C75C07">
        <w:rPr>
          <w:rFonts w:eastAsia="Calibri" w:cs="Times New Roman"/>
        </w:rPr>
        <w:t xml:space="preserve">  </w:t>
      </w:r>
      <w:r w:rsidRPr="00C75C07">
        <w:rPr>
          <w:rFonts w:eastAsia="Calibri" w:cs="Times New Roman"/>
          <w:spacing w:val="-1"/>
        </w:rPr>
        <w:t>del</w:t>
      </w:r>
      <w:r w:rsidRPr="00C75C07">
        <w:rPr>
          <w:rFonts w:eastAsia="Calibri" w:cs="Times New Roman"/>
          <w:spacing w:val="8"/>
        </w:rPr>
        <w:t xml:space="preserve"> </w:t>
      </w:r>
      <w:r w:rsidRPr="00C75C07">
        <w:rPr>
          <w:rFonts w:eastAsia="Calibri" w:cs="Times New Roman"/>
        </w:rPr>
        <w:t>v</w:t>
      </w:r>
      <w:r w:rsidRPr="00C75C07">
        <w:rPr>
          <w:rFonts w:eastAsia="Calibri" w:cs="Times New Roman"/>
          <w:spacing w:val="65"/>
        </w:rPr>
        <w:t xml:space="preserve"> </w:t>
      </w:r>
      <w:r w:rsidRPr="00C75C07">
        <w:rPr>
          <w:rFonts w:eastAsia="Calibri" w:cs="Times New Roman"/>
          <w:spacing w:val="-1"/>
        </w:rPr>
        <w:t xml:space="preserve">zaključnem </w:t>
      </w:r>
      <w:r w:rsidRPr="00C75C07">
        <w:rPr>
          <w:rFonts w:eastAsia="Calibri" w:cs="Times New Roman"/>
        </w:rPr>
        <w:t>delu</w:t>
      </w:r>
      <w:r w:rsidRPr="00C75C07">
        <w:rPr>
          <w:rFonts w:eastAsia="Calibri" w:cs="Times New Roman"/>
          <w:spacing w:val="-3"/>
        </w:rPr>
        <w:t xml:space="preserve"> </w:t>
      </w:r>
      <w:r w:rsidRPr="00C75C07">
        <w:rPr>
          <w:rFonts w:eastAsia="Calibri" w:cs="Times New Roman"/>
          <w:spacing w:val="1"/>
        </w:rPr>
        <w:t>in</w:t>
      </w:r>
      <w:r w:rsidRPr="00C75C07">
        <w:rPr>
          <w:rFonts w:eastAsia="Calibri" w:cs="Times New Roman"/>
          <w:spacing w:val="-3"/>
        </w:rPr>
        <w:t xml:space="preserve"> </w:t>
      </w:r>
      <w:r w:rsidRPr="00C75C07">
        <w:rPr>
          <w:rFonts w:eastAsia="Calibri" w:cs="Times New Roman"/>
        </w:rPr>
        <w:t>jih</w:t>
      </w:r>
      <w:r w:rsidRPr="00C75C07">
        <w:rPr>
          <w:rFonts w:eastAsia="Calibri" w:cs="Times New Roman"/>
          <w:spacing w:val="-3"/>
        </w:rPr>
        <w:t xml:space="preserve"> </w:t>
      </w:r>
      <w:r w:rsidRPr="00C75C07">
        <w:rPr>
          <w:rFonts w:eastAsia="Calibri" w:cs="Times New Roman"/>
        </w:rPr>
        <w:t>v</w:t>
      </w:r>
      <w:r w:rsidRPr="00C75C07">
        <w:rPr>
          <w:rFonts w:eastAsia="Calibri" w:cs="Times New Roman"/>
          <w:spacing w:val="-1"/>
        </w:rPr>
        <w:t xml:space="preserve"> zaključnem delu</w:t>
      </w:r>
      <w:r w:rsidRPr="00C75C07">
        <w:rPr>
          <w:rFonts w:eastAsia="Calibri" w:cs="Times New Roman"/>
          <w:spacing w:val="-2"/>
        </w:rPr>
        <w:t xml:space="preserve"> </w:t>
      </w:r>
      <w:r w:rsidRPr="00C75C07">
        <w:rPr>
          <w:rFonts w:eastAsia="Calibri" w:cs="Times New Roman"/>
          <w:spacing w:val="-1"/>
        </w:rPr>
        <w:t>jasno</w:t>
      </w:r>
      <w:r w:rsidRPr="00C75C07">
        <w:rPr>
          <w:rFonts w:eastAsia="Calibri" w:cs="Times New Roman"/>
          <w:spacing w:val="-2"/>
        </w:rPr>
        <w:t xml:space="preserve"> </w:t>
      </w:r>
      <w:r w:rsidRPr="00C75C07">
        <w:rPr>
          <w:rFonts w:eastAsia="Calibri" w:cs="Times New Roman"/>
          <w:spacing w:val="1"/>
        </w:rPr>
        <w:t>in</w:t>
      </w:r>
      <w:r w:rsidRPr="00C75C07">
        <w:rPr>
          <w:rFonts w:eastAsia="Calibri" w:cs="Times New Roman"/>
          <w:spacing w:val="-2"/>
        </w:rPr>
        <w:t xml:space="preserve"> </w:t>
      </w:r>
      <w:r w:rsidRPr="00C75C07">
        <w:rPr>
          <w:rFonts w:eastAsia="Calibri" w:cs="Times New Roman"/>
          <w:spacing w:val="-1"/>
        </w:rPr>
        <w:t>ustrezno</w:t>
      </w:r>
      <w:r w:rsidRPr="00C75C07">
        <w:rPr>
          <w:rFonts w:eastAsia="Calibri" w:cs="Times New Roman"/>
          <w:spacing w:val="-2"/>
        </w:rPr>
        <w:t xml:space="preserve"> </w:t>
      </w:r>
      <w:r w:rsidRPr="00C75C07">
        <w:rPr>
          <w:rFonts w:eastAsia="Calibri" w:cs="Times New Roman"/>
          <w:spacing w:val="-1"/>
        </w:rPr>
        <w:t>označil/‐a;</w:t>
      </w:r>
    </w:p>
    <w:p w14:paraId="6E383686" w14:textId="77777777" w:rsidR="003F703F" w:rsidRPr="00C75C07" w:rsidRDefault="003F703F" w:rsidP="003F703F">
      <w:pPr>
        <w:widowControl w:val="0"/>
        <w:numPr>
          <w:ilvl w:val="0"/>
          <w:numId w:val="48"/>
        </w:numPr>
        <w:tabs>
          <w:tab w:val="left" w:pos="512"/>
        </w:tabs>
        <w:spacing w:before="3" w:line="239" w:lineRule="auto"/>
        <w:ind w:right="154" w:hanging="355"/>
        <w:rPr>
          <w:rFonts w:eastAsia="Calibri" w:cs="Times New Roman"/>
        </w:rPr>
      </w:pPr>
      <w:r w:rsidRPr="00C75C07">
        <w:rPr>
          <w:rFonts w:eastAsia="Calibri" w:cs="Times New Roman"/>
          <w:spacing w:val="-1"/>
        </w:rPr>
        <w:t>na</w:t>
      </w:r>
      <w:r w:rsidRPr="00C75C07">
        <w:rPr>
          <w:rFonts w:eastAsia="Calibri" w:cs="Times New Roman"/>
          <w:spacing w:val="30"/>
        </w:rPr>
        <w:t xml:space="preserve"> </w:t>
      </w:r>
      <w:r w:rsidRPr="00C75C07">
        <w:rPr>
          <w:rFonts w:eastAsia="Calibri" w:cs="Times New Roman"/>
          <w:spacing w:val="-1"/>
        </w:rPr>
        <w:t>Univerzo</w:t>
      </w:r>
      <w:r w:rsidRPr="00C75C07">
        <w:rPr>
          <w:rFonts w:eastAsia="Calibri" w:cs="Times New Roman"/>
          <w:spacing w:val="31"/>
        </w:rPr>
        <w:t xml:space="preserve"> </w:t>
      </w:r>
      <w:r w:rsidRPr="00C75C07">
        <w:rPr>
          <w:rFonts w:eastAsia="Calibri" w:cs="Times New Roman"/>
        </w:rPr>
        <w:t>v</w:t>
      </w:r>
      <w:r w:rsidRPr="00C75C07">
        <w:rPr>
          <w:rFonts w:eastAsia="Calibri" w:cs="Times New Roman"/>
          <w:spacing w:val="33"/>
        </w:rPr>
        <w:t xml:space="preserve"> </w:t>
      </w:r>
      <w:r w:rsidRPr="00C75C07">
        <w:rPr>
          <w:rFonts w:eastAsia="Calibri" w:cs="Times New Roman"/>
          <w:spacing w:val="-1"/>
        </w:rPr>
        <w:t>Mariboru</w:t>
      </w:r>
      <w:r w:rsidRPr="00C75C07">
        <w:rPr>
          <w:rFonts w:eastAsia="Calibri" w:cs="Times New Roman"/>
          <w:spacing w:val="30"/>
        </w:rPr>
        <w:t xml:space="preserve"> </w:t>
      </w:r>
      <w:r w:rsidRPr="00C75C07">
        <w:rPr>
          <w:rFonts w:eastAsia="Calibri" w:cs="Times New Roman"/>
          <w:spacing w:val="-1"/>
        </w:rPr>
        <w:t>neodplačno,</w:t>
      </w:r>
      <w:r w:rsidRPr="00C75C07">
        <w:rPr>
          <w:rFonts w:eastAsia="Calibri" w:cs="Times New Roman"/>
          <w:spacing w:val="29"/>
        </w:rPr>
        <w:t xml:space="preserve"> </w:t>
      </w:r>
      <w:r w:rsidRPr="00C75C07">
        <w:rPr>
          <w:rFonts w:eastAsia="Calibri" w:cs="Times New Roman"/>
          <w:spacing w:val="-1"/>
        </w:rPr>
        <w:t>neizključno,</w:t>
      </w:r>
      <w:r w:rsidRPr="00C75C07">
        <w:rPr>
          <w:rFonts w:eastAsia="Calibri" w:cs="Times New Roman"/>
          <w:spacing w:val="29"/>
        </w:rPr>
        <w:t xml:space="preserve"> </w:t>
      </w:r>
      <w:r w:rsidRPr="00C75C07">
        <w:rPr>
          <w:rFonts w:eastAsia="Calibri" w:cs="Times New Roman"/>
          <w:spacing w:val="-1"/>
        </w:rPr>
        <w:t>prostorsko</w:t>
      </w:r>
      <w:r w:rsidRPr="00C75C07">
        <w:rPr>
          <w:rFonts w:eastAsia="Calibri" w:cs="Times New Roman"/>
          <w:spacing w:val="31"/>
        </w:rPr>
        <w:t xml:space="preserve"> </w:t>
      </w:r>
      <w:r w:rsidRPr="00C75C07">
        <w:rPr>
          <w:rFonts w:eastAsia="Calibri" w:cs="Times New Roman"/>
          <w:spacing w:val="1"/>
        </w:rPr>
        <w:t>in</w:t>
      </w:r>
      <w:r w:rsidRPr="00C75C07">
        <w:rPr>
          <w:rFonts w:eastAsia="Calibri" w:cs="Times New Roman"/>
          <w:spacing w:val="30"/>
        </w:rPr>
        <w:t xml:space="preserve"> </w:t>
      </w:r>
      <w:r w:rsidRPr="00C75C07">
        <w:rPr>
          <w:rFonts w:eastAsia="Calibri" w:cs="Times New Roman"/>
          <w:spacing w:val="-1"/>
        </w:rPr>
        <w:t>časovno</w:t>
      </w:r>
      <w:r w:rsidRPr="00C75C07">
        <w:rPr>
          <w:rFonts w:eastAsia="Calibri" w:cs="Times New Roman"/>
          <w:spacing w:val="31"/>
        </w:rPr>
        <w:t xml:space="preserve"> </w:t>
      </w:r>
      <w:r w:rsidRPr="00C75C07">
        <w:rPr>
          <w:rFonts w:eastAsia="Calibri" w:cs="Times New Roman"/>
          <w:spacing w:val="-1"/>
        </w:rPr>
        <w:t>neomejeno</w:t>
      </w:r>
      <w:r w:rsidRPr="00C75C07">
        <w:rPr>
          <w:rFonts w:eastAsia="Calibri" w:cs="Times New Roman"/>
          <w:spacing w:val="31"/>
        </w:rPr>
        <w:t xml:space="preserve"> </w:t>
      </w:r>
      <w:r w:rsidRPr="00C75C07">
        <w:rPr>
          <w:rFonts w:eastAsia="Calibri" w:cs="Times New Roman"/>
          <w:spacing w:val="-1"/>
        </w:rPr>
        <w:t>prenašam</w:t>
      </w:r>
      <w:r w:rsidRPr="00C75C07">
        <w:rPr>
          <w:rFonts w:eastAsia="Calibri" w:cs="Times New Roman"/>
          <w:spacing w:val="58"/>
        </w:rPr>
        <w:t xml:space="preserve"> </w:t>
      </w:r>
      <w:r w:rsidRPr="00C75C07">
        <w:rPr>
          <w:rFonts w:eastAsia="Calibri" w:cs="Times New Roman"/>
          <w:spacing w:val="-1"/>
        </w:rPr>
        <w:t>pravico</w:t>
      </w:r>
      <w:r w:rsidRPr="00C75C07">
        <w:rPr>
          <w:rFonts w:eastAsia="Calibri" w:cs="Times New Roman"/>
          <w:spacing w:val="1"/>
        </w:rPr>
        <w:t xml:space="preserve"> </w:t>
      </w:r>
      <w:r w:rsidRPr="00C75C07">
        <w:rPr>
          <w:rFonts w:eastAsia="Calibri" w:cs="Times New Roman"/>
          <w:spacing w:val="-1"/>
        </w:rPr>
        <w:t>shranitve</w:t>
      </w:r>
      <w:r w:rsidRPr="00C75C07">
        <w:rPr>
          <w:rFonts w:eastAsia="Calibri" w:cs="Times New Roman"/>
          <w:spacing w:val="3"/>
        </w:rPr>
        <w:t xml:space="preserve"> </w:t>
      </w:r>
      <w:r w:rsidRPr="00C75C07">
        <w:rPr>
          <w:rFonts w:eastAsia="Calibri" w:cs="Times New Roman"/>
          <w:spacing w:val="-1"/>
        </w:rPr>
        <w:t>avtorskega</w:t>
      </w:r>
      <w:r w:rsidRPr="00C75C07">
        <w:rPr>
          <w:rFonts w:eastAsia="Calibri" w:cs="Times New Roman"/>
          <w:spacing w:val="2"/>
        </w:rPr>
        <w:t xml:space="preserve"> </w:t>
      </w:r>
      <w:r w:rsidRPr="00C75C07">
        <w:rPr>
          <w:rFonts w:eastAsia="Calibri" w:cs="Times New Roman"/>
          <w:spacing w:val="-1"/>
        </w:rPr>
        <w:t>dela</w:t>
      </w:r>
      <w:r w:rsidRPr="00C75C07">
        <w:rPr>
          <w:rFonts w:eastAsia="Calibri" w:cs="Times New Roman"/>
          <w:spacing w:val="2"/>
        </w:rPr>
        <w:t xml:space="preserve"> </w:t>
      </w:r>
      <w:r w:rsidRPr="00C75C07">
        <w:rPr>
          <w:rFonts w:eastAsia="Calibri" w:cs="Times New Roman"/>
        </w:rPr>
        <w:t>v</w:t>
      </w:r>
      <w:r w:rsidRPr="00C75C07">
        <w:rPr>
          <w:rFonts w:eastAsia="Calibri" w:cs="Times New Roman"/>
          <w:spacing w:val="4"/>
        </w:rPr>
        <w:t xml:space="preserve"> </w:t>
      </w:r>
      <w:r w:rsidRPr="00C75C07">
        <w:rPr>
          <w:rFonts w:eastAsia="Calibri" w:cs="Times New Roman"/>
          <w:spacing w:val="-1"/>
        </w:rPr>
        <w:t>elektronski</w:t>
      </w:r>
      <w:r w:rsidRPr="00C75C07">
        <w:rPr>
          <w:rFonts w:eastAsia="Calibri" w:cs="Times New Roman"/>
          <w:spacing w:val="4"/>
        </w:rPr>
        <w:t xml:space="preserve"> </w:t>
      </w:r>
      <w:r w:rsidRPr="00C75C07">
        <w:rPr>
          <w:rFonts w:eastAsia="Calibri" w:cs="Times New Roman"/>
          <w:spacing w:val="-1"/>
        </w:rPr>
        <w:t>obliki,</w:t>
      </w:r>
      <w:r w:rsidRPr="00C75C07">
        <w:rPr>
          <w:rFonts w:eastAsia="Calibri" w:cs="Times New Roman"/>
        </w:rPr>
        <w:t xml:space="preserve"> </w:t>
      </w:r>
      <w:r w:rsidRPr="00C75C07">
        <w:rPr>
          <w:rFonts w:eastAsia="Calibri" w:cs="Times New Roman"/>
          <w:spacing w:val="-1"/>
        </w:rPr>
        <w:t>pravico</w:t>
      </w:r>
      <w:r w:rsidRPr="00C75C07">
        <w:rPr>
          <w:rFonts w:eastAsia="Calibri" w:cs="Times New Roman"/>
          <w:spacing w:val="3"/>
        </w:rPr>
        <w:t xml:space="preserve"> </w:t>
      </w:r>
      <w:r w:rsidRPr="00C75C07">
        <w:rPr>
          <w:rFonts w:eastAsia="Calibri" w:cs="Times New Roman"/>
          <w:spacing w:val="-1"/>
        </w:rPr>
        <w:t>reproduciranja</w:t>
      </w:r>
      <w:r w:rsidRPr="00C75C07">
        <w:rPr>
          <w:rFonts w:eastAsia="Calibri" w:cs="Times New Roman"/>
          <w:spacing w:val="2"/>
        </w:rPr>
        <w:t xml:space="preserve"> </w:t>
      </w:r>
      <w:r w:rsidRPr="00C75C07">
        <w:rPr>
          <w:rFonts w:eastAsia="Calibri" w:cs="Times New Roman"/>
          <w:spacing w:val="-1"/>
        </w:rPr>
        <w:t>ter</w:t>
      </w:r>
      <w:r w:rsidRPr="00C75C07">
        <w:rPr>
          <w:rFonts w:eastAsia="Calibri" w:cs="Times New Roman"/>
          <w:spacing w:val="2"/>
        </w:rPr>
        <w:t xml:space="preserve"> </w:t>
      </w:r>
      <w:r w:rsidRPr="00C75C07">
        <w:rPr>
          <w:rFonts w:eastAsia="Calibri" w:cs="Times New Roman"/>
          <w:spacing w:val="-1"/>
        </w:rPr>
        <w:t>pravico</w:t>
      </w:r>
      <w:r w:rsidRPr="00C75C07">
        <w:rPr>
          <w:rFonts w:eastAsia="Calibri" w:cs="Times New Roman"/>
          <w:spacing w:val="1"/>
        </w:rPr>
        <w:t xml:space="preserve"> </w:t>
      </w:r>
      <w:r w:rsidRPr="00C75C07">
        <w:rPr>
          <w:rFonts w:eastAsia="Calibri" w:cs="Times New Roman"/>
          <w:spacing w:val="-1"/>
        </w:rPr>
        <w:t>ponuditi</w:t>
      </w:r>
      <w:r w:rsidRPr="00C75C07">
        <w:rPr>
          <w:rFonts w:eastAsia="Calibri" w:cs="Times New Roman"/>
          <w:spacing w:val="81"/>
        </w:rPr>
        <w:t xml:space="preserve"> </w:t>
      </w:r>
      <w:r w:rsidRPr="00C75C07">
        <w:rPr>
          <w:rFonts w:eastAsia="Calibri" w:cs="Times New Roman"/>
          <w:spacing w:val="-1"/>
        </w:rPr>
        <w:t>zaključno</w:t>
      </w:r>
      <w:r w:rsidRPr="00C75C07">
        <w:rPr>
          <w:rFonts w:eastAsia="Calibri" w:cs="Times New Roman"/>
          <w:spacing w:val="49"/>
        </w:rPr>
        <w:t xml:space="preserve"> </w:t>
      </w:r>
      <w:r w:rsidRPr="00C75C07">
        <w:rPr>
          <w:rFonts w:eastAsia="Calibri" w:cs="Times New Roman"/>
        </w:rPr>
        <w:t>delo</w:t>
      </w:r>
      <w:r w:rsidRPr="00C75C07">
        <w:rPr>
          <w:rFonts w:eastAsia="Calibri" w:cs="Times New Roman"/>
          <w:spacing w:val="49"/>
        </w:rPr>
        <w:t xml:space="preserve"> </w:t>
      </w:r>
      <w:r w:rsidRPr="00C75C07">
        <w:rPr>
          <w:rFonts w:eastAsia="Calibri" w:cs="Times New Roman"/>
          <w:spacing w:val="-1"/>
        </w:rPr>
        <w:t>javnosti</w:t>
      </w:r>
      <w:r w:rsidRPr="00C75C07">
        <w:rPr>
          <w:rFonts w:eastAsia="Calibri" w:cs="Times New Roman"/>
          <w:spacing w:val="3"/>
        </w:rPr>
        <w:t xml:space="preserve"> </w:t>
      </w:r>
      <w:r w:rsidRPr="00C75C07">
        <w:rPr>
          <w:rFonts w:eastAsia="Calibri" w:cs="Times New Roman"/>
          <w:spacing w:val="-1"/>
        </w:rPr>
        <w:t>na</w:t>
      </w:r>
      <w:r w:rsidRPr="00C75C07">
        <w:rPr>
          <w:rFonts w:eastAsia="Calibri" w:cs="Times New Roman"/>
        </w:rPr>
        <w:t xml:space="preserve"> </w:t>
      </w:r>
      <w:r w:rsidRPr="00C75C07">
        <w:rPr>
          <w:rFonts w:eastAsia="Calibri" w:cs="Times New Roman"/>
          <w:spacing w:val="-1"/>
        </w:rPr>
        <w:t>svetovnem</w:t>
      </w:r>
      <w:r w:rsidRPr="00C75C07">
        <w:rPr>
          <w:rFonts w:eastAsia="Calibri" w:cs="Times New Roman"/>
          <w:spacing w:val="2"/>
        </w:rPr>
        <w:t xml:space="preserve"> </w:t>
      </w:r>
      <w:r w:rsidRPr="00C75C07">
        <w:rPr>
          <w:rFonts w:eastAsia="Calibri" w:cs="Times New Roman"/>
          <w:spacing w:val="-1"/>
        </w:rPr>
        <w:t>spletu</w:t>
      </w:r>
      <w:r w:rsidRPr="00C75C07">
        <w:rPr>
          <w:rFonts w:eastAsia="Calibri" w:cs="Times New Roman"/>
        </w:rPr>
        <w:t xml:space="preserve">  </w:t>
      </w:r>
      <w:r w:rsidRPr="00C75C07">
        <w:rPr>
          <w:rFonts w:eastAsia="Calibri" w:cs="Times New Roman"/>
          <w:spacing w:val="-1"/>
        </w:rPr>
        <w:t>preko</w:t>
      </w:r>
      <w:r w:rsidRPr="00C75C07">
        <w:rPr>
          <w:rFonts w:eastAsia="Calibri" w:cs="Times New Roman"/>
        </w:rPr>
        <w:t xml:space="preserve">  </w:t>
      </w:r>
      <w:r w:rsidRPr="00C75C07">
        <w:rPr>
          <w:rFonts w:eastAsia="Calibri" w:cs="Times New Roman"/>
          <w:spacing w:val="-1"/>
        </w:rPr>
        <w:t>DKUM;</w:t>
      </w:r>
      <w:r w:rsidRPr="00C75C07">
        <w:rPr>
          <w:rFonts w:eastAsia="Calibri" w:cs="Times New Roman"/>
        </w:rPr>
        <w:t xml:space="preserve">  </w:t>
      </w:r>
      <w:r w:rsidRPr="00C75C07">
        <w:rPr>
          <w:rFonts w:eastAsia="Calibri" w:cs="Times New Roman"/>
          <w:spacing w:val="-1"/>
        </w:rPr>
        <w:t>sem</w:t>
      </w:r>
      <w:r w:rsidRPr="00C75C07">
        <w:rPr>
          <w:rFonts w:eastAsia="Calibri" w:cs="Times New Roman"/>
          <w:spacing w:val="2"/>
        </w:rPr>
        <w:t xml:space="preserve"> </w:t>
      </w:r>
      <w:r w:rsidRPr="00C75C07">
        <w:rPr>
          <w:rFonts w:eastAsia="Calibri" w:cs="Times New Roman"/>
          <w:spacing w:val="-1"/>
        </w:rPr>
        <w:t>seznanjen/‐a,</w:t>
      </w:r>
      <w:r w:rsidRPr="00C75C07">
        <w:rPr>
          <w:rFonts w:eastAsia="Calibri" w:cs="Times New Roman"/>
          <w:spacing w:val="49"/>
        </w:rPr>
        <w:t xml:space="preserve"> </w:t>
      </w:r>
      <w:r w:rsidRPr="00C75C07">
        <w:rPr>
          <w:rFonts w:eastAsia="Calibri" w:cs="Times New Roman"/>
          <w:spacing w:val="-1"/>
        </w:rPr>
        <w:t>da</w:t>
      </w:r>
      <w:r w:rsidRPr="00C75C07">
        <w:rPr>
          <w:rFonts w:eastAsia="Calibri" w:cs="Times New Roman"/>
        </w:rPr>
        <w:t xml:space="preserve">  </w:t>
      </w:r>
      <w:r w:rsidRPr="00C75C07">
        <w:rPr>
          <w:rFonts w:eastAsia="Calibri" w:cs="Times New Roman"/>
          <w:spacing w:val="-1"/>
        </w:rPr>
        <w:t>bodo</w:t>
      </w:r>
      <w:r w:rsidRPr="00C75C07">
        <w:rPr>
          <w:rFonts w:eastAsia="Calibri" w:cs="Times New Roman"/>
          <w:spacing w:val="4"/>
        </w:rPr>
        <w:t xml:space="preserve"> </w:t>
      </w:r>
      <w:r w:rsidRPr="00C75C07">
        <w:rPr>
          <w:rFonts w:eastAsia="Calibri" w:cs="Times New Roman"/>
        </w:rPr>
        <w:t>dela</w:t>
      </w:r>
      <w:r w:rsidRPr="00C75C07">
        <w:rPr>
          <w:rFonts w:eastAsia="Calibri" w:cs="Times New Roman"/>
          <w:spacing w:val="73"/>
        </w:rPr>
        <w:t xml:space="preserve"> </w:t>
      </w:r>
      <w:r w:rsidRPr="00C75C07">
        <w:rPr>
          <w:rFonts w:eastAsia="Calibri" w:cs="Times New Roman"/>
          <w:spacing w:val="-1"/>
        </w:rPr>
        <w:t>deponirana/objavljena</w:t>
      </w:r>
      <w:r w:rsidRPr="00C75C07">
        <w:rPr>
          <w:rFonts w:eastAsia="Calibri" w:cs="Times New Roman"/>
          <w:spacing w:val="26"/>
        </w:rPr>
        <w:t xml:space="preserve"> </w:t>
      </w:r>
      <w:r w:rsidRPr="00C75C07">
        <w:rPr>
          <w:rFonts w:eastAsia="Calibri" w:cs="Times New Roman"/>
        </w:rPr>
        <w:t>v</w:t>
      </w:r>
      <w:r w:rsidRPr="00C75C07">
        <w:rPr>
          <w:rFonts w:eastAsia="Calibri" w:cs="Times New Roman"/>
          <w:spacing w:val="33"/>
        </w:rPr>
        <w:t xml:space="preserve"> </w:t>
      </w:r>
      <w:r w:rsidRPr="00C75C07">
        <w:rPr>
          <w:rFonts w:eastAsia="Calibri" w:cs="Times New Roman"/>
        </w:rPr>
        <w:t>DKUM</w:t>
      </w:r>
      <w:r w:rsidRPr="00C75C07">
        <w:rPr>
          <w:rFonts w:eastAsia="Calibri" w:cs="Times New Roman"/>
          <w:spacing w:val="30"/>
        </w:rPr>
        <w:t xml:space="preserve"> </w:t>
      </w:r>
      <w:r w:rsidRPr="00C75C07">
        <w:rPr>
          <w:rFonts w:eastAsia="Calibri" w:cs="Times New Roman"/>
          <w:spacing w:val="-2"/>
        </w:rPr>
        <w:t>dostopna</w:t>
      </w:r>
      <w:r w:rsidRPr="00C75C07">
        <w:rPr>
          <w:rFonts w:eastAsia="Calibri" w:cs="Times New Roman"/>
          <w:spacing w:val="29"/>
        </w:rPr>
        <w:t xml:space="preserve"> </w:t>
      </w:r>
      <w:r w:rsidRPr="00C75C07">
        <w:rPr>
          <w:rFonts w:eastAsia="Calibri" w:cs="Times New Roman"/>
          <w:spacing w:val="-1"/>
        </w:rPr>
        <w:t>široki</w:t>
      </w:r>
      <w:r w:rsidRPr="00C75C07">
        <w:rPr>
          <w:rFonts w:eastAsia="Calibri" w:cs="Times New Roman"/>
          <w:spacing w:val="34"/>
        </w:rPr>
        <w:t xml:space="preserve"> </w:t>
      </w:r>
      <w:r w:rsidRPr="00C75C07">
        <w:rPr>
          <w:rFonts w:eastAsia="Calibri" w:cs="Times New Roman"/>
          <w:spacing w:val="-2"/>
        </w:rPr>
        <w:t>javnosti</w:t>
      </w:r>
      <w:r w:rsidRPr="00C75C07">
        <w:rPr>
          <w:rFonts w:eastAsia="Calibri" w:cs="Times New Roman"/>
          <w:spacing w:val="34"/>
        </w:rPr>
        <w:t xml:space="preserve"> </w:t>
      </w:r>
      <w:r w:rsidRPr="00C75C07">
        <w:rPr>
          <w:rFonts w:eastAsia="Calibri" w:cs="Times New Roman"/>
          <w:spacing w:val="-1"/>
        </w:rPr>
        <w:t>pod</w:t>
      </w:r>
      <w:r w:rsidRPr="00C75C07">
        <w:rPr>
          <w:rFonts w:eastAsia="Calibri" w:cs="Times New Roman"/>
          <w:spacing w:val="30"/>
        </w:rPr>
        <w:t xml:space="preserve"> </w:t>
      </w:r>
      <w:r w:rsidRPr="00C75C07">
        <w:rPr>
          <w:rFonts w:eastAsia="Calibri" w:cs="Times New Roman"/>
          <w:spacing w:val="-1"/>
        </w:rPr>
        <w:t>pogoji</w:t>
      </w:r>
      <w:r w:rsidRPr="00C75C07">
        <w:rPr>
          <w:rFonts w:eastAsia="Calibri" w:cs="Times New Roman"/>
          <w:spacing w:val="33"/>
        </w:rPr>
        <w:t xml:space="preserve"> </w:t>
      </w:r>
      <w:r w:rsidRPr="00C75C07">
        <w:rPr>
          <w:rFonts w:eastAsia="Calibri" w:cs="Times New Roman"/>
          <w:spacing w:val="-1"/>
        </w:rPr>
        <w:t>licence</w:t>
      </w:r>
      <w:r w:rsidRPr="00C75C07">
        <w:rPr>
          <w:rFonts w:eastAsia="Calibri" w:cs="Times New Roman"/>
          <w:spacing w:val="27"/>
        </w:rPr>
        <w:t xml:space="preserve"> </w:t>
      </w:r>
      <w:r w:rsidRPr="00C75C07">
        <w:rPr>
          <w:rFonts w:eastAsia="Calibri" w:cs="Times New Roman"/>
          <w:spacing w:val="-1"/>
        </w:rPr>
        <w:t>Creative</w:t>
      </w:r>
      <w:r w:rsidRPr="00C75C07">
        <w:rPr>
          <w:rFonts w:eastAsia="Calibri" w:cs="Times New Roman"/>
          <w:spacing w:val="32"/>
        </w:rPr>
        <w:t xml:space="preserve"> </w:t>
      </w:r>
      <w:r w:rsidRPr="00C75C07">
        <w:rPr>
          <w:rFonts w:eastAsia="Calibri" w:cs="Times New Roman"/>
          <w:spacing w:val="-1"/>
        </w:rPr>
        <w:t>Commons</w:t>
      </w:r>
      <w:r w:rsidRPr="00C75C07">
        <w:rPr>
          <w:rFonts w:eastAsia="Calibri" w:cs="Times New Roman"/>
          <w:spacing w:val="73"/>
        </w:rPr>
        <w:t xml:space="preserve"> </w:t>
      </w:r>
      <w:r w:rsidRPr="00C75C07">
        <w:rPr>
          <w:rFonts w:eastAsia="Calibri" w:cs="Times New Roman"/>
          <w:spacing w:val="-1"/>
        </w:rPr>
        <w:t>BY‐NC‐ND,</w:t>
      </w:r>
      <w:r w:rsidRPr="00C75C07">
        <w:rPr>
          <w:rFonts w:eastAsia="Calibri" w:cs="Times New Roman"/>
          <w:spacing w:val="38"/>
        </w:rPr>
        <w:t xml:space="preserve"> </w:t>
      </w:r>
      <w:r w:rsidRPr="00C75C07">
        <w:rPr>
          <w:rFonts w:eastAsia="Calibri" w:cs="Times New Roman"/>
          <w:spacing w:val="-1"/>
        </w:rPr>
        <w:t>kar</w:t>
      </w:r>
      <w:r w:rsidRPr="00C75C07">
        <w:rPr>
          <w:rFonts w:eastAsia="Calibri" w:cs="Times New Roman"/>
          <w:spacing w:val="41"/>
        </w:rPr>
        <w:t xml:space="preserve"> </w:t>
      </w:r>
      <w:r w:rsidRPr="00C75C07">
        <w:rPr>
          <w:rFonts w:eastAsia="Calibri" w:cs="Times New Roman"/>
          <w:spacing w:val="-1"/>
        </w:rPr>
        <w:t>vključuje</w:t>
      </w:r>
      <w:r w:rsidRPr="00C75C07">
        <w:rPr>
          <w:rFonts w:eastAsia="Calibri" w:cs="Times New Roman"/>
          <w:spacing w:val="42"/>
        </w:rPr>
        <w:t xml:space="preserve"> </w:t>
      </w:r>
      <w:r w:rsidRPr="00C75C07">
        <w:rPr>
          <w:rFonts w:eastAsia="Calibri" w:cs="Times New Roman"/>
          <w:spacing w:val="-1"/>
        </w:rPr>
        <w:t>tudi</w:t>
      </w:r>
      <w:r w:rsidRPr="00C75C07">
        <w:rPr>
          <w:rFonts w:eastAsia="Calibri" w:cs="Times New Roman"/>
          <w:spacing w:val="42"/>
        </w:rPr>
        <w:t xml:space="preserve"> </w:t>
      </w:r>
      <w:r w:rsidRPr="00C75C07">
        <w:rPr>
          <w:rFonts w:eastAsia="Calibri" w:cs="Times New Roman"/>
          <w:spacing w:val="-1"/>
        </w:rPr>
        <w:t>avtomatizirano</w:t>
      </w:r>
      <w:r w:rsidRPr="00C75C07">
        <w:rPr>
          <w:rFonts w:eastAsia="Calibri" w:cs="Times New Roman"/>
          <w:spacing w:val="40"/>
        </w:rPr>
        <w:t xml:space="preserve"> </w:t>
      </w:r>
      <w:r w:rsidRPr="00C75C07">
        <w:rPr>
          <w:rFonts w:eastAsia="Calibri" w:cs="Times New Roman"/>
          <w:spacing w:val="-1"/>
        </w:rPr>
        <w:t>indeksiranje</w:t>
      </w:r>
      <w:r w:rsidRPr="00C75C07">
        <w:rPr>
          <w:rFonts w:eastAsia="Calibri" w:cs="Times New Roman"/>
          <w:spacing w:val="42"/>
        </w:rPr>
        <w:t xml:space="preserve"> </w:t>
      </w:r>
      <w:r w:rsidRPr="00C75C07">
        <w:rPr>
          <w:rFonts w:eastAsia="Calibri" w:cs="Times New Roman"/>
          <w:spacing w:val="-1"/>
        </w:rPr>
        <w:t>preko</w:t>
      </w:r>
      <w:r w:rsidRPr="00C75C07">
        <w:rPr>
          <w:rFonts w:eastAsia="Calibri" w:cs="Times New Roman"/>
          <w:spacing w:val="40"/>
        </w:rPr>
        <w:t xml:space="preserve"> </w:t>
      </w:r>
      <w:r w:rsidRPr="00C75C07">
        <w:rPr>
          <w:rFonts w:eastAsia="Calibri" w:cs="Times New Roman"/>
          <w:spacing w:val="-1"/>
        </w:rPr>
        <w:t>spleta</w:t>
      </w:r>
      <w:r w:rsidRPr="00C75C07">
        <w:rPr>
          <w:rFonts w:eastAsia="Calibri" w:cs="Times New Roman"/>
          <w:spacing w:val="40"/>
        </w:rPr>
        <w:t xml:space="preserve"> </w:t>
      </w:r>
      <w:r w:rsidRPr="00C75C07">
        <w:rPr>
          <w:rFonts w:eastAsia="Calibri" w:cs="Times New Roman"/>
          <w:spacing w:val="1"/>
        </w:rPr>
        <w:t>in</w:t>
      </w:r>
      <w:r w:rsidRPr="00C75C07">
        <w:rPr>
          <w:rFonts w:eastAsia="Calibri" w:cs="Times New Roman"/>
          <w:spacing w:val="40"/>
        </w:rPr>
        <w:t xml:space="preserve"> </w:t>
      </w:r>
      <w:r w:rsidRPr="00C75C07">
        <w:rPr>
          <w:rFonts w:eastAsia="Calibri" w:cs="Times New Roman"/>
          <w:spacing w:val="-1"/>
        </w:rPr>
        <w:t>obdelavo</w:t>
      </w:r>
      <w:r w:rsidRPr="00C75C07">
        <w:rPr>
          <w:rFonts w:eastAsia="Calibri" w:cs="Times New Roman"/>
          <w:spacing w:val="40"/>
        </w:rPr>
        <w:t xml:space="preserve"> </w:t>
      </w:r>
      <w:r w:rsidRPr="00C75C07">
        <w:rPr>
          <w:rFonts w:eastAsia="Calibri" w:cs="Times New Roman"/>
          <w:spacing w:val="-1"/>
        </w:rPr>
        <w:t>besedil</w:t>
      </w:r>
      <w:r w:rsidRPr="00C75C07">
        <w:rPr>
          <w:rFonts w:eastAsia="Calibri" w:cs="Times New Roman"/>
          <w:spacing w:val="42"/>
        </w:rPr>
        <w:t xml:space="preserve"> </w:t>
      </w:r>
      <w:r w:rsidRPr="00C75C07">
        <w:rPr>
          <w:rFonts w:eastAsia="Calibri" w:cs="Times New Roman"/>
          <w:spacing w:val="-1"/>
        </w:rPr>
        <w:t>za</w:t>
      </w:r>
      <w:r w:rsidRPr="00C75C07">
        <w:rPr>
          <w:rFonts w:eastAsia="Calibri" w:cs="Times New Roman"/>
          <w:spacing w:val="73"/>
        </w:rPr>
        <w:t xml:space="preserve"> </w:t>
      </w:r>
      <w:r w:rsidRPr="00C75C07">
        <w:rPr>
          <w:rFonts w:eastAsia="Calibri" w:cs="Times New Roman"/>
          <w:spacing w:val="-1"/>
        </w:rPr>
        <w:t>potrebe</w:t>
      </w:r>
      <w:r w:rsidRPr="00C75C07">
        <w:rPr>
          <w:rFonts w:eastAsia="Calibri" w:cs="Times New Roman"/>
          <w:spacing w:val="8"/>
        </w:rPr>
        <w:t xml:space="preserve"> </w:t>
      </w:r>
      <w:r w:rsidRPr="00C75C07">
        <w:rPr>
          <w:rFonts w:eastAsia="Calibri" w:cs="Times New Roman"/>
          <w:spacing w:val="-1"/>
        </w:rPr>
        <w:t>tekstovnega</w:t>
      </w:r>
      <w:r w:rsidRPr="00C75C07">
        <w:rPr>
          <w:rFonts w:eastAsia="Calibri" w:cs="Times New Roman"/>
          <w:spacing w:val="8"/>
        </w:rPr>
        <w:t xml:space="preserve"> </w:t>
      </w:r>
      <w:r w:rsidRPr="00C75C07">
        <w:rPr>
          <w:rFonts w:eastAsia="Calibri" w:cs="Times New Roman"/>
          <w:spacing w:val="1"/>
        </w:rPr>
        <w:t>in</w:t>
      </w:r>
      <w:r w:rsidRPr="00C75C07">
        <w:rPr>
          <w:rFonts w:eastAsia="Calibri" w:cs="Times New Roman"/>
          <w:spacing w:val="11"/>
        </w:rPr>
        <w:t xml:space="preserve"> </w:t>
      </w:r>
      <w:r w:rsidRPr="00C75C07">
        <w:rPr>
          <w:rFonts w:eastAsia="Calibri" w:cs="Times New Roman"/>
          <w:spacing w:val="-1"/>
        </w:rPr>
        <w:t>podatkovnega</w:t>
      </w:r>
      <w:r w:rsidRPr="00C75C07">
        <w:rPr>
          <w:rFonts w:eastAsia="Calibri" w:cs="Times New Roman"/>
          <w:spacing w:val="8"/>
        </w:rPr>
        <w:t xml:space="preserve"> </w:t>
      </w:r>
      <w:r w:rsidRPr="00C75C07">
        <w:rPr>
          <w:rFonts w:eastAsia="Calibri" w:cs="Times New Roman"/>
          <w:spacing w:val="-1"/>
        </w:rPr>
        <w:t>rudarjenja</w:t>
      </w:r>
      <w:r w:rsidRPr="00C75C07">
        <w:rPr>
          <w:rFonts w:eastAsia="Calibri" w:cs="Times New Roman"/>
          <w:spacing w:val="12"/>
        </w:rPr>
        <w:t xml:space="preserve"> </w:t>
      </w:r>
      <w:r w:rsidRPr="00C75C07">
        <w:rPr>
          <w:rFonts w:eastAsia="Calibri" w:cs="Times New Roman"/>
          <w:spacing w:val="1"/>
        </w:rPr>
        <w:t>in</w:t>
      </w:r>
      <w:r w:rsidRPr="00C75C07">
        <w:rPr>
          <w:rFonts w:eastAsia="Calibri" w:cs="Times New Roman"/>
          <w:spacing w:val="7"/>
        </w:rPr>
        <w:t xml:space="preserve"> </w:t>
      </w:r>
      <w:r w:rsidRPr="00C75C07">
        <w:rPr>
          <w:rFonts w:eastAsia="Calibri" w:cs="Times New Roman"/>
        </w:rPr>
        <w:t>ekstrakcije</w:t>
      </w:r>
      <w:r w:rsidRPr="00C75C07">
        <w:rPr>
          <w:rFonts w:eastAsia="Calibri" w:cs="Times New Roman"/>
          <w:spacing w:val="8"/>
        </w:rPr>
        <w:t xml:space="preserve"> </w:t>
      </w:r>
      <w:r w:rsidRPr="00C75C07">
        <w:rPr>
          <w:rFonts w:eastAsia="Calibri" w:cs="Times New Roman"/>
          <w:spacing w:val="-1"/>
        </w:rPr>
        <w:t>znanja</w:t>
      </w:r>
      <w:r w:rsidRPr="00C75C07">
        <w:rPr>
          <w:rFonts w:eastAsia="Calibri" w:cs="Times New Roman"/>
          <w:spacing w:val="7"/>
        </w:rPr>
        <w:t xml:space="preserve"> </w:t>
      </w:r>
      <w:r w:rsidRPr="00C75C07">
        <w:rPr>
          <w:rFonts w:eastAsia="Calibri" w:cs="Times New Roman"/>
          <w:spacing w:val="1"/>
        </w:rPr>
        <w:t>iz</w:t>
      </w:r>
      <w:r w:rsidRPr="00C75C07">
        <w:rPr>
          <w:rFonts w:eastAsia="Calibri" w:cs="Times New Roman"/>
          <w:spacing w:val="11"/>
        </w:rPr>
        <w:t xml:space="preserve"> </w:t>
      </w:r>
      <w:r w:rsidRPr="00C75C07">
        <w:rPr>
          <w:rFonts w:eastAsia="Calibri" w:cs="Times New Roman"/>
        </w:rPr>
        <w:t>vsebin;</w:t>
      </w:r>
      <w:r w:rsidRPr="00C75C07">
        <w:rPr>
          <w:rFonts w:eastAsia="Calibri" w:cs="Times New Roman"/>
          <w:spacing w:val="-8"/>
        </w:rPr>
        <w:t xml:space="preserve"> </w:t>
      </w:r>
      <w:r w:rsidRPr="00C75C07">
        <w:rPr>
          <w:rFonts w:eastAsia="Calibri" w:cs="Times New Roman"/>
          <w:spacing w:val="-1"/>
        </w:rPr>
        <w:t>uporabnikom</w:t>
      </w:r>
      <w:r w:rsidRPr="00C75C07">
        <w:rPr>
          <w:rFonts w:eastAsia="Calibri" w:cs="Times New Roman"/>
          <w:spacing w:val="9"/>
        </w:rPr>
        <w:t xml:space="preserve"> </w:t>
      </w:r>
      <w:r w:rsidRPr="00C75C07">
        <w:rPr>
          <w:rFonts w:eastAsia="Calibri" w:cs="Times New Roman"/>
          <w:spacing w:val="2"/>
        </w:rPr>
        <w:t>se</w:t>
      </w:r>
      <w:r w:rsidRPr="00C75C07">
        <w:rPr>
          <w:rFonts w:eastAsia="Calibri" w:cs="Times New Roman"/>
          <w:spacing w:val="41"/>
        </w:rPr>
        <w:t xml:space="preserve"> </w:t>
      </w:r>
      <w:r w:rsidRPr="00C75C07">
        <w:rPr>
          <w:rFonts w:eastAsia="Calibri" w:cs="Times New Roman"/>
          <w:spacing w:val="-1"/>
        </w:rPr>
        <w:t>dovoli</w:t>
      </w:r>
      <w:r w:rsidRPr="00C75C07">
        <w:rPr>
          <w:rFonts w:eastAsia="Calibri" w:cs="Times New Roman"/>
          <w:spacing w:val="41"/>
        </w:rPr>
        <w:t xml:space="preserve"> </w:t>
      </w:r>
      <w:r w:rsidRPr="00C75C07">
        <w:rPr>
          <w:rFonts w:eastAsia="Calibri" w:cs="Times New Roman"/>
          <w:spacing w:val="-1"/>
        </w:rPr>
        <w:t>reproduciranje</w:t>
      </w:r>
      <w:r w:rsidRPr="00C75C07">
        <w:rPr>
          <w:rFonts w:eastAsia="Calibri" w:cs="Times New Roman"/>
          <w:spacing w:val="40"/>
        </w:rPr>
        <w:t xml:space="preserve"> </w:t>
      </w:r>
      <w:r w:rsidRPr="00C75C07">
        <w:rPr>
          <w:rFonts w:eastAsia="Calibri" w:cs="Times New Roman"/>
          <w:spacing w:val="-1"/>
        </w:rPr>
        <w:t>brez</w:t>
      </w:r>
      <w:r w:rsidRPr="00C75C07">
        <w:rPr>
          <w:rFonts w:eastAsia="Calibri" w:cs="Times New Roman"/>
          <w:spacing w:val="39"/>
        </w:rPr>
        <w:t xml:space="preserve"> </w:t>
      </w:r>
      <w:r w:rsidRPr="00C75C07">
        <w:rPr>
          <w:rFonts w:eastAsia="Calibri" w:cs="Times New Roman"/>
          <w:spacing w:val="-1"/>
        </w:rPr>
        <w:t>predelave</w:t>
      </w:r>
      <w:r w:rsidRPr="00C75C07">
        <w:rPr>
          <w:rFonts w:eastAsia="Calibri" w:cs="Times New Roman"/>
          <w:spacing w:val="39"/>
        </w:rPr>
        <w:t xml:space="preserve"> </w:t>
      </w:r>
      <w:r w:rsidRPr="00C75C07">
        <w:rPr>
          <w:rFonts w:eastAsia="Calibri" w:cs="Times New Roman"/>
          <w:spacing w:val="-1"/>
        </w:rPr>
        <w:t>avtorskega</w:t>
      </w:r>
      <w:r w:rsidRPr="00C75C07">
        <w:rPr>
          <w:rFonts w:eastAsia="Calibri" w:cs="Times New Roman"/>
          <w:spacing w:val="35"/>
        </w:rPr>
        <w:t xml:space="preserve"> </w:t>
      </w:r>
      <w:r w:rsidRPr="00C75C07">
        <w:rPr>
          <w:rFonts w:eastAsia="Calibri" w:cs="Times New Roman"/>
        </w:rPr>
        <w:t>dela,</w:t>
      </w:r>
      <w:r w:rsidRPr="00C75C07">
        <w:rPr>
          <w:rFonts w:eastAsia="Calibri" w:cs="Times New Roman"/>
          <w:spacing w:val="37"/>
        </w:rPr>
        <w:t xml:space="preserve"> </w:t>
      </w:r>
      <w:r w:rsidRPr="00C75C07">
        <w:rPr>
          <w:rFonts w:eastAsia="Calibri" w:cs="Times New Roman"/>
          <w:spacing w:val="-1"/>
        </w:rPr>
        <w:t>distribuiranje,</w:t>
      </w:r>
      <w:r w:rsidRPr="00C75C07">
        <w:rPr>
          <w:rFonts w:eastAsia="Calibri" w:cs="Times New Roman"/>
          <w:spacing w:val="37"/>
        </w:rPr>
        <w:t xml:space="preserve"> </w:t>
      </w:r>
      <w:r w:rsidRPr="00C75C07">
        <w:rPr>
          <w:rFonts w:eastAsia="Calibri" w:cs="Times New Roman"/>
          <w:spacing w:val="-1"/>
        </w:rPr>
        <w:t>dajanje</w:t>
      </w:r>
      <w:r w:rsidRPr="00C75C07">
        <w:rPr>
          <w:rFonts w:eastAsia="Calibri" w:cs="Times New Roman"/>
          <w:spacing w:val="39"/>
        </w:rPr>
        <w:t xml:space="preserve"> </w:t>
      </w:r>
      <w:r w:rsidRPr="00C75C07">
        <w:rPr>
          <w:rFonts w:eastAsia="Calibri" w:cs="Times New Roman"/>
        </w:rPr>
        <w:t>v</w:t>
      </w:r>
      <w:r w:rsidRPr="00C75C07">
        <w:rPr>
          <w:rFonts w:eastAsia="Calibri" w:cs="Times New Roman"/>
          <w:spacing w:val="41"/>
        </w:rPr>
        <w:t xml:space="preserve"> </w:t>
      </w:r>
      <w:r w:rsidRPr="00C75C07">
        <w:rPr>
          <w:rFonts w:eastAsia="Calibri" w:cs="Times New Roman"/>
          <w:spacing w:val="-1"/>
        </w:rPr>
        <w:t>najem</w:t>
      </w:r>
      <w:r w:rsidRPr="00C75C07">
        <w:rPr>
          <w:rFonts w:eastAsia="Calibri" w:cs="Times New Roman"/>
          <w:spacing w:val="41"/>
        </w:rPr>
        <w:t xml:space="preserve"> </w:t>
      </w:r>
      <w:r w:rsidRPr="00C75C07">
        <w:rPr>
          <w:rFonts w:eastAsia="Calibri" w:cs="Times New Roman"/>
          <w:spacing w:val="1"/>
        </w:rPr>
        <w:t>in</w:t>
      </w:r>
      <w:r w:rsidRPr="00C75C07">
        <w:rPr>
          <w:rFonts w:eastAsia="Calibri" w:cs="Times New Roman"/>
          <w:spacing w:val="75"/>
        </w:rPr>
        <w:t xml:space="preserve"> </w:t>
      </w:r>
      <w:r w:rsidRPr="00C75C07">
        <w:rPr>
          <w:rFonts w:eastAsia="Calibri" w:cs="Times New Roman"/>
          <w:spacing w:val="-1"/>
        </w:rPr>
        <w:t>priobčitev</w:t>
      </w:r>
      <w:r w:rsidRPr="00C75C07">
        <w:rPr>
          <w:rFonts w:eastAsia="Calibri" w:cs="Times New Roman"/>
          <w:spacing w:val="13"/>
        </w:rPr>
        <w:t xml:space="preserve"> </w:t>
      </w:r>
      <w:r w:rsidRPr="00C75C07">
        <w:rPr>
          <w:rFonts w:eastAsia="Calibri" w:cs="Times New Roman"/>
          <w:spacing w:val="-1"/>
        </w:rPr>
        <w:t>javnosti</w:t>
      </w:r>
      <w:r w:rsidRPr="00C75C07">
        <w:rPr>
          <w:rFonts w:eastAsia="Calibri" w:cs="Times New Roman"/>
          <w:spacing w:val="14"/>
        </w:rPr>
        <w:t xml:space="preserve"> </w:t>
      </w:r>
      <w:r w:rsidRPr="00C75C07">
        <w:rPr>
          <w:rFonts w:eastAsia="Calibri" w:cs="Times New Roman"/>
        </w:rPr>
        <w:t>samega</w:t>
      </w:r>
      <w:r w:rsidRPr="00C75C07">
        <w:rPr>
          <w:rFonts w:eastAsia="Calibri" w:cs="Times New Roman"/>
          <w:spacing w:val="12"/>
        </w:rPr>
        <w:t xml:space="preserve"> </w:t>
      </w:r>
      <w:r w:rsidRPr="00C75C07">
        <w:rPr>
          <w:rFonts w:eastAsia="Calibri" w:cs="Times New Roman"/>
          <w:spacing w:val="-1"/>
        </w:rPr>
        <w:t>izvirnega</w:t>
      </w:r>
      <w:r w:rsidRPr="00C75C07">
        <w:rPr>
          <w:rFonts w:eastAsia="Calibri" w:cs="Times New Roman"/>
          <w:spacing w:val="12"/>
        </w:rPr>
        <w:t xml:space="preserve"> </w:t>
      </w:r>
      <w:r w:rsidRPr="00C75C07">
        <w:rPr>
          <w:rFonts w:eastAsia="Calibri" w:cs="Times New Roman"/>
          <w:spacing w:val="-1"/>
        </w:rPr>
        <w:t>avtorskega</w:t>
      </w:r>
      <w:r w:rsidRPr="00C75C07">
        <w:rPr>
          <w:rFonts w:eastAsia="Calibri" w:cs="Times New Roman"/>
          <w:spacing w:val="12"/>
        </w:rPr>
        <w:t xml:space="preserve"> </w:t>
      </w:r>
      <w:r w:rsidRPr="00C75C07">
        <w:rPr>
          <w:rFonts w:eastAsia="Calibri" w:cs="Times New Roman"/>
          <w:spacing w:val="-1"/>
        </w:rPr>
        <w:t>dela,</w:t>
      </w:r>
      <w:r w:rsidRPr="00C75C07">
        <w:rPr>
          <w:rFonts w:eastAsia="Calibri" w:cs="Times New Roman"/>
          <w:spacing w:val="10"/>
        </w:rPr>
        <w:t xml:space="preserve"> </w:t>
      </w:r>
      <w:r w:rsidRPr="00C75C07">
        <w:rPr>
          <w:rFonts w:eastAsia="Calibri" w:cs="Times New Roman"/>
        </w:rPr>
        <w:t>in</w:t>
      </w:r>
      <w:r w:rsidRPr="00C75C07">
        <w:rPr>
          <w:rFonts w:eastAsia="Calibri" w:cs="Times New Roman"/>
          <w:spacing w:val="11"/>
        </w:rPr>
        <w:t xml:space="preserve"> </w:t>
      </w:r>
      <w:r w:rsidRPr="00C75C07">
        <w:rPr>
          <w:rFonts w:eastAsia="Calibri" w:cs="Times New Roman"/>
          <w:spacing w:val="-1"/>
        </w:rPr>
        <w:t>sicer</w:t>
      </w:r>
      <w:r w:rsidRPr="00C75C07">
        <w:rPr>
          <w:rFonts w:eastAsia="Calibri" w:cs="Times New Roman"/>
          <w:spacing w:val="12"/>
        </w:rPr>
        <w:t xml:space="preserve"> </w:t>
      </w:r>
      <w:r w:rsidRPr="00C75C07">
        <w:rPr>
          <w:rFonts w:eastAsia="Calibri" w:cs="Times New Roman"/>
          <w:spacing w:val="-1"/>
        </w:rPr>
        <w:t>pod</w:t>
      </w:r>
      <w:r w:rsidRPr="00C75C07">
        <w:rPr>
          <w:rFonts w:eastAsia="Calibri" w:cs="Times New Roman"/>
          <w:spacing w:val="12"/>
        </w:rPr>
        <w:t xml:space="preserve"> </w:t>
      </w:r>
      <w:r w:rsidRPr="00C75C07">
        <w:rPr>
          <w:rFonts w:eastAsia="Calibri" w:cs="Times New Roman"/>
          <w:spacing w:val="-1"/>
        </w:rPr>
        <w:t>pogojem,</w:t>
      </w:r>
      <w:r w:rsidRPr="00C75C07">
        <w:rPr>
          <w:rFonts w:eastAsia="Calibri" w:cs="Times New Roman"/>
          <w:spacing w:val="10"/>
        </w:rPr>
        <w:t xml:space="preserve"> </w:t>
      </w:r>
      <w:r w:rsidRPr="00C75C07">
        <w:rPr>
          <w:rFonts w:eastAsia="Calibri" w:cs="Times New Roman"/>
          <w:spacing w:val="-1"/>
        </w:rPr>
        <w:t>da</w:t>
      </w:r>
      <w:r w:rsidRPr="00C75C07">
        <w:rPr>
          <w:rFonts w:eastAsia="Calibri" w:cs="Times New Roman"/>
          <w:spacing w:val="16"/>
        </w:rPr>
        <w:t xml:space="preserve"> </w:t>
      </w:r>
      <w:r w:rsidRPr="00C75C07">
        <w:rPr>
          <w:rFonts w:eastAsia="Calibri" w:cs="Times New Roman"/>
          <w:spacing w:val="-1"/>
        </w:rPr>
        <w:t>navedejo</w:t>
      </w:r>
      <w:r w:rsidRPr="00C75C07">
        <w:rPr>
          <w:rFonts w:eastAsia="Calibri" w:cs="Times New Roman"/>
          <w:spacing w:val="12"/>
        </w:rPr>
        <w:t xml:space="preserve"> </w:t>
      </w:r>
      <w:r w:rsidRPr="00C75C07">
        <w:rPr>
          <w:rFonts w:eastAsia="Calibri" w:cs="Times New Roman"/>
          <w:spacing w:val="-1"/>
        </w:rPr>
        <w:t>avtorja</w:t>
      </w:r>
      <w:r w:rsidRPr="00C75C07">
        <w:rPr>
          <w:rFonts w:eastAsia="Calibri" w:cs="Times New Roman"/>
          <w:spacing w:val="60"/>
        </w:rPr>
        <w:t xml:space="preserve"> </w:t>
      </w:r>
      <w:r w:rsidRPr="00C75C07">
        <w:rPr>
          <w:rFonts w:eastAsia="Calibri" w:cs="Times New Roman"/>
          <w:spacing w:val="1"/>
        </w:rPr>
        <w:t>in</w:t>
      </w:r>
      <w:r w:rsidRPr="00C75C07">
        <w:rPr>
          <w:rFonts w:eastAsia="Calibri" w:cs="Times New Roman"/>
          <w:spacing w:val="-2"/>
        </w:rPr>
        <w:t xml:space="preserve"> </w:t>
      </w:r>
      <w:r w:rsidRPr="00C75C07">
        <w:rPr>
          <w:rFonts w:eastAsia="Calibri" w:cs="Times New Roman"/>
          <w:spacing w:val="-1"/>
        </w:rPr>
        <w:t>da</w:t>
      </w:r>
      <w:r w:rsidRPr="00C75C07">
        <w:rPr>
          <w:rFonts w:eastAsia="Calibri" w:cs="Times New Roman"/>
          <w:spacing w:val="-2"/>
        </w:rPr>
        <w:t xml:space="preserve"> </w:t>
      </w:r>
      <w:r w:rsidRPr="00C75C07">
        <w:rPr>
          <w:rFonts w:eastAsia="Calibri" w:cs="Times New Roman"/>
          <w:spacing w:val="-1"/>
        </w:rPr>
        <w:t xml:space="preserve">ne </w:t>
      </w:r>
      <w:r w:rsidRPr="00C75C07">
        <w:rPr>
          <w:rFonts w:eastAsia="Calibri" w:cs="Times New Roman"/>
        </w:rPr>
        <w:t>gre</w:t>
      </w:r>
      <w:r w:rsidRPr="00C75C07">
        <w:rPr>
          <w:rFonts w:eastAsia="Calibri" w:cs="Times New Roman"/>
          <w:spacing w:val="-1"/>
        </w:rPr>
        <w:t xml:space="preserve"> za</w:t>
      </w:r>
      <w:r w:rsidRPr="00C75C07">
        <w:rPr>
          <w:rFonts w:eastAsia="Calibri" w:cs="Times New Roman"/>
          <w:spacing w:val="-2"/>
        </w:rPr>
        <w:t xml:space="preserve"> </w:t>
      </w:r>
      <w:r w:rsidRPr="00C75C07">
        <w:rPr>
          <w:rFonts w:eastAsia="Calibri" w:cs="Times New Roman"/>
          <w:spacing w:val="-1"/>
        </w:rPr>
        <w:t>komercialno</w:t>
      </w:r>
      <w:r w:rsidRPr="00C75C07">
        <w:rPr>
          <w:rFonts w:eastAsia="Calibri" w:cs="Times New Roman"/>
          <w:spacing w:val="-2"/>
        </w:rPr>
        <w:t xml:space="preserve"> </w:t>
      </w:r>
      <w:r w:rsidRPr="00C75C07">
        <w:rPr>
          <w:rFonts w:eastAsia="Calibri" w:cs="Times New Roman"/>
          <w:spacing w:val="-1"/>
        </w:rPr>
        <w:t>uporabo;</w:t>
      </w:r>
    </w:p>
    <w:p w14:paraId="7D909488" w14:textId="77777777" w:rsidR="003F703F" w:rsidRPr="00C75C07" w:rsidRDefault="003F703F" w:rsidP="003F703F">
      <w:pPr>
        <w:widowControl w:val="0"/>
        <w:numPr>
          <w:ilvl w:val="0"/>
          <w:numId w:val="48"/>
        </w:numPr>
        <w:tabs>
          <w:tab w:val="left" w:pos="512"/>
        </w:tabs>
        <w:spacing w:before="13" w:line="264" w:lineRule="exact"/>
        <w:ind w:right="159"/>
        <w:rPr>
          <w:rFonts w:eastAsia="Calibri" w:cs="Times New Roman"/>
        </w:rPr>
      </w:pPr>
      <w:r w:rsidRPr="00C75C07">
        <w:rPr>
          <w:rFonts w:eastAsia="Calibri" w:cs="Times New Roman"/>
          <w:spacing w:val="-1"/>
        </w:rPr>
        <w:t>dovoljujem</w:t>
      </w:r>
      <w:r w:rsidRPr="00C75C07">
        <w:rPr>
          <w:rFonts w:eastAsia="Calibri" w:cs="Times New Roman"/>
        </w:rPr>
        <w:t xml:space="preserve"> </w:t>
      </w:r>
      <w:r w:rsidRPr="00C75C07">
        <w:rPr>
          <w:rFonts w:eastAsia="Calibri" w:cs="Times New Roman"/>
          <w:spacing w:val="-1"/>
        </w:rPr>
        <w:t>objavo</w:t>
      </w:r>
      <w:r w:rsidRPr="00C75C07">
        <w:rPr>
          <w:rFonts w:eastAsia="Calibri" w:cs="Times New Roman"/>
          <w:spacing w:val="-2"/>
        </w:rPr>
        <w:t xml:space="preserve"> </w:t>
      </w:r>
      <w:r w:rsidRPr="00C75C07">
        <w:rPr>
          <w:rFonts w:eastAsia="Calibri" w:cs="Times New Roman"/>
        </w:rPr>
        <w:t>svojih</w:t>
      </w:r>
      <w:r w:rsidRPr="00C75C07">
        <w:rPr>
          <w:rFonts w:eastAsia="Calibri" w:cs="Times New Roman"/>
          <w:spacing w:val="-2"/>
        </w:rPr>
        <w:t xml:space="preserve"> </w:t>
      </w:r>
      <w:r w:rsidRPr="00C75C07">
        <w:rPr>
          <w:rFonts w:eastAsia="Calibri" w:cs="Times New Roman"/>
          <w:spacing w:val="-1"/>
        </w:rPr>
        <w:t>osebnih</w:t>
      </w:r>
      <w:r w:rsidRPr="00C75C07">
        <w:rPr>
          <w:rFonts w:eastAsia="Calibri" w:cs="Times New Roman"/>
          <w:spacing w:val="-4"/>
        </w:rPr>
        <w:t xml:space="preserve"> </w:t>
      </w:r>
      <w:r w:rsidRPr="00C75C07">
        <w:rPr>
          <w:rFonts w:eastAsia="Calibri" w:cs="Times New Roman"/>
          <w:spacing w:val="-1"/>
        </w:rPr>
        <w:t>podatkov,</w:t>
      </w:r>
      <w:r w:rsidRPr="00C75C07">
        <w:rPr>
          <w:rFonts w:eastAsia="Calibri" w:cs="Times New Roman"/>
          <w:spacing w:val="-4"/>
        </w:rPr>
        <w:t xml:space="preserve"> </w:t>
      </w:r>
      <w:r w:rsidRPr="00C75C07">
        <w:rPr>
          <w:rFonts w:eastAsia="Calibri" w:cs="Times New Roman"/>
        </w:rPr>
        <w:t>ki</w:t>
      </w:r>
      <w:r w:rsidRPr="00C75C07">
        <w:rPr>
          <w:rFonts w:eastAsia="Calibri" w:cs="Times New Roman"/>
          <w:spacing w:val="1"/>
        </w:rPr>
        <w:t xml:space="preserve"> </w:t>
      </w:r>
      <w:r w:rsidRPr="00C75C07">
        <w:rPr>
          <w:rFonts w:eastAsia="Calibri" w:cs="Times New Roman"/>
          <w:spacing w:val="-1"/>
        </w:rPr>
        <w:t>so</w:t>
      </w:r>
      <w:r w:rsidRPr="00C75C07">
        <w:rPr>
          <w:rFonts w:eastAsia="Calibri" w:cs="Times New Roman"/>
          <w:spacing w:val="-2"/>
        </w:rPr>
        <w:t xml:space="preserve"> </w:t>
      </w:r>
      <w:r w:rsidRPr="00C75C07">
        <w:rPr>
          <w:rFonts w:eastAsia="Calibri" w:cs="Times New Roman"/>
          <w:spacing w:val="-1"/>
        </w:rPr>
        <w:t>navedeni</w:t>
      </w:r>
      <w:r w:rsidRPr="00C75C07">
        <w:rPr>
          <w:rFonts w:eastAsia="Calibri" w:cs="Times New Roman"/>
          <w:spacing w:val="1"/>
        </w:rPr>
        <w:t xml:space="preserve"> </w:t>
      </w:r>
      <w:r w:rsidRPr="00C75C07">
        <w:rPr>
          <w:rFonts w:eastAsia="Calibri" w:cs="Times New Roman"/>
        </w:rPr>
        <w:t xml:space="preserve">v </w:t>
      </w:r>
      <w:r w:rsidRPr="00C75C07">
        <w:rPr>
          <w:rFonts w:eastAsia="Calibri" w:cs="Times New Roman"/>
          <w:spacing w:val="-1"/>
        </w:rPr>
        <w:t xml:space="preserve">zaključnem </w:t>
      </w:r>
      <w:r w:rsidRPr="00C75C07">
        <w:rPr>
          <w:rFonts w:eastAsia="Calibri" w:cs="Times New Roman"/>
        </w:rPr>
        <w:t>delu</w:t>
      </w:r>
      <w:r w:rsidRPr="00C75C07">
        <w:rPr>
          <w:rFonts w:eastAsia="Calibri" w:cs="Times New Roman"/>
          <w:spacing w:val="-2"/>
        </w:rPr>
        <w:t xml:space="preserve"> </w:t>
      </w:r>
      <w:r w:rsidRPr="00C75C07">
        <w:rPr>
          <w:rFonts w:eastAsia="Calibri" w:cs="Times New Roman"/>
          <w:spacing w:val="1"/>
        </w:rPr>
        <w:t>in</w:t>
      </w:r>
      <w:r w:rsidRPr="00C75C07">
        <w:rPr>
          <w:rFonts w:eastAsia="Calibri" w:cs="Times New Roman"/>
          <w:spacing w:val="-2"/>
        </w:rPr>
        <w:t xml:space="preserve"> </w:t>
      </w:r>
      <w:r w:rsidRPr="00C75C07">
        <w:rPr>
          <w:rFonts w:eastAsia="Calibri" w:cs="Times New Roman"/>
          <w:spacing w:val="-1"/>
        </w:rPr>
        <w:t>tej</w:t>
      </w:r>
      <w:r w:rsidRPr="00C75C07">
        <w:rPr>
          <w:rFonts w:eastAsia="Calibri" w:cs="Times New Roman"/>
          <w:spacing w:val="-2"/>
        </w:rPr>
        <w:t xml:space="preserve"> </w:t>
      </w:r>
      <w:r w:rsidRPr="00C75C07">
        <w:rPr>
          <w:rFonts w:eastAsia="Calibri" w:cs="Times New Roman"/>
        </w:rPr>
        <w:t>izjavi,</w:t>
      </w:r>
      <w:r w:rsidRPr="00C75C07">
        <w:rPr>
          <w:rFonts w:eastAsia="Calibri" w:cs="Times New Roman"/>
          <w:spacing w:val="-5"/>
        </w:rPr>
        <w:t xml:space="preserve"> </w:t>
      </w:r>
      <w:r w:rsidRPr="00C75C07">
        <w:rPr>
          <w:rFonts w:eastAsia="Calibri" w:cs="Times New Roman"/>
          <w:spacing w:val="-1"/>
        </w:rPr>
        <w:t>skupaj</w:t>
      </w:r>
      <w:r w:rsidRPr="00C75C07">
        <w:rPr>
          <w:rFonts w:eastAsia="Calibri" w:cs="Times New Roman"/>
          <w:spacing w:val="-2"/>
        </w:rPr>
        <w:t xml:space="preserve"> </w:t>
      </w:r>
      <w:r w:rsidRPr="00C75C07">
        <w:rPr>
          <w:rFonts w:eastAsia="Calibri" w:cs="Times New Roman"/>
        </w:rPr>
        <w:t>z</w:t>
      </w:r>
      <w:r w:rsidRPr="00C75C07">
        <w:rPr>
          <w:rFonts w:eastAsia="Calibri" w:cs="Times New Roman"/>
          <w:spacing w:val="71"/>
        </w:rPr>
        <w:t xml:space="preserve"> </w:t>
      </w:r>
      <w:r w:rsidRPr="00C75C07">
        <w:rPr>
          <w:rFonts w:eastAsia="Calibri" w:cs="Times New Roman"/>
          <w:spacing w:val="-1"/>
        </w:rPr>
        <w:t>objavo</w:t>
      </w:r>
      <w:r w:rsidRPr="00C75C07">
        <w:rPr>
          <w:rFonts w:eastAsia="Calibri" w:cs="Times New Roman"/>
          <w:spacing w:val="45"/>
        </w:rPr>
        <w:t xml:space="preserve"> </w:t>
      </w:r>
      <w:r w:rsidRPr="00C75C07">
        <w:rPr>
          <w:rFonts w:eastAsia="Calibri" w:cs="Times New Roman"/>
          <w:spacing w:val="-1"/>
        </w:rPr>
        <w:t>zaključnega</w:t>
      </w:r>
      <w:r w:rsidRPr="00C75C07">
        <w:rPr>
          <w:rFonts w:eastAsia="Calibri" w:cs="Times New Roman"/>
          <w:spacing w:val="-2"/>
        </w:rPr>
        <w:t xml:space="preserve"> </w:t>
      </w:r>
      <w:r w:rsidRPr="00C75C07">
        <w:rPr>
          <w:rFonts w:eastAsia="Calibri" w:cs="Times New Roman"/>
          <w:spacing w:val="-1"/>
        </w:rPr>
        <w:t>dela</w:t>
      </w:r>
      <w:r>
        <w:rPr>
          <w:rFonts w:eastAsia="Calibri" w:cs="Times New Roman"/>
          <w:spacing w:val="-1"/>
        </w:rPr>
        <w:t>.</w:t>
      </w:r>
    </w:p>
    <w:p w14:paraId="2E9F2E4D" w14:textId="77777777" w:rsidR="003F703F" w:rsidRPr="004C406B" w:rsidRDefault="003F703F" w:rsidP="003F703F">
      <w:pPr>
        <w:widowControl w:val="0"/>
        <w:spacing w:before="3" w:line="240" w:lineRule="auto"/>
        <w:jc w:val="left"/>
        <w:rPr>
          <w:rFonts w:eastAsia="Calibri" w:cs="Calibri"/>
          <w:sz w:val="20"/>
          <w:szCs w:val="20"/>
        </w:rPr>
      </w:pPr>
    </w:p>
    <w:p w14:paraId="2BC0146B" w14:textId="77777777" w:rsidR="003F703F" w:rsidRPr="00C75C07" w:rsidRDefault="003F703F" w:rsidP="003F703F">
      <w:pPr>
        <w:widowControl w:val="0"/>
        <w:spacing w:line="30" w:lineRule="atLeast"/>
        <w:jc w:val="left"/>
        <w:rPr>
          <w:rFonts w:eastAsia="Calibri" w:cs="Calibri"/>
          <w:sz w:val="3"/>
          <w:szCs w:val="3"/>
        </w:rPr>
      </w:pPr>
      <w:r>
        <w:rPr>
          <w:noProof/>
        </w:rPr>
        <mc:AlternateContent>
          <mc:Choice Requires="wpg">
            <w:drawing>
              <wp:inline distT="0" distB="0" distL="0" distR="0" wp14:anchorId="5DEE394A" wp14:editId="1718A9C5">
                <wp:extent cx="5760085" cy="107950"/>
                <wp:effectExtent l="0" t="0" r="0" b="0"/>
                <wp:docPr id="520716653" name="Skupina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085" cy="107950"/>
                          <a:chOff x="0" y="0"/>
                          <a:chExt cx="9161" cy="31"/>
                        </a:xfrm>
                      </wpg:grpSpPr>
                      <wpg:grpSp>
                        <wpg:cNvPr id="2055003657" name="Group 52"/>
                        <wpg:cNvGrpSpPr>
                          <a:grpSpLocks/>
                        </wpg:cNvGrpSpPr>
                        <wpg:grpSpPr bwMode="auto">
                          <a:xfrm>
                            <a:off x="15" y="15"/>
                            <a:ext cx="9130" cy="2"/>
                            <a:chOff x="15" y="15"/>
                            <a:chExt cx="9130" cy="2"/>
                          </a:xfrm>
                        </wpg:grpSpPr>
                        <wps:wsp>
                          <wps:cNvPr id="1758225914" name="Freeform 53"/>
                          <wps:cNvSpPr>
                            <a:spLocks/>
                          </wps:cNvSpPr>
                          <wps:spPr bwMode="auto">
                            <a:xfrm>
                              <a:off x="15" y="15"/>
                              <a:ext cx="9130" cy="2"/>
                            </a:xfrm>
                            <a:custGeom>
                              <a:avLst/>
                              <a:gdLst>
                                <a:gd name="T0" fmla="+- 0 15 15"/>
                                <a:gd name="T1" fmla="*/ T0 w 9130"/>
                                <a:gd name="T2" fmla="+- 0 9145 15"/>
                                <a:gd name="T3" fmla="*/ T2 w 9130"/>
                              </a:gdLst>
                              <a:ahLst/>
                              <a:cxnLst>
                                <a:cxn ang="0">
                                  <a:pos x="T1" y="0"/>
                                </a:cxn>
                                <a:cxn ang="0">
                                  <a:pos x="T3" y="0"/>
                                </a:cxn>
                              </a:cxnLst>
                              <a:rect l="0" t="0" r="r" b="b"/>
                              <a:pathLst>
                                <a:path w="9130">
                                  <a:moveTo>
                                    <a:pt x="0" y="0"/>
                                  </a:moveTo>
                                  <a:lnTo>
                                    <a:pt x="913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92CEF2C" id="Skupina 81" o:spid="_x0000_s1026" style="width:453.55pt;height:8.5pt;mso-position-horizontal-relative:char;mso-position-vertical-relative:line" coordsize="916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">
                <v:group id="Group 52" o:spid="_x0000_s1027" style="position:absolute;left:15;top:15;width:9130;height:2" coordorigin="15,15"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">
                  <v:shape id="Freeform 53" o:spid="_x0000_s1028" style="position:absolute;left:15;top:15;width:9130;height:2;visibility:visible;mso-wrap-style:square;v-text-anchor:top"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" path="m,l9130,e" filled="f" strokeweight="1.54pt">
                    <v:path arrowok="t" o:connecttype="custom" o:connectlocs="0,0;9130,0" o:connectangles="0,0"/>
                  </v:shape>
                </v:group>
                <w10:anchorlock/>
              </v:group>
            </w:pict>
          </mc:Fallback>
        </mc:AlternateContent>
      </w:r>
    </w:p>
    <w:p w14:paraId="02DC1B8D" w14:textId="77777777" w:rsidR="003F703F" w:rsidRPr="00C75C07" w:rsidRDefault="003F703F" w:rsidP="003F703F">
      <w:pPr>
        <w:widowControl w:val="0"/>
        <w:spacing w:before="2" w:line="240" w:lineRule="auto"/>
        <w:jc w:val="left"/>
        <w:rPr>
          <w:rFonts w:eastAsia="Calibri" w:cs="Calibri"/>
          <w:sz w:val="15"/>
          <w:szCs w:val="15"/>
        </w:rPr>
      </w:pPr>
    </w:p>
    <w:p w14:paraId="5119990F" w14:textId="2E2C4719" w:rsidR="003F703F" w:rsidRPr="00C75C07" w:rsidRDefault="003F703F" w:rsidP="003F703F">
      <w:pPr>
        <w:widowControl w:val="0"/>
        <w:tabs>
          <w:tab w:val="left" w:pos="7475"/>
        </w:tabs>
        <w:spacing w:before="68" w:line="240" w:lineRule="auto"/>
        <w:ind w:left="155"/>
        <w:jc w:val="left"/>
        <w:rPr>
          <w:rFonts w:eastAsia="Calibri" w:cs="Times New Roman"/>
        </w:rPr>
      </w:pPr>
      <w:r w:rsidRPr="00C75C07">
        <w:rPr>
          <w:rFonts w:eastAsia="Calibri" w:cs="Times New Roman"/>
          <w:spacing w:val="-1"/>
        </w:rPr>
        <w:t>Uveljavljam</w:t>
      </w:r>
      <w:r w:rsidRPr="00C75C07">
        <w:rPr>
          <w:rFonts w:eastAsia="Calibri" w:cs="Times New Roman"/>
        </w:rPr>
        <w:t xml:space="preserve"> </w:t>
      </w:r>
      <w:r w:rsidRPr="00C75C07">
        <w:rPr>
          <w:rFonts w:eastAsia="Calibri" w:cs="Times New Roman"/>
          <w:spacing w:val="-1"/>
        </w:rPr>
        <w:t>permisivnejšo</w:t>
      </w:r>
      <w:r w:rsidRPr="00C75C07">
        <w:rPr>
          <w:rFonts w:eastAsia="Calibri" w:cs="Times New Roman"/>
          <w:spacing w:val="-3"/>
        </w:rPr>
        <w:t xml:space="preserve"> </w:t>
      </w:r>
      <w:r w:rsidRPr="00C75C07">
        <w:rPr>
          <w:rFonts w:eastAsia="Calibri" w:cs="Times New Roman"/>
          <w:spacing w:val="-1"/>
        </w:rPr>
        <w:t>obliko</w:t>
      </w:r>
      <w:r w:rsidRPr="00C75C07">
        <w:rPr>
          <w:rFonts w:eastAsia="Calibri" w:cs="Times New Roman"/>
          <w:spacing w:val="-3"/>
        </w:rPr>
        <w:t xml:space="preserve"> </w:t>
      </w:r>
      <w:r w:rsidRPr="00C75C07">
        <w:rPr>
          <w:rFonts w:eastAsia="Calibri" w:cs="Times New Roman"/>
          <w:spacing w:val="-1"/>
        </w:rPr>
        <w:t>licence</w:t>
      </w:r>
      <w:r w:rsidRPr="00C75C07">
        <w:rPr>
          <w:rFonts w:eastAsia="Calibri" w:cs="Times New Roman"/>
          <w:spacing w:val="-2"/>
        </w:rPr>
        <w:t xml:space="preserve"> </w:t>
      </w:r>
      <w:r w:rsidRPr="00C75C07">
        <w:rPr>
          <w:rFonts w:eastAsia="Calibri" w:cs="Times New Roman"/>
          <w:spacing w:val="-1"/>
        </w:rPr>
        <w:t>Creative</w:t>
      </w:r>
      <w:r w:rsidRPr="00C75C07">
        <w:rPr>
          <w:rFonts w:eastAsia="Calibri" w:cs="Times New Roman"/>
          <w:spacing w:val="-2"/>
        </w:rPr>
        <w:t xml:space="preserve"> Commons</w:t>
      </w:r>
      <w:r w:rsidRPr="00472411">
        <w:rPr>
          <w:rFonts w:eastAsia="Calibri" w:cs="Times New Roman"/>
          <w:spacing w:val="-2"/>
        </w:rPr>
        <w:t>:</w:t>
      </w:r>
      <w:r w:rsidR="00472411" w:rsidRPr="00472411">
        <w:rPr>
          <w:rFonts w:eastAsia="Calibri" w:cs="Times New Roman"/>
          <w:spacing w:val="-2"/>
        </w:rPr>
        <w:t xml:space="preserve"> </w:t>
      </w:r>
      <w:r w:rsidR="00472411" w:rsidRPr="00472411">
        <w:rPr>
          <w:rFonts w:ascii="Times New Roman" w:eastAsia="Calibri" w:hAnsi="Times New Roman" w:cs="Times New Roman"/>
          <w:spacing w:val="-2"/>
          <w:u w:color="000000"/>
        </w:rPr>
        <w:t>CC BY-NC-ND 4.0</w:t>
      </w:r>
    </w:p>
    <w:p w14:paraId="5E11AE10" w14:textId="5A9C9DF1" w:rsidR="003F703F" w:rsidRPr="00C75C07" w:rsidRDefault="003F703F" w:rsidP="003F703F">
      <w:pPr>
        <w:widowControl w:val="0"/>
        <w:spacing w:line="240" w:lineRule="auto"/>
        <w:jc w:val="left"/>
        <w:rPr>
          <w:rFonts w:eastAsia="Calibri" w:cs="Calibri"/>
          <w:sz w:val="20"/>
          <w:szCs w:val="20"/>
        </w:rPr>
      </w:pPr>
    </w:p>
    <w:p w14:paraId="48C50741" w14:textId="5E4AE3FE" w:rsidR="003F703F" w:rsidRPr="003F703F" w:rsidRDefault="003F703F" w:rsidP="003F703F">
      <w:pPr>
        <w:widowControl w:val="0"/>
        <w:spacing w:line="30" w:lineRule="atLeast"/>
        <w:jc w:val="left"/>
        <w:rPr>
          <w:rFonts w:eastAsia="Calibri" w:cs="Calibri"/>
          <w:sz w:val="3"/>
          <w:szCs w:val="3"/>
        </w:rPr>
      </w:pPr>
      <w:r>
        <w:rPr>
          <w:noProof/>
        </w:rPr>
        <mc:AlternateContent>
          <mc:Choice Requires="wpg">
            <w:drawing>
              <wp:inline distT="0" distB="0" distL="0" distR="0" wp14:anchorId="2835B4E6" wp14:editId="3CCBCEE5">
                <wp:extent cx="5760085" cy="107950"/>
                <wp:effectExtent l="0" t="0" r="0" b="0"/>
                <wp:docPr id="8" name="Skupina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0085" cy="107950"/>
                          <a:chOff x="0" y="0"/>
                          <a:chExt cx="9161" cy="31"/>
                        </a:xfrm>
                      </wpg:grpSpPr>
                      <wpg:grpSp>
                        <wpg:cNvPr id="9" name="Group 49"/>
                        <wpg:cNvGrpSpPr>
                          <a:grpSpLocks/>
                        </wpg:cNvGrpSpPr>
                        <wpg:grpSpPr bwMode="auto">
                          <a:xfrm>
                            <a:off x="15" y="15"/>
                            <a:ext cx="9130" cy="2"/>
                            <a:chOff x="15" y="15"/>
                            <a:chExt cx="9130" cy="2"/>
                          </a:xfrm>
                        </wpg:grpSpPr>
                        <wps:wsp>
                          <wps:cNvPr id="10" name="Freeform 50"/>
                          <wps:cNvSpPr>
                            <a:spLocks/>
                          </wps:cNvSpPr>
                          <wps:spPr bwMode="auto">
                            <a:xfrm>
                              <a:off x="15" y="15"/>
                              <a:ext cx="9130" cy="2"/>
                            </a:xfrm>
                            <a:custGeom>
                              <a:avLst/>
                              <a:gdLst>
                                <a:gd name="T0" fmla="+- 0 15 15"/>
                                <a:gd name="T1" fmla="*/ T0 w 9130"/>
                                <a:gd name="T2" fmla="+- 0 9145 15"/>
                                <a:gd name="T3" fmla="*/ T2 w 9130"/>
                              </a:gdLst>
                              <a:ahLst/>
                              <a:cxnLst>
                                <a:cxn ang="0">
                                  <a:pos x="T1" y="0"/>
                                </a:cxn>
                                <a:cxn ang="0">
                                  <a:pos x="T3" y="0"/>
                                </a:cxn>
                              </a:cxnLst>
                              <a:rect l="0" t="0" r="r" b="b"/>
                              <a:pathLst>
                                <a:path w="9130">
                                  <a:moveTo>
                                    <a:pt x="0" y="0"/>
                                  </a:moveTo>
                                  <a:lnTo>
                                    <a:pt x="9130" y="0"/>
                                  </a:lnTo>
                                </a:path>
                              </a:pathLst>
                            </a:custGeom>
                            <a:noFill/>
                            <a:ln w="1955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0624FF3E" id="Skupina 78" o:spid="_x0000_s1026" style="width:453.55pt;height:8.5pt;mso-position-horizontal-relative:char;mso-position-vertical-relative:line" coordsize="916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">
                <v:group id="Group 49" o:spid="_x0000_s1027" style="position:absolute;left:15;top:15;width:9130;height:2" coordorigin="15,15"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50" o:spid="_x0000_s1028" style="position:absolute;left:15;top:15;width:9130;height:2;visibility:visible;mso-wrap-style:square;v-text-anchor:top" coordsize="91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" path="m,l9130,e" filled="f" strokeweight="1.54pt">
                    <v:path arrowok="t" o:connecttype="custom" o:connectlocs="0,0;9130,0" o:connectangles="0,0"/>
                  </v:shape>
                </v:group>
                <w10:anchorlock/>
              </v:group>
            </w:pict>
          </mc:Fallback>
        </mc:AlternateContent>
      </w:r>
    </w:p>
    <w:p w14:paraId="49B42513" w14:textId="77777777" w:rsidR="003F703F" w:rsidRPr="00C75C07" w:rsidRDefault="003F703F" w:rsidP="003F703F">
      <w:pPr>
        <w:widowControl w:val="0"/>
        <w:spacing w:before="2" w:line="240" w:lineRule="auto"/>
        <w:jc w:val="left"/>
        <w:rPr>
          <w:rFonts w:eastAsia="Calibri" w:cs="Calibri"/>
        </w:rPr>
      </w:pPr>
    </w:p>
    <w:p w14:paraId="1EFF294A" w14:textId="4DD06651" w:rsidR="003F703F" w:rsidRPr="00C75C07" w:rsidRDefault="003F703F" w:rsidP="003F703F">
      <w:pPr>
        <w:widowControl w:val="0"/>
        <w:tabs>
          <w:tab w:val="left" w:pos="5829"/>
        </w:tabs>
        <w:spacing w:before="56" w:line="240" w:lineRule="auto"/>
        <w:ind w:left="155"/>
        <w:jc w:val="left"/>
        <w:rPr>
          <w:rFonts w:eastAsia="Calibri" w:cs="Times New Roman"/>
        </w:rPr>
      </w:pPr>
      <w:r>
        <w:rPr>
          <w:rFonts w:eastAsia="Calibri" w:cs="Times New Roman"/>
          <w:spacing w:val="-2"/>
        </w:rPr>
        <w:t>Kraj in datum</w:t>
      </w:r>
      <w:r w:rsidRPr="00C75C07">
        <w:rPr>
          <w:rFonts w:eastAsia="Calibri" w:cs="Times New Roman"/>
          <w:spacing w:val="-1"/>
        </w:rPr>
        <w:t>:</w:t>
      </w:r>
      <w:r w:rsidRPr="00C75C07">
        <w:rPr>
          <w:rFonts w:eastAsia="Calibri" w:cs="Times New Roman"/>
          <w:spacing w:val="-1"/>
        </w:rPr>
        <w:tab/>
        <w:t>Podpis</w:t>
      </w:r>
      <w:r w:rsidRPr="00C75C07">
        <w:rPr>
          <w:rFonts w:eastAsia="Calibri" w:cs="Times New Roman"/>
          <w:spacing w:val="-2"/>
        </w:rPr>
        <w:t xml:space="preserve"> </w:t>
      </w:r>
      <w:r w:rsidRPr="00C75C07">
        <w:rPr>
          <w:rFonts w:eastAsia="Calibri" w:cs="Times New Roman"/>
          <w:spacing w:val="-1"/>
        </w:rPr>
        <w:t>študent‐a/‐ke:</w:t>
      </w:r>
    </w:p>
    <w:p w14:paraId="3DDFB820" w14:textId="4EF21514" w:rsidR="003F703F" w:rsidRPr="00C75C07" w:rsidRDefault="0031143A" w:rsidP="003F703F">
      <w:pPr>
        <w:widowControl w:val="0"/>
        <w:spacing w:line="240" w:lineRule="auto"/>
        <w:jc w:val="left"/>
        <w:rPr>
          <w:rFonts w:eastAsia="Calibri" w:cs="Calibri"/>
          <w:sz w:val="20"/>
          <w:szCs w:val="20"/>
        </w:rPr>
      </w:pPr>
      <w:r>
        <w:rPr>
          <w:rFonts w:ascii="Times New Roman" w:eastAsia="Calibri" w:hAnsi="Times New Roman" w:cs="Times New Roman"/>
          <w:noProof/>
          <w:spacing w:val="-2"/>
          <w:u w:color="000000"/>
        </w:rPr>
        <w:drawing>
          <wp:anchor distT="0" distB="0" distL="114300" distR="114300" simplePos="0" relativeHeight="251671040" behindDoc="1" locked="0" layoutInCell="1" allowOverlap="1" wp14:anchorId="18B16D6D" wp14:editId="54A9EAF9">
            <wp:simplePos x="0" y="0"/>
            <wp:positionH relativeFrom="column">
              <wp:posOffset>4122420</wp:posOffset>
            </wp:positionH>
            <wp:positionV relativeFrom="paragraph">
              <wp:posOffset>83821</wp:posOffset>
            </wp:positionV>
            <wp:extent cx="595572" cy="482600"/>
            <wp:effectExtent l="0" t="0" r="0" b="0"/>
            <wp:wrapNone/>
            <wp:docPr id="1451914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9696" cy="4859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A77EF6" w14:textId="6C879D70" w:rsidR="003F703F" w:rsidRPr="00C75C07" w:rsidRDefault="00404D47" w:rsidP="003F703F">
      <w:pPr>
        <w:widowControl w:val="0"/>
        <w:spacing w:before="3" w:line="240" w:lineRule="auto"/>
        <w:jc w:val="left"/>
        <w:rPr>
          <w:rFonts w:eastAsia="Calibri" w:cs="Calibri"/>
          <w:sz w:val="21"/>
          <w:szCs w:val="21"/>
        </w:rPr>
      </w:pPr>
      <w:r>
        <w:rPr>
          <w:rFonts w:eastAsia="Calibri" w:cs="Calibri"/>
          <w:sz w:val="21"/>
          <w:szCs w:val="21"/>
        </w:rPr>
        <w:t xml:space="preserve">   Maribor, 16. 6. 2026</w:t>
      </w:r>
    </w:p>
    <w:p w14:paraId="16BE8D52" w14:textId="77777777" w:rsidR="003F703F" w:rsidRPr="00C75C07" w:rsidRDefault="003F703F" w:rsidP="003F703F">
      <w:pPr>
        <w:widowControl w:val="0"/>
        <w:spacing w:line="20" w:lineRule="atLeast"/>
        <w:ind w:left="5630"/>
        <w:jc w:val="left"/>
        <w:rPr>
          <w:rFonts w:eastAsia="Calibri" w:cs="Calibri"/>
          <w:sz w:val="2"/>
          <w:szCs w:val="2"/>
        </w:rPr>
      </w:pPr>
    </w:p>
    <w:p w14:paraId="2740301F" w14:textId="77777777" w:rsidR="003F703F" w:rsidRPr="00C75C07" w:rsidRDefault="003F703F" w:rsidP="003F703F">
      <w:pPr>
        <w:widowControl w:val="0"/>
        <w:spacing w:line="20" w:lineRule="atLeast"/>
        <w:ind w:left="5630"/>
        <w:jc w:val="left"/>
        <w:rPr>
          <w:rFonts w:eastAsia="Calibri" w:cs="Calibri"/>
          <w:sz w:val="2"/>
          <w:szCs w:val="2"/>
        </w:rPr>
      </w:pPr>
    </w:p>
    <w:p w14:paraId="6482EAFA" w14:textId="77777777" w:rsidR="003F703F" w:rsidRPr="00C75C07" w:rsidRDefault="003F703F" w:rsidP="003F703F">
      <w:pPr>
        <w:widowControl w:val="0"/>
        <w:spacing w:line="20" w:lineRule="atLeast"/>
        <w:ind w:left="5630"/>
        <w:jc w:val="left"/>
        <w:rPr>
          <w:rFonts w:eastAsia="Calibri" w:cs="Calibri"/>
          <w:sz w:val="2"/>
          <w:szCs w:val="2"/>
        </w:rPr>
      </w:pPr>
    </w:p>
    <w:p w14:paraId="30C9C696" w14:textId="77777777" w:rsidR="006D00FA" w:rsidRDefault="002B38D9" w:rsidP="002467D3">
      <w:pPr>
        <w:spacing w:before="240"/>
        <w:rPr>
          <w:noProof/>
        </w:rPr>
      </w:pPr>
      <w:r w:rsidRPr="00A00CA1">
        <w:rPr>
          <w:b/>
          <w:sz w:val="36"/>
          <w:szCs w:val="36"/>
        </w:rPr>
        <w:lastRenderedPageBreak/>
        <w:t>KAZALO</w:t>
      </w:r>
      <w:r w:rsidRPr="00A00CA1">
        <w:rPr>
          <w:rStyle w:val="Krepko"/>
          <w:rFonts w:ascii="Arial" w:hAnsi="Arial" w:cs="Arial"/>
          <w:b w:val="0"/>
          <w:bCs w:val="0"/>
          <w:caps/>
          <w:sz w:val="28"/>
          <w:szCs w:val="28"/>
        </w:rPr>
        <w:fldChar w:fldCharType="begin"/>
      </w:r>
      <w:r w:rsidRPr="00A00CA1">
        <w:rPr>
          <w:rStyle w:val="Krepko"/>
          <w:rFonts w:ascii="Arial" w:hAnsi="Arial" w:cs="Arial"/>
        </w:rPr>
        <w:instrText xml:space="preserve"> TOC \o "1-4" \u </w:instrText>
      </w:r>
      <w:r w:rsidRPr="00A00CA1">
        <w:rPr>
          <w:rStyle w:val="Krepko"/>
          <w:rFonts w:ascii="Arial" w:hAnsi="Arial" w:cs="Arial"/>
          <w:b w:val="0"/>
          <w:bCs w:val="0"/>
          <w:caps/>
          <w:sz w:val="28"/>
          <w:szCs w:val="28"/>
        </w:rPr>
        <w:fldChar w:fldCharType="separate"/>
      </w:r>
    </w:p>
    <w:p w14:paraId="47D4264F" w14:textId="599D28D8" w:rsidR="006D00FA" w:rsidRDefault="006D00FA">
      <w:pPr>
        <w:pStyle w:val="Kazalovsebine1"/>
        <w:rPr>
          <w:rFonts w:asciiTheme="minorHAnsi" w:eastAsiaTheme="minorEastAsia" w:hAnsiTheme="minorHAnsi" w:cstheme="minorBidi"/>
          <w:b w:val="0"/>
          <w:bCs w:val="0"/>
          <w:caps w:val="0"/>
          <w:kern w:val="2"/>
          <w:sz w:val="24"/>
          <w:szCs w:val="24"/>
          <w14:ligatures w14:val="standardContextual"/>
        </w:rPr>
      </w:pPr>
      <w:r w:rsidRPr="009F64C6">
        <w:t>1</w:t>
      </w:r>
      <w:r>
        <w:rPr>
          <w:rFonts w:asciiTheme="minorHAnsi" w:eastAsiaTheme="minorEastAsia" w:hAnsiTheme="minorHAnsi" w:cstheme="minorBidi"/>
          <w:b w:val="0"/>
          <w:bCs w:val="0"/>
          <w:caps w:val="0"/>
          <w:kern w:val="2"/>
          <w:sz w:val="24"/>
          <w:szCs w:val="24"/>
          <w14:ligatures w14:val="standardContextual"/>
        </w:rPr>
        <w:tab/>
      </w:r>
      <w:r w:rsidRPr="009F64C6">
        <w:t>UVOD</w:t>
      </w:r>
      <w:r>
        <w:tab/>
      </w:r>
      <w:r>
        <w:fldChar w:fldCharType="begin"/>
      </w:r>
      <w:r>
        <w:instrText xml:space="preserve"> PAGEREF _Toc232940788 \h </w:instrText>
      </w:r>
      <w:r>
        <w:fldChar w:fldCharType="separate"/>
      </w:r>
      <w:r>
        <w:t>1</w:t>
      </w:r>
      <w:r>
        <w:fldChar w:fldCharType="end"/>
      </w:r>
    </w:p>
    <w:p w14:paraId="30CE846C" w14:textId="6E4EEB03"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1.1</w:t>
      </w:r>
      <w:r>
        <w:rPr>
          <w:rFonts w:asciiTheme="minorHAnsi" w:eastAsiaTheme="minorEastAsia" w:hAnsiTheme="minorHAnsi" w:cstheme="minorBidi"/>
          <w:b w:val="0"/>
          <w:bCs w:val="0"/>
          <w:kern w:val="2"/>
          <w:sz w:val="24"/>
          <w:szCs w:val="24"/>
          <w14:ligatures w14:val="standardContextual"/>
        </w:rPr>
        <w:tab/>
      </w:r>
      <w:r>
        <w:t>Opis problema</w:t>
      </w:r>
      <w:r>
        <w:tab/>
      </w:r>
      <w:r>
        <w:fldChar w:fldCharType="begin"/>
      </w:r>
      <w:r>
        <w:instrText xml:space="preserve"> PAGEREF _Toc232940789 \h </w:instrText>
      </w:r>
      <w:r>
        <w:fldChar w:fldCharType="separate"/>
      </w:r>
      <w:r>
        <w:t>1</w:t>
      </w:r>
      <w:r>
        <w:fldChar w:fldCharType="end"/>
      </w:r>
    </w:p>
    <w:p w14:paraId="7DBAEB9D" w14:textId="203DB31E"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1.2</w:t>
      </w:r>
      <w:r>
        <w:rPr>
          <w:rFonts w:asciiTheme="minorHAnsi" w:eastAsiaTheme="minorEastAsia" w:hAnsiTheme="minorHAnsi" w:cstheme="minorBidi"/>
          <w:b w:val="0"/>
          <w:bCs w:val="0"/>
          <w:kern w:val="2"/>
          <w:sz w:val="24"/>
          <w:szCs w:val="24"/>
          <w14:ligatures w14:val="standardContextual"/>
        </w:rPr>
        <w:tab/>
      </w:r>
      <w:r>
        <w:t>Cilji in nameni naloge</w:t>
      </w:r>
      <w:r>
        <w:tab/>
      </w:r>
      <w:r>
        <w:fldChar w:fldCharType="begin"/>
      </w:r>
      <w:r>
        <w:instrText xml:space="preserve"> PAGEREF _Toc232940790 \h </w:instrText>
      </w:r>
      <w:r>
        <w:fldChar w:fldCharType="separate"/>
      </w:r>
      <w:r>
        <w:t>2</w:t>
      </w:r>
      <w:r>
        <w:fldChar w:fldCharType="end"/>
      </w:r>
    </w:p>
    <w:p w14:paraId="06EDD1B6" w14:textId="6D5E0FFF" w:rsidR="006D00FA" w:rsidRDefault="006D00FA">
      <w:pPr>
        <w:pStyle w:val="Kazalovsebine1"/>
        <w:rPr>
          <w:rFonts w:asciiTheme="minorHAnsi" w:eastAsiaTheme="minorEastAsia" w:hAnsiTheme="minorHAnsi" w:cstheme="minorBidi"/>
          <w:b w:val="0"/>
          <w:bCs w:val="0"/>
          <w:caps w:val="0"/>
          <w:kern w:val="2"/>
          <w:sz w:val="24"/>
          <w:szCs w:val="24"/>
          <w14:ligatures w14:val="standardContextual"/>
        </w:rPr>
      </w:pPr>
      <w:r w:rsidRPr="009F64C6">
        <w:t>2</w:t>
      </w:r>
      <w:r>
        <w:rPr>
          <w:rFonts w:asciiTheme="minorHAnsi" w:eastAsiaTheme="minorEastAsia" w:hAnsiTheme="minorHAnsi" w:cstheme="minorBidi"/>
          <w:b w:val="0"/>
          <w:bCs w:val="0"/>
          <w:caps w:val="0"/>
          <w:kern w:val="2"/>
          <w:sz w:val="24"/>
          <w:szCs w:val="24"/>
          <w14:ligatures w14:val="standardContextual"/>
        </w:rPr>
        <w:tab/>
      </w:r>
      <w:r w:rsidRPr="009F64C6">
        <w:t>OPIS, RAZVOJ IN OPTIMIZACIJA MODELOV</w:t>
      </w:r>
      <w:r>
        <w:tab/>
      </w:r>
      <w:r>
        <w:fldChar w:fldCharType="begin"/>
      </w:r>
      <w:r>
        <w:instrText xml:space="preserve"> PAGEREF _Toc232940791 \h </w:instrText>
      </w:r>
      <w:r>
        <w:fldChar w:fldCharType="separate"/>
      </w:r>
      <w:r>
        <w:t>3</w:t>
      </w:r>
      <w:r>
        <w:fldChar w:fldCharType="end"/>
      </w:r>
    </w:p>
    <w:p w14:paraId="6C92E757" w14:textId="130CA4A8"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2.1</w:t>
      </w:r>
      <w:r>
        <w:rPr>
          <w:rFonts w:asciiTheme="minorHAnsi" w:eastAsiaTheme="minorEastAsia" w:hAnsiTheme="minorHAnsi" w:cstheme="minorBidi"/>
          <w:b w:val="0"/>
          <w:bCs w:val="0"/>
          <w:kern w:val="2"/>
          <w:sz w:val="24"/>
          <w:szCs w:val="24"/>
          <w14:ligatures w14:val="standardContextual"/>
        </w:rPr>
        <w:tab/>
      </w:r>
      <w:r>
        <w:t>Razlike med modeli</w:t>
      </w:r>
      <w:r>
        <w:tab/>
      </w:r>
      <w:r>
        <w:fldChar w:fldCharType="begin"/>
      </w:r>
      <w:r>
        <w:instrText xml:space="preserve"> PAGEREF _Toc232940792 \h </w:instrText>
      </w:r>
      <w:r>
        <w:fldChar w:fldCharType="separate"/>
      </w:r>
      <w:r>
        <w:t>3</w:t>
      </w:r>
      <w:r>
        <w:fldChar w:fldCharType="end"/>
      </w:r>
    </w:p>
    <w:p w14:paraId="5AC1E599" w14:textId="3C519A57"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2.1.1</w:t>
      </w:r>
      <w:r>
        <w:rPr>
          <w:rFonts w:asciiTheme="minorHAnsi" w:eastAsiaTheme="minorEastAsia" w:hAnsiTheme="minorHAnsi" w:cstheme="minorBidi"/>
          <w:noProof/>
          <w:kern w:val="2"/>
          <w:sz w:val="24"/>
          <w:szCs w:val="24"/>
          <w14:ligatures w14:val="standardContextual"/>
        </w:rPr>
        <w:tab/>
      </w:r>
      <w:r>
        <w:rPr>
          <w:noProof/>
        </w:rPr>
        <w:t>2D in 3D pozicija zaznanih sklepnih točk</w:t>
      </w:r>
      <w:r>
        <w:rPr>
          <w:noProof/>
        </w:rPr>
        <w:tab/>
      </w:r>
      <w:r>
        <w:rPr>
          <w:noProof/>
        </w:rPr>
        <w:fldChar w:fldCharType="begin"/>
      </w:r>
      <w:r>
        <w:rPr>
          <w:noProof/>
        </w:rPr>
        <w:instrText xml:space="preserve"> PAGEREF _Toc232940793 \h </w:instrText>
      </w:r>
      <w:r>
        <w:rPr>
          <w:noProof/>
        </w:rPr>
      </w:r>
      <w:r>
        <w:rPr>
          <w:noProof/>
        </w:rPr>
        <w:fldChar w:fldCharType="separate"/>
      </w:r>
      <w:r>
        <w:rPr>
          <w:noProof/>
        </w:rPr>
        <w:t>3</w:t>
      </w:r>
      <w:r>
        <w:rPr>
          <w:noProof/>
        </w:rPr>
        <w:fldChar w:fldCharType="end"/>
      </w:r>
    </w:p>
    <w:p w14:paraId="5B91F51F" w14:textId="4B013356"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2.1.2</w:t>
      </w:r>
      <w:r>
        <w:rPr>
          <w:rFonts w:asciiTheme="minorHAnsi" w:eastAsiaTheme="minorEastAsia" w:hAnsiTheme="minorHAnsi" w:cstheme="minorBidi"/>
          <w:noProof/>
          <w:kern w:val="2"/>
          <w:sz w:val="24"/>
          <w:szCs w:val="24"/>
          <w14:ligatures w14:val="standardContextual"/>
        </w:rPr>
        <w:tab/>
      </w:r>
      <w:r>
        <w:rPr>
          <w:noProof/>
        </w:rPr>
        <w:t>Oblika zaznanih sklepnih točk</w:t>
      </w:r>
      <w:r>
        <w:rPr>
          <w:noProof/>
        </w:rPr>
        <w:tab/>
      </w:r>
      <w:r>
        <w:rPr>
          <w:noProof/>
        </w:rPr>
        <w:fldChar w:fldCharType="begin"/>
      </w:r>
      <w:r>
        <w:rPr>
          <w:noProof/>
        </w:rPr>
        <w:instrText xml:space="preserve"> PAGEREF _Toc232940794 \h </w:instrText>
      </w:r>
      <w:r>
        <w:rPr>
          <w:noProof/>
        </w:rPr>
      </w:r>
      <w:r>
        <w:rPr>
          <w:noProof/>
        </w:rPr>
        <w:fldChar w:fldCharType="separate"/>
      </w:r>
      <w:r>
        <w:rPr>
          <w:noProof/>
        </w:rPr>
        <w:t>4</w:t>
      </w:r>
      <w:r>
        <w:rPr>
          <w:noProof/>
        </w:rPr>
        <w:fldChar w:fldCharType="end"/>
      </w:r>
    </w:p>
    <w:p w14:paraId="09759E9A" w14:textId="1AFB3530"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2.2</w:t>
      </w:r>
      <w:r>
        <w:rPr>
          <w:rFonts w:asciiTheme="minorHAnsi" w:eastAsiaTheme="minorEastAsia" w:hAnsiTheme="minorHAnsi" w:cstheme="minorBidi"/>
          <w:b w:val="0"/>
          <w:bCs w:val="0"/>
          <w:kern w:val="2"/>
          <w:sz w:val="24"/>
          <w:szCs w:val="24"/>
          <w14:ligatures w14:val="standardContextual"/>
        </w:rPr>
        <w:tab/>
      </w:r>
      <w:r>
        <w:t>Izbrani modeli in njihove razlike</w:t>
      </w:r>
      <w:r>
        <w:tab/>
      </w:r>
      <w:r>
        <w:fldChar w:fldCharType="begin"/>
      </w:r>
      <w:r>
        <w:instrText xml:space="preserve"> PAGEREF _Toc232940795 \h </w:instrText>
      </w:r>
      <w:r>
        <w:fldChar w:fldCharType="separate"/>
      </w:r>
      <w:r>
        <w:t>5</w:t>
      </w:r>
      <w:r>
        <w:fldChar w:fldCharType="end"/>
      </w:r>
    </w:p>
    <w:p w14:paraId="0052227C" w14:textId="192E8AB0"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2.2.1</w:t>
      </w:r>
      <w:r>
        <w:rPr>
          <w:rFonts w:asciiTheme="minorHAnsi" w:eastAsiaTheme="minorEastAsia" w:hAnsiTheme="minorHAnsi" w:cstheme="minorBidi"/>
          <w:noProof/>
          <w:kern w:val="2"/>
          <w:sz w:val="24"/>
          <w:szCs w:val="24"/>
          <w14:ligatures w14:val="standardContextual"/>
        </w:rPr>
        <w:tab/>
      </w:r>
      <w:r>
        <w:rPr>
          <w:noProof/>
        </w:rPr>
        <w:t>Pose Landmarker – Mediapipe</w:t>
      </w:r>
      <w:r>
        <w:rPr>
          <w:noProof/>
        </w:rPr>
        <w:tab/>
      </w:r>
      <w:r>
        <w:rPr>
          <w:noProof/>
        </w:rPr>
        <w:fldChar w:fldCharType="begin"/>
      </w:r>
      <w:r>
        <w:rPr>
          <w:noProof/>
        </w:rPr>
        <w:instrText xml:space="preserve"> PAGEREF _Toc232940796 \h </w:instrText>
      </w:r>
      <w:r>
        <w:rPr>
          <w:noProof/>
        </w:rPr>
      </w:r>
      <w:r>
        <w:rPr>
          <w:noProof/>
        </w:rPr>
        <w:fldChar w:fldCharType="separate"/>
      </w:r>
      <w:r>
        <w:rPr>
          <w:noProof/>
        </w:rPr>
        <w:t>5</w:t>
      </w:r>
      <w:r>
        <w:rPr>
          <w:noProof/>
        </w:rPr>
        <w:fldChar w:fldCharType="end"/>
      </w:r>
    </w:p>
    <w:p w14:paraId="6A01ACC9" w14:textId="5C2E1972"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2.2.2</w:t>
      </w:r>
      <w:r>
        <w:rPr>
          <w:rFonts w:asciiTheme="minorHAnsi" w:eastAsiaTheme="minorEastAsia" w:hAnsiTheme="minorHAnsi" w:cstheme="minorBidi"/>
          <w:noProof/>
          <w:kern w:val="2"/>
          <w:sz w:val="24"/>
          <w:szCs w:val="24"/>
          <w14:ligatures w14:val="standardContextual"/>
        </w:rPr>
        <w:tab/>
      </w:r>
      <w:r>
        <w:rPr>
          <w:noProof/>
        </w:rPr>
        <w:t>YOLO11-pose - Ultralytics</w:t>
      </w:r>
      <w:r>
        <w:rPr>
          <w:noProof/>
        </w:rPr>
        <w:tab/>
      </w:r>
      <w:r>
        <w:rPr>
          <w:noProof/>
        </w:rPr>
        <w:fldChar w:fldCharType="begin"/>
      </w:r>
      <w:r>
        <w:rPr>
          <w:noProof/>
        </w:rPr>
        <w:instrText xml:space="preserve"> PAGEREF _Toc232940797 \h </w:instrText>
      </w:r>
      <w:r>
        <w:rPr>
          <w:noProof/>
        </w:rPr>
      </w:r>
      <w:r>
        <w:rPr>
          <w:noProof/>
        </w:rPr>
        <w:fldChar w:fldCharType="separate"/>
      </w:r>
      <w:r>
        <w:rPr>
          <w:noProof/>
        </w:rPr>
        <w:t>8</w:t>
      </w:r>
      <w:r>
        <w:rPr>
          <w:noProof/>
        </w:rPr>
        <w:fldChar w:fldCharType="end"/>
      </w:r>
    </w:p>
    <w:p w14:paraId="5D4E8EA2" w14:textId="7927BFFA"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2.2.3</w:t>
      </w:r>
      <w:r>
        <w:rPr>
          <w:rFonts w:asciiTheme="minorHAnsi" w:eastAsiaTheme="minorEastAsia" w:hAnsiTheme="minorHAnsi" w:cstheme="minorBidi"/>
          <w:noProof/>
          <w:kern w:val="2"/>
          <w:sz w:val="24"/>
          <w:szCs w:val="24"/>
          <w14:ligatures w14:val="standardContextual"/>
        </w:rPr>
        <w:tab/>
      </w:r>
      <w:r>
        <w:rPr>
          <w:noProof/>
        </w:rPr>
        <w:t>PoseNet – Tensorflow.js</w:t>
      </w:r>
      <w:r>
        <w:rPr>
          <w:noProof/>
        </w:rPr>
        <w:tab/>
      </w:r>
      <w:r>
        <w:rPr>
          <w:noProof/>
        </w:rPr>
        <w:fldChar w:fldCharType="begin"/>
      </w:r>
      <w:r>
        <w:rPr>
          <w:noProof/>
        </w:rPr>
        <w:instrText xml:space="preserve"> PAGEREF _Toc232940798 \h </w:instrText>
      </w:r>
      <w:r>
        <w:rPr>
          <w:noProof/>
        </w:rPr>
      </w:r>
      <w:r>
        <w:rPr>
          <w:noProof/>
        </w:rPr>
        <w:fldChar w:fldCharType="separate"/>
      </w:r>
      <w:r>
        <w:rPr>
          <w:noProof/>
        </w:rPr>
        <w:t>11</w:t>
      </w:r>
      <w:r>
        <w:rPr>
          <w:noProof/>
        </w:rPr>
        <w:fldChar w:fldCharType="end"/>
      </w:r>
    </w:p>
    <w:p w14:paraId="29C2CF7E" w14:textId="7156802B"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2.2.4</w:t>
      </w:r>
      <w:r>
        <w:rPr>
          <w:rFonts w:asciiTheme="minorHAnsi" w:eastAsiaTheme="minorEastAsia" w:hAnsiTheme="minorHAnsi" w:cstheme="minorBidi"/>
          <w:noProof/>
          <w:kern w:val="2"/>
          <w:sz w:val="24"/>
          <w:szCs w:val="24"/>
          <w14:ligatures w14:val="standardContextual"/>
        </w:rPr>
        <w:tab/>
      </w:r>
      <w:r>
        <w:rPr>
          <w:noProof/>
        </w:rPr>
        <w:t>MoveNet – Tensorflow.js</w:t>
      </w:r>
      <w:r>
        <w:rPr>
          <w:noProof/>
        </w:rPr>
        <w:tab/>
      </w:r>
      <w:r>
        <w:rPr>
          <w:noProof/>
        </w:rPr>
        <w:fldChar w:fldCharType="begin"/>
      </w:r>
      <w:r>
        <w:rPr>
          <w:noProof/>
        </w:rPr>
        <w:instrText xml:space="preserve"> PAGEREF _Toc232940799 \h </w:instrText>
      </w:r>
      <w:r>
        <w:rPr>
          <w:noProof/>
        </w:rPr>
      </w:r>
      <w:r>
        <w:rPr>
          <w:noProof/>
        </w:rPr>
        <w:fldChar w:fldCharType="separate"/>
      </w:r>
      <w:r>
        <w:rPr>
          <w:noProof/>
        </w:rPr>
        <w:t>13</w:t>
      </w:r>
      <w:r>
        <w:rPr>
          <w:noProof/>
        </w:rPr>
        <w:fldChar w:fldCharType="end"/>
      </w:r>
    </w:p>
    <w:p w14:paraId="319EEB2B" w14:textId="2B64B4E2"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2.2.5</w:t>
      </w:r>
      <w:r>
        <w:rPr>
          <w:rFonts w:asciiTheme="minorHAnsi" w:eastAsiaTheme="minorEastAsia" w:hAnsiTheme="minorHAnsi" w:cstheme="minorBidi"/>
          <w:noProof/>
          <w:kern w:val="2"/>
          <w:sz w:val="24"/>
          <w:szCs w:val="24"/>
          <w14:ligatures w14:val="standardContextual"/>
        </w:rPr>
        <w:tab/>
      </w:r>
      <w:r>
        <w:rPr>
          <w:noProof/>
        </w:rPr>
        <w:t>BlazePose – Tensorflow.js</w:t>
      </w:r>
      <w:r>
        <w:rPr>
          <w:noProof/>
        </w:rPr>
        <w:tab/>
      </w:r>
      <w:r>
        <w:rPr>
          <w:noProof/>
        </w:rPr>
        <w:fldChar w:fldCharType="begin"/>
      </w:r>
      <w:r>
        <w:rPr>
          <w:noProof/>
        </w:rPr>
        <w:instrText xml:space="preserve"> PAGEREF _Toc232940800 \h </w:instrText>
      </w:r>
      <w:r>
        <w:rPr>
          <w:noProof/>
        </w:rPr>
      </w:r>
      <w:r>
        <w:rPr>
          <w:noProof/>
        </w:rPr>
        <w:fldChar w:fldCharType="separate"/>
      </w:r>
      <w:r>
        <w:rPr>
          <w:noProof/>
        </w:rPr>
        <w:t>15</w:t>
      </w:r>
      <w:r>
        <w:rPr>
          <w:noProof/>
        </w:rPr>
        <w:fldChar w:fldCharType="end"/>
      </w:r>
    </w:p>
    <w:p w14:paraId="38B094A8" w14:textId="201AEBCE"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2.3</w:t>
      </w:r>
      <w:r>
        <w:rPr>
          <w:rFonts w:asciiTheme="minorHAnsi" w:eastAsiaTheme="minorEastAsia" w:hAnsiTheme="minorHAnsi" w:cstheme="minorBidi"/>
          <w:b w:val="0"/>
          <w:bCs w:val="0"/>
          <w:kern w:val="2"/>
          <w:sz w:val="24"/>
          <w:szCs w:val="24"/>
          <w14:ligatures w14:val="standardContextual"/>
        </w:rPr>
        <w:tab/>
      </w:r>
      <w:r>
        <w:t>Razvoj in optimizacija izbranih modelov</w:t>
      </w:r>
      <w:r>
        <w:tab/>
      </w:r>
      <w:r>
        <w:fldChar w:fldCharType="begin"/>
      </w:r>
      <w:r>
        <w:instrText xml:space="preserve"> PAGEREF _Toc232940801 \h </w:instrText>
      </w:r>
      <w:r>
        <w:fldChar w:fldCharType="separate"/>
      </w:r>
      <w:r>
        <w:t>16</w:t>
      </w:r>
      <w:r>
        <w:fldChar w:fldCharType="end"/>
      </w:r>
    </w:p>
    <w:p w14:paraId="6943C82C" w14:textId="5CC42A04"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2.3.1</w:t>
      </w:r>
      <w:r>
        <w:rPr>
          <w:rFonts w:asciiTheme="minorHAnsi" w:eastAsiaTheme="minorEastAsia" w:hAnsiTheme="minorHAnsi" w:cstheme="minorBidi"/>
          <w:noProof/>
          <w:kern w:val="2"/>
          <w:sz w:val="24"/>
          <w:szCs w:val="24"/>
          <w14:ligatures w14:val="standardContextual"/>
        </w:rPr>
        <w:tab/>
      </w:r>
      <w:r>
        <w:rPr>
          <w:noProof/>
        </w:rPr>
        <w:t>WebAssembly</w:t>
      </w:r>
      <w:r>
        <w:rPr>
          <w:noProof/>
        </w:rPr>
        <w:tab/>
      </w:r>
      <w:r>
        <w:rPr>
          <w:noProof/>
        </w:rPr>
        <w:fldChar w:fldCharType="begin"/>
      </w:r>
      <w:r>
        <w:rPr>
          <w:noProof/>
        </w:rPr>
        <w:instrText xml:space="preserve"> PAGEREF _Toc232940802 \h </w:instrText>
      </w:r>
      <w:r>
        <w:rPr>
          <w:noProof/>
        </w:rPr>
      </w:r>
      <w:r>
        <w:rPr>
          <w:noProof/>
        </w:rPr>
        <w:fldChar w:fldCharType="separate"/>
      </w:r>
      <w:r>
        <w:rPr>
          <w:noProof/>
        </w:rPr>
        <w:t>17</w:t>
      </w:r>
      <w:r>
        <w:rPr>
          <w:noProof/>
        </w:rPr>
        <w:fldChar w:fldCharType="end"/>
      </w:r>
    </w:p>
    <w:p w14:paraId="68632356" w14:textId="6EA35DF0"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2.3.2</w:t>
      </w:r>
      <w:r>
        <w:rPr>
          <w:rFonts w:asciiTheme="minorHAnsi" w:eastAsiaTheme="minorEastAsia" w:hAnsiTheme="minorHAnsi" w:cstheme="minorBidi"/>
          <w:noProof/>
          <w:kern w:val="2"/>
          <w:sz w:val="24"/>
          <w:szCs w:val="24"/>
          <w14:ligatures w14:val="standardContextual"/>
        </w:rPr>
        <w:tab/>
      </w:r>
      <w:r>
        <w:rPr>
          <w:noProof/>
        </w:rPr>
        <w:t>WebGL</w:t>
      </w:r>
      <w:r>
        <w:rPr>
          <w:noProof/>
        </w:rPr>
        <w:tab/>
      </w:r>
      <w:r>
        <w:rPr>
          <w:noProof/>
        </w:rPr>
        <w:fldChar w:fldCharType="begin"/>
      </w:r>
      <w:r>
        <w:rPr>
          <w:noProof/>
        </w:rPr>
        <w:instrText xml:space="preserve"> PAGEREF _Toc232940803 \h </w:instrText>
      </w:r>
      <w:r>
        <w:rPr>
          <w:noProof/>
        </w:rPr>
      </w:r>
      <w:r>
        <w:rPr>
          <w:noProof/>
        </w:rPr>
        <w:fldChar w:fldCharType="separate"/>
      </w:r>
      <w:r>
        <w:rPr>
          <w:noProof/>
        </w:rPr>
        <w:t>18</w:t>
      </w:r>
      <w:r>
        <w:rPr>
          <w:noProof/>
        </w:rPr>
        <w:fldChar w:fldCharType="end"/>
      </w:r>
    </w:p>
    <w:p w14:paraId="3E4F94E6" w14:textId="1DD2CA33"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2.3.3</w:t>
      </w:r>
      <w:r>
        <w:rPr>
          <w:rFonts w:asciiTheme="minorHAnsi" w:eastAsiaTheme="minorEastAsia" w:hAnsiTheme="minorHAnsi" w:cstheme="minorBidi"/>
          <w:noProof/>
          <w:kern w:val="2"/>
          <w:sz w:val="24"/>
          <w:szCs w:val="24"/>
          <w14:ligatures w14:val="standardContextual"/>
        </w:rPr>
        <w:tab/>
      </w:r>
      <w:r>
        <w:rPr>
          <w:noProof/>
        </w:rPr>
        <w:t>WebGPU</w:t>
      </w:r>
      <w:r>
        <w:rPr>
          <w:noProof/>
        </w:rPr>
        <w:tab/>
      </w:r>
      <w:r>
        <w:rPr>
          <w:noProof/>
        </w:rPr>
        <w:fldChar w:fldCharType="begin"/>
      </w:r>
      <w:r>
        <w:rPr>
          <w:noProof/>
        </w:rPr>
        <w:instrText xml:space="preserve"> PAGEREF _Toc232940804 \h </w:instrText>
      </w:r>
      <w:r>
        <w:rPr>
          <w:noProof/>
        </w:rPr>
      </w:r>
      <w:r>
        <w:rPr>
          <w:noProof/>
        </w:rPr>
        <w:fldChar w:fldCharType="separate"/>
      </w:r>
      <w:r>
        <w:rPr>
          <w:noProof/>
        </w:rPr>
        <w:t>18</w:t>
      </w:r>
      <w:r>
        <w:rPr>
          <w:noProof/>
        </w:rPr>
        <w:fldChar w:fldCharType="end"/>
      </w:r>
    </w:p>
    <w:p w14:paraId="0E1022A9" w14:textId="35D5ED87"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2.3.4</w:t>
      </w:r>
      <w:r>
        <w:rPr>
          <w:rFonts w:asciiTheme="minorHAnsi" w:eastAsiaTheme="minorEastAsia" w:hAnsiTheme="minorHAnsi" w:cstheme="minorBidi"/>
          <w:noProof/>
          <w:kern w:val="2"/>
          <w:sz w:val="24"/>
          <w:szCs w:val="24"/>
          <w14:ligatures w14:val="standardContextual"/>
        </w:rPr>
        <w:tab/>
      </w:r>
      <w:r>
        <w:rPr>
          <w:noProof/>
        </w:rPr>
        <w:t>Izbira in primerjava zaledij</w:t>
      </w:r>
      <w:r>
        <w:rPr>
          <w:noProof/>
        </w:rPr>
        <w:tab/>
      </w:r>
      <w:r>
        <w:rPr>
          <w:noProof/>
        </w:rPr>
        <w:fldChar w:fldCharType="begin"/>
      </w:r>
      <w:r>
        <w:rPr>
          <w:noProof/>
        </w:rPr>
        <w:instrText xml:space="preserve"> PAGEREF _Toc232940805 \h </w:instrText>
      </w:r>
      <w:r>
        <w:rPr>
          <w:noProof/>
        </w:rPr>
      </w:r>
      <w:r>
        <w:rPr>
          <w:noProof/>
        </w:rPr>
        <w:fldChar w:fldCharType="separate"/>
      </w:r>
      <w:r>
        <w:rPr>
          <w:noProof/>
        </w:rPr>
        <w:t>18</w:t>
      </w:r>
      <w:r>
        <w:rPr>
          <w:noProof/>
        </w:rPr>
        <w:fldChar w:fldCharType="end"/>
      </w:r>
    </w:p>
    <w:p w14:paraId="1C0E5E7A" w14:textId="66773025" w:rsidR="006D00FA" w:rsidRDefault="006D00FA">
      <w:pPr>
        <w:pStyle w:val="Kazalovsebine1"/>
        <w:rPr>
          <w:rFonts w:asciiTheme="minorHAnsi" w:eastAsiaTheme="minorEastAsia" w:hAnsiTheme="minorHAnsi" w:cstheme="minorBidi"/>
          <w:b w:val="0"/>
          <w:bCs w:val="0"/>
          <w:caps w:val="0"/>
          <w:kern w:val="2"/>
          <w:sz w:val="24"/>
          <w:szCs w:val="24"/>
          <w14:ligatures w14:val="standardContextual"/>
        </w:rPr>
      </w:pPr>
      <w:r w:rsidRPr="009F64C6">
        <w:t>3</w:t>
      </w:r>
      <w:r>
        <w:rPr>
          <w:rFonts w:asciiTheme="minorHAnsi" w:eastAsiaTheme="minorEastAsia" w:hAnsiTheme="minorHAnsi" w:cstheme="minorBidi"/>
          <w:b w:val="0"/>
          <w:bCs w:val="0"/>
          <w:caps w:val="0"/>
          <w:kern w:val="2"/>
          <w:sz w:val="24"/>
          <w:szCs w:val="24"/>
          <w14:ligatures w14:val="standardContextual"/>
        </w:rPr>
        <w:tab/>
      </w:r>
      <w:r w:rsidRPr="009F64C6">
        <w:t>PRIMERJAVA IN USPEŠNOST IZBRANIH MODELOV</w:t>
      </w:r>
      <w:r>
        <w:tab/>
      </w:r>
      <w:r>
        <w:fldChar w:fldCharType="begin"/>
      </w:r>
      <w:r>
        <w:instrText xml:space="preserve"> PAGEREF _Toc232940806 \h </w:instrText>
      </w:r>
      <w:r>
        <w:fldChar w:fldCharType="separate"/>
      </w:r>
      <w:r>
        <w:t>20</w:t>
      </w:r>
      <w:r>
        <w:fldChar w:fldCharType="end"/>
      </w:r>
    </w:p>
    <w:p w14:paraId="6E4B20D2" w14:textId="6E6FB553"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3.1</w:t>
      </w:r>
      <w:r>
        <w:rPr>
          <w:rFonts w:asciiTheme="minorHAnsi" w:eastAsiaTheme="minorEastAsia" w:hAnsiTheme="minorHAnsi" w:cstheme="minorBidi"/>
          <w:b w:val="0"/>
          <w:bCs w:val="0"/>
          <w:kern w:val="2"/>
          <w:sz w:val="24"/>
          <w:szCs w:val="24"/>
          <w14:ligatures w14:val="standardContextual"/>
        </w:rPr>
        <w:tab/>
      </w:r>
      <w:r>
        <w:t>Merila za primerjavo uspešnosti modelov</w:t>
      </w:r>
      <w:r>
        <w:tab/>
      </w:r>
      <w:r>
        <w:fldChar w:fldCharType="begin"/>
      </w:r>
      <w:r>
        <w:instrText xml:space="preserve"> PAGEREF _Toc232940807 \h </w:instrText>
      </w:r>
      <w:r>
        <w:fldChar w:fldCharType="separate"/>
      </w:r>
      <w:r>
        <w:t>20</w:t>
      </w:r>
      <w:r>
        <w:fldChar w:fldCharType="end"/>
      </w:r>
    </w:p>
    <w:p w14:paraId="53370276" w14:textId="71E9D1D7"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3.1.1</w:t>
      </w:r>
      <w:r>
        <w:rPr>
          <w:rFonts w:asciiTheme="minorHAnsi" w:eastAsiaTheme="minorEastAsia" w:hAnsiTheme="minorHAnsi" w:cstheme="minorBidi"/>
          <w:noProof/>
          <w:kern w:val="2"/>
          <w:sz w:val="24"/>
          <w:szCs w:val="24"/>
          <w14:ligatures w14:val="standardContextual"/>
        </w:rPr>
        <w:tab/>
      </w:r>
      <w:r>
        <w:rPr>
          <w:noProof/>
        </w:rPr>
        <w:t>Zmogljivost izvajanja</w:t>
      </w:r>
      <w:r>
        <w:rPr>
          <w:noProof/>
        </w:rPr>
        <w:tab/>
      </w:r>
      <w:r>
        <w:rPr>
          <w:noProof/>
        </w:rPr>
        <w:fldChar w:fldCharType="begin"/>
      </w:r>
      <w:r>
        <w:rPr>
          <w:noProof/>
        </w:rPr>
        <w:instrText xml:space="preserve"> PAGEREF _Toc232940808 \h </w:instrText>
      </w:r>
      <w:r>
        <w:rPr>
          <w:noProof/>
        </w:rPr>
      </w:r>
      <w:r>
        <w:rPr>
          <w:noProof/>
        </w:rPr>
        <w:fldChar w:fldCharType="separate"/>
      </w:r>
      <w:r>
        <w:rPr>
          <w:noProof/>
        </w:rPr>
        <w:t>20</w:t>
      </w:r>
      <w:r>
        <w:rPr>
          <w:noProof/>
        </w:rPr>
        <w:fldChar w:fldCharType="end"/>
      </w:r>
    </w:p>
    <w:p w14:paraId="0066518C" w14:textId="2CC9DB47"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3.1.2</w:t>
      </w:r>
      <w:r>
        <w:rPr>
          <w:rFonts w:asciiTheme="minorHAnsi" w:eastAsiaTheme="minorEastAsia" w:hAnsiTheme="minorHAnsi" w:cstheme="minorBidi"/>
          <w:noProof/>
          <w:kern w:val="2"/>
          <w:sz w:val="24"/>
          <w:szCs w:val="24"/>
          <w14:ligatures w14:val="standardContextual"/>
        </w:rPr>
        <w:tab/>
      </w:r>
      <w:r>
        <w:rPr>
          <w:noProof/>
        </w:rPr>
        <w:t>Poraba sistemskih virov</w:t>
      </w:r>
      <w:r>
        <w:rPr>
          <w:noProof/>
        </w:rPr>
        <w:tab/>
      </w:r>
      <w:r>
        <w:rPr>
          <w:noProof/>
        </w:rPr>
        <w:fldChar w:fldCharType="begin"/>
      </w:r>
      <w:r>
        <w:rPr>
          <w:noProof/>
        </w:rPr>
        <w:instrText xml:space="preserve"> PAGEREF _Toc232940809 \h </w:instrText>
      </w:r>
      <w:r>
        <w:rPr>
          <w:noProof/>
        </w:rPr>
      </w:r>
      <w:r>
        <w:rPr>
          <w:noProof/>
        </w:rPr>
        <w:fldChar w:fldCharType="separate"/>
      </w:r>
      <w:r>
        <w:rPr>
          <w:noProof/>
        </w:rPr>
        <w:t>20</w:t>
      </w:r>
      <w:r>
        <w:rPr>
          <w:noProof/>
        </w:rPr>
        <w:fldChar w:fldCharType="end"/>
      </w:r>
    </w:p>
    <w:p w14:paraId="705311D1" w14:textId="01E3BD02"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3.1.3</w:t>
      </w:r>
      <w:r>
        <w:rPr>
          <w:rFonts w:asciiTheme="minorHAnsi" w:eastAsiaTheme="minorEastAsia" w:hAnsiTheme="minorHAnsi" w:cstheme="minorBidi"/>
          <w:noProof/>
          <w:kern w:val="2"/>
          <w:sz w:val="24"/>
          <w:szCs w:val="24"/>
          <w14:ligatures w14:val="standardContextual"/>
        </w:rPr>
        <w:tab/>
      </w:r>
      <w:r>
        <w:rPr>
          <w:noProof/>
        </w:rPr>
        <w:t>Kakovost zaznave sklepnih točk</w:t>
      </w:r>
      <w:r>
        <w:rPr>
          <w:noProof/>
        </w:rPr>
        <w:tab/>
      </w:r>
      <w:r>
        <w:rPr>
          <w:noProof/>
        </w:rPr>
        <w:fldChar w:fldCharType="begin"/>
      </w:r>
      <w:r>
        <w:rPr>
          <w:noProof/>
        </w:rPr>
        <w:instrText xml:space="preserve"> PAGEREF _Toc232940810 \h </w:instrText>
      </w:r>
      <w:r>
        <w:rPr>
          <w:noProof/>
        </w:rPr>
      </w:r>
      <w:r>
        <w:rPr>
          <w:noProof/>
        </w:rPr>
        <w:fldChar w:fldCharType="separate"/>
      </w:r>
      <w:r>
        <w:rPr>
          <w:noProof/>
        </w:rPr>
        <w:t>21</w:t>
      </w:r>
      <w:r>
        <w:rPr>
          <w:noProof/>
        </w:rPr>
        <w:fldChar w:fldCharType="end"/>
      </w:r>
    </w:p>
    <w:p w14:paraId="3DDF7457" w14:textId="7BE9FB4C"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3.2</w:t>
      </w:r>
      <w:r>
        <w:rPr>
          <w:rFonts w:asciiTheme="minorHAnsi" w:eastAsiaTheme="minorEastAsia" w:hAnsiTheme="minorHAnsi" w:cstheme="minorBidi"/>
          <w:b w:val="0"/>
          <w:bCs w:val="0"/>
          <w:kern w:val="2"/>
          <w:sz w:val="24"/>
          <w:szCs w:val="24"/>
          <w14:ligatures w14:val="standardContextual"/>
        </w:rPr>
        <w:tab/>
      </w:r>
      <w:r>
        <w:t>Primerjava hitrosti delovanja izbranih modelov</w:t>
      </w:r>
      <w:r>
        <w:tab/>
      </w:r>
      <w:r>
        <w:fldChar w:fldCharType="begin"/>
      </w:r>
      <w:r>
        <w:instrText xml:space="preserve"> PAGEREF _Toc232940811 \h </w:instrText>
      </w:r>
      <w:r>
        <w:fldChar w:fldCharType="separate"/>
      </w:r>
      <w:r>
        <w:t>22</w:t>
      </w:r>
      <w:r>
        <w:fldChar w:fldCharType="end"/>
      </w:r>
    </w:p>
    <w:p w14:paraId="407F07BF" w14:textId="5F8B49A3"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3.3</w:t>
      </w:r>
      <w:r>
        <w:rPr>
          <w:rFonts w:asciiTheme="minorHAnsi" w:eastAsiaTheme="minorEastAsia" w:hAnsiTheme="minorHAnsi" w:cstheme="minorBidi"/>
          <w:b w:val="0"/>
          <w:bCs w:val="0"/>
          <w:kern w:val="2"/>
          <w:sz w:val="24"/>
          <w:szCs w:val="24"/>
          <w14:ligatures w14:val="standardContextual"/>
        </w:rPr>
        <w:tab/>
      </w:r>
      <w:r>
        <w:t>Primerjava učinkovitosti delovanja izbranih modelov</w:t>
      </w:r>
      <w:r>
        <w:tab/>
      </w:r>
      <w:r>
        <w:fldChar w:fldCharType="begin"/>
      </w:r>
      <w:r>
        <w:instrText xml:space="preserve"> PAGEREF _Toc232940812 \h </w:instrText>
      </w:r>
      <w:r>
        <w:fldChar w:fldCharType="separate"/>
      </w:r>
      <w:r>
        <w:t>24</w:t>
      </w:r>
      <w:r>
        <w:fldChar w:fldCharType="end"/>
      </w:r>
    </w:p>
    <w:p w14:paraId="6458F191" w14:textId="50FD5FE7"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3.3.1</w:t>
      </w:r>
      <w:r>
        <w:rPr>
          <w:rFonts w:asciiTheme="minorHAnsi" w:eastAsiaTheme="minorEastAsia" w:hAnsiTheme="minorHAnsi" w:cstheme="minorBidi"/>
          <w:noProof/>
          <w:kern w:val="2"/>
          <w:sz w:val="24"/>
          <w:szCs w:val="24"/>
          <w14:ligatures w14:val="standardContextual"/>
        </w:rPr>
        <w:tab/>
      </w:r>
      <w:r>
        <w:rPr>
          <w:noProof/>
        </w:rPr>
        <w:t>MPJPE (Mean Per Joint Position Error)</w:t>
      </w:r>
      <w:r>
        <w:rPr>
          <w:noProof/>
        </w:rPr>
        <w:tab/>
      </w:r>
      <w:r>
        <w:rPr>
          <w:noProof/>
        </w:rPr>
        <w:fldChar w:fldCharType="begin"/>
      </w:r>
      <w:r>
        <w:rPr>
          <w:noProof/>
        </w:rPr>
        <w:instrText xml:space="preserve"> PAGEREF _Toc232940813 \h </w:instrText>
      </w:r>
      <w:r>
        <w:rPr>
          <w:noProof/>
        </w:rPr>
      </w:r>
      <w:r>
        <w:rPr>
          <w:noProof/>
        </w:rPr>
        <w:fldChar w:fldCharType="separate"/>
      </w:r>
      <w:r>
        <w:rPr>
          <w:noProof/>
        </w:rPr>
        <w:t>25</w:t>
      </w:r>
      <w:r>
        <w:rPr>
          <w:noProof/>
        </w:rPr>
        <w:fldChar w:fldCharType="end"/>
      </w:r>
    </w:p>
    <w:p w14:paraId="433836F2" w14:textId="0FD9A27E"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lastRenderedPageBreak/>
        <w:t>3.3.2</w:t>
      </w:r>
      <w:r>
        <w:rPr>
          <w:rFonts w:asciiTheme="minorHAnsi" w:eastAsiaTheme="minorEastAsia" w:hAnsiTheme="minorHAnsi" w:cstheme="minorBidi"/>
          <w:noProof/>
          <w:kern w:val="2"/>
          <w:sz w:val="24"/>
          <w:szCs w:val="24"/>
          <w14:ligatures w14:val="standardContextual"/>
        </w:rPr>
        <w:tab/>
      </w:r>
      <w:r>
        <w:rPr>
          <w:noProof/>
        </w:rPr>
        <w:t>PCK (Percentage of Correct Keypoints)</w:t>
      </w:r>
      <w:r>
        <w:rPr>
          <w:noProof/>
        </w:rPr>
        <w:tab/>
      </w:r>
      <w:r>
        <w:rPr>
          <w:noProof/>
        </w:rPr>
        <w:fldChar w:fldCharType="begin"/>
      </w:r>
      <w:r>
        <w:rPr>
          <w:noProof/>
        </w:rPr>
        <w:instrText xml:space="preserve"> PAGEREF _Toc232940814 \h </w:instrText>
      </w:r>
      <w:r>
        <w:rPr>
          <w:noProof/>
        </w:rPr>
      </w:r>
      <w:r>
        <w:rPr>
          <w:noProof/>
        </w:rPr>
        <w:fldChar w:fldCharType="separate"/>
      </w:r>
      <w:r>
        <w:rPr>
          <w:noProof/>
        </w:rPr>
        <w:t>26</w:t>
      </w:r>
      <w:r>
        <w:rPr>
          <w:noProof/>
        </w:rPr>
        <w:fldChar w:fldCharType="end"/>
      </w:r>
    </w:p>
    <w:p w14:paraId="5EA0B1A3" w14:textId="25F35036"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3.3.3</w:t>
      </w:r>
      <w:r>
        <w:rPr>
          <w:rFonts w:asciiTheme="minorHAnsi" w:eastAsiaTheme="minorEastAsia" w:hAnsiTheme="minorHAnsi" w:cstheme="minorBidi"/>
          <w:noProof/>
          <w:kern w:val="2"/>
          <w:sz w:val="24"/>
          <w:szCs w:val="24"/>
          <w14:ligatures w14:val="standardContextual"/>
        </w:rPr>
        <w:tab/>
      </w:r>
      <w:r>
        <w:rPr>
          <w:noProof/>
        </w:rPr>
        <w:t>Primerjava napak sklepnih točk</w:t>
      </w:r>
      <w:r>
        <w:rPr>
          <w:noProof/>
        </w:rPr>
        <w:tab/>
      </w:r>
      <w:r>
        <w:rPr>
          <w:noProof/>
        </w:rPr>
        <w:fldChar w:fldCharType="begin"/>
      </w:r>
      <w:r>
        <w:rPr>
          <w:noProof/>
        </w:rPr>
        <w:instrText xml:space="preserve"> PAGEREF _Toc232940815 \h </w:instrText>
      </w:r>
      <w:r>
        <w:rPr>
          <w:noProof/>
        </w:rPr>
      </w:r>
      <w:r>
        <w:rPr>
          <w:noProof/>
        </w:rPr>
        <w:fldChar w:fldCharType="separate"/>
      </w:r>
      <w:r>
        <w:rPr>
          <w:noProof/>
        </w:rPr>
        <w:t>29</w:t>
      </w:r>
      <w:r>
        <w:rPr>
          <w:noProof/>
        </w:rPr>
        <w:fldChar w:fldCharType="end"/>
      </w:r>
    </w:p>
    <w:p w14:paraId="55CB9E3E" w14:textId="29C24C63"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3.4</w:t>
      </w:r>
      <w:r>
        <w:rPr>
          <w:rFonts w:asciiTheme="minorHAnsi" w:eastAsiaTheme="minorEastAsia" w:hAnsiTheme="minorHAnsi" w:cstheme="minorBidi"/>
          <w:b w:val="0"/>
          <w:bCs w:val="0"/>
          <w:kern w:val="2"/>
          <w:sz w:val="24"/>
          <w:szCs w:val="24"/>
          <w14:ligatures w14:val="standardContextual"/>
        </w:rPr>
        <w:tab/>
      </w:r>
      <w:r>
        <w:t>Končna evaluacija uspešnosti modelov</w:t>
      </w:r>
      <w:r>
        <w:tab/>
      </w:r>
      <w:r>
        <w:fldChar w:fldCharType="begin"/>
      </w:r>
      <w:r>
        <w:instrText xml:space="preserve"> PAGEREF _Toc232940816 \h </w:instrText>
      </w:r>
      <w:r>
        <w:fldChar w:fldCharType="separate"/>
      </w:r>
      <w:r>
        <w:t>31</w:t>
      </w:r>
      <w:r>
        <w:fldChar w:fldCharType="end"/>
      </w:r>
    </w:p>
    <w:p w14:paraId="7F829D2A" w14:textId="7D9960A2"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3.4.1</w:t>
      </w:r>
      <w:r>
        <w:rPr>
          <w:rFonts w:asciiTheme="minorHAnsi" w:eastAsiaTheme="minorEastAsia" w:hAnsiTheme="minorHAnsi" w:cstheme="minorBidi"/>
          <w:noProof/>
          <w:kern w:val="2"/>
          <w:sz w:val="24"/>
          <w:szCs w:val="24"/>
          <w14:ligatures w14:val="standardContextual"/>
        </w:rPr>
        <w:tab/>
      </w:r>
      <w:r>
        <w:rPr>
          <w:noProof/>
        </w:rPr>
        <w:t>Kakovost zaznave: MPJPE in PCK</w:t>
      </w:r>
      <w:r>
        <w:rPr>
          <w:noProof/>
        </w:rPr>
        <w:tab/>
      </w:r>
      <w:r>
        <w:rPr>
          <w:noProof/>
        </w:rPr>
        <w:fldChar w:fldCharType="begin"/>
      </w:r>
      <w:r>
        <w:rPr>
          <w:noProof/>
        </w:rPr>
        <w:instrText xml:space="preserve"> PAGEREF _Toc232940817 \h </w:instrText>
      </w:r>
      <w:r>
        <w:rPr>
          <w:noProof/>
        </w:rPr>
      </w:r>
      <w:r>
        <w:rPr>
          <w:noProof/>
        </w:rPr>
        <w:fldChar w:fldCharType="separate"/>
      </w:r>
      <w:r>
        <w:rPr>
          <w:noProof/>
        </w:rPr>
        <w:t>31</w:t>
      </w:r>
      <w:r>
        <w:rPr>
          <w:noProof/>
        </w:rPr>
        <w:fldChar w:fldCharType="end"/>
      </w:r>
    </w:p>
    <w:p w14:paraId="50D462FF" w14:textId="76485A3F"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3.4.2</w:t>
      </w:r>
      <w:r>
        <w:rPr>
          <w:rFonts w:asciiTheme="minorHAnsi" w:eastAsiaTheme="minorEastAsia" w:hAnsiTheme="minorHAnsi" w:cstheme="minorBidi"/>
          <w:noProof/>
          <w:kern w:val="2"/>
          <w:sz w:val="24"/>
          <w:szCs w:val="24"/>
          <w14:ligatures w14:val="standardContextual"/>
        </w:rPr>
        <w:tab/>
      </w:r>
      <w:r>
        <w:rPr>
          <w:noProof/>
        </w:rPr>
        <w:t>Analiza napak po posameznih sklepnih točkah</w:t>
      </w:r>
      <w:r>
        <w:rPr>
          <w:noProof/>
        </w:rPr>
        <w:tab/>
      </w:r>
      <w:r>
        <w:rPr>
          <w:noProof/>
        </w:rPr>
        <w:fldChar w:fldCharType="begin"/>
      </w:r>
      <w:r>
        <w:rPr>
          <w:noProof/>
        </w:rPr>
        <w:instrText xml:space="preserve"> PAGEREF _Toc232940818 \h </w:instrText>
      </w:r>
      <w:r>
        <w:rPr>
          <w:noProof/>
        </w:rPr>
      </w:r>
      <w:r>
        <w:rPr>
          <w:noProof/>
        </w:rPr>
        <w:fldChar w:fldCharType="separate"/>
      </w:r>
      <w:r>
        <w:rPr>
          <w:noProof/>
        </w:rPr>
        <w:t>31</w:t>
      </w:r>
      <w:r>
        <w:rPr>
          <w:noProof/>
        </w:rPr>
        <w:fldChar w:fldCharType="end"/>
      </w:r>
    </w:p>
    <w:p w14:paraId="7EE6AB85" w14:textId="3394C811"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3.4.3</w:t>
      </w:r>
      <w:r>
        <w:rPr>
          <w:rFonts w:asciiTheme="minorHAnsi" w:eastAsiaTheme="minorEastAsia" w:hAnsiTheme="minorHAnsi" w:cstheme="minorBidi"/>
          <w:noProof/>
          <w:kern w:val="2"/>
          <w:sz w:val="24"/>
          <w:szCs w:val="24"/>
          <w14:ligatures w14:val="standardContextual"/>
        </w:rPr>
        <w:tab/>
      </w:r>
      <w:r>
        <w:rPr>
          <w:noProof/>
        </w:rPr>
        <w:t>Zmogljivost izvajanja: FPS na robnih napravah</w:t>
      </w:r>
      <w:r>
        <w:rPr>
          <w:noProof/>
        </w:rPr>
        <w:tab/>
      </w:r>
      <w:r>
        <w:rPr>
          <w:noProof/>
        </w:rPr>
        <w:fldChar w:fldCharType="begin"/>
      </w:r>
      <w:r>
        <w:rPr>
          <w:noProof/>
        </w:rPr>
        <w:instrText xml:space="preserve"> PAGEREF _Toc232940819 \h </w:instrText>
      </w:r>
      <w:r>
        <w:rPr>
          <w:noProof/>
        </w:rPr>
      </w:r>
      <w:r>
        <w:rPr>
          <w:noProof/>
        </w:rPr>
        <w:fldChar w:fldCharType="separate"/>
      </w:r>
      <w:r>
        <w:rPr>
          <w:noProof/>
        </w:rPr>
        <w:t>32</w:t>
      </w:r>
      <w:r>
        <w:rPr>
          <w:noProof/>
        </w:rPr>
        <w:fldChar w:fldCharType="end"/>
      </w:r>
    </w:p>
    <w:p w14:paraId="724F1A2E" w14:textId="445D0E00"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3.4.4</w:t>
      </w:r>
      <w:r>
        <w:rPr>
          <w:rFonts w:asciiTheme="minorHAnsi" w:eastAsiaTheme="minorEastAsia" w:hAnsiTheme="minorHAnsi" w:cstheme="minorBidi"/>
          <w:noProof/>
          <w:kern w:val="2"/>
          <w:sz w:val="24"/>
          <w:szCs w:val="24"/>
          <w14:ligatures w14:val="standardContextual"/>
        </w:rPr>
        <w:tab/>
      </w:r>
      <w:r>
        <w:rPr>
          <w:noProof/>
        </w:rPr>
        <w:t>Končna evaluacija rezultatov</w:t>
      </w:r>
      <w:r>
        <w:rPr>
          <w:noProof/>
        </w:rPr>
        <w:tab/>
      </w:r>
      <w:r>
        <w:rPr>
          <w:noProof/>
        </w:rPr>
        <w:fldChar w:fldCharType="begin"/>
      </w:r>
      <w:r>
        <w:rPr>
          <w:noProof/>
        </w:rPr>
        <w:instrText xml:space="preserve"> PAGEREF _Toc232940820 \h </w:instrText>
      </w:r>
      <w:r>
        <w:rPr>
          <w:noProof/>
        </w:rPr>
      </w:r>
      <w:r>
        <w:rPr>
          <w:noProof/>
        </w:rPr>
        <w:fldChar w:fldCharType="separate"/>
      </w:r>
      <w:r>
        <w:rPr>
          <w:noProof/>
        </w:rPr>
        <w:t>34</w:t>
      </w:r>
      <w:r>
        <w:rPr>
          <w:noProof/>
        </w:rPr>
        <w:fldChar w:fldCharType="end"/>
      </w:r>
    </w:p>
    <w:p w14:paraId="5FAC4321" w14:textId="2AFACB31" w:rsidR="006D00FA" w:rsidRDefault="006D00FA">
      <w:pPr>
        <w:pStyle w:val="Kazalovsebine1"/>
        <w:rPr>
          <w:rFonts w:asciiTheme="minorHAnsi" w:eastAsiaTheme="minorEastAsia" w:hAnsiTheme="minorHAnsi" w:cstheme="minorBidi"/>
          <w:b w:val="0"/>
          <w:bCs w:val="0"/>
          <w:caps w:val="0"/>
          <w:kern w:val="2"/>
          <w:sz w:val="24"/>
          <w:szCs w:val="24"/>
          <w14:ligatures w14:val="standardContextual"/>
        </w:rPr>
      </w:pPr>
      <w:r w:rsidRPr="009F64C6">
        <w:t>4</w:t>
      </w:r>
      <w:r>
        <w:rPr>
          <w:rFonts w:asciiTheme="minorHAnsi" w:eastAsiaTheme="minorEastAsia" w:hAnsiTheme="minorHAnsi" w:cstheme="minorBidi"/>
          <w:b w:val="0"/>
          <w:bCs w:val="0"/>
          <w:caps w:val="0"/>
          <w:kern w:val="2"/>
          <w:sz w:val="24"/>
          <w:szCs w:val="24"/>
          <w14:ligatures w14:val="standardContextual"/>
        </w:rPr>
        <w:tab/>
      </w:r>
      <w:r w:rsidRPr="009F64C6">
        <w:t>LASTNA UČNA MNOŽICA</w:t>
      </w:r>
      <w:r>
        <w:tab/>
      </w:r>
      <w:r>
        <w:fldChar w:fldCharType="begin"/>
      </w:r>
      <w:r>
        <w:instrText xml:space="preserve"> PAGEREF _Toc232940821 \h </w:instrText>
      </w:r>
      <w:r>
        <w:fldChar w:fldCharType="separate"/>
      </w:r>
      <w:r>
        <w:t>36</w:t>
      </w:r>
      <w:r>
        <w:fldChar w:fldCharType="end"/>
      </w:r>
    </w:p>
    <w:p w14:paraId="6E9842E5" w14:textId="48F77E60"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4.1</w:t>
      </w:r>
      <w:r>
        <w:rPr>
          <w:rFonts w:asciiTheme="minorHAnsi" w:eastAsiaTheme="minorEastAsia" w:hAnsiTheme="minorHAnsi" w:cstheme="minorBidi"/>
          <w:b w:val="0"/>
          <w:bCs w:val="0"/>
          <w:kern w:val="2"/>
          <w:sz w:val="24"/>
          <w:szCs w:val="24"/>
          <w14:ligatures w14:val="standardContextual"/>
        </w:rPr>
        <w:tab/>
      </w:r>
      <w:r>
        <w:t>Zajem učnih podatkov</w:t>
      </w:r>
      <w:r>
        <w:tab/>
      </w:r>
      <w:r>
        <w:fldChar w:fldCharType="begin"/>
      </w:r>
      <w:r>
        <w:instrText xml:space="preserve"> PAGEREF _Toc232940822 \h </w:instrText>
      </w:r>
      <w:r>
        <w:fldChar w:fldCharType="separate"/>
      </w:r>
      <w:r>
        <w:t>36</w:t>
      </w:r>
      <w:r>
        <w:fldChar w:fldCharType="end"/>
      </w:r>
    </w:p>
    <w:p w14:paraId="624B3956" w14:textId="04276E54"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4.2</w:t>
      </w:r>
      <w:r>
        <w:rPr>
          <w:rFonts w:asciiTheme="minorHAnsi" w:eastAsiaTheme="minorEastAsia" w:hAnsiTheme="minorHAnsi" w:cstheme="minorBidi"/>
          <w:b w:val="0"/>
          <w:bCs w:val="0"/>
          <w:kern w:val="2"/>
          <w:sz w:val="24"/>
          <w:szCs w:val="24"/>
          <w14:ligatures w14:val="standardContextual"/>
        </w:rPr>
        <w:tab/>
      </w:r>
      <w:r>
        <w:t>Označevanje učnih podatkov</w:t>
      </w:r>
      <w:r>
        <w:tab/>
      </w:r>
      <w:r>
        <w:fldChar w:fldCharType="begin"/>
      </w:r>
      <w:r>
        <w:instrText xml:space="preserve"> PAGEREF _Toc232940823 \h </w:instrText>
      </w:r>
      <w:r>
        <w:fldChar w:fldCharType="separate"/>
      </w:r>
      <w:r>
        <w:t>36</w:t>
      </w:r>
      <w:r>
        <w:fldChar w:fldCharType="end"/>
      </w:r>
    </w:p>
    <w:p w14:paraId="7AE372AD" w14:textId="24611096"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4.3</w:t>
      </w:r>
      <w:r>
        <w:rPr>
          <w:rFonts w:asciiTheme="minorHAnsi" w:eastAsiaTheme="minorEastAsia" w:hAnsiTheme="minorHAnsi" w:cstheme="minorBidi"/>
          <w:b w:val="0"/>
          <w:bCs w:val="0"/>
          <w:kern w:val="2"/>
          <w:sz w:val="24"/>
          <w:szCs w:val="24"/>
          <w14:ligatures w14:val="standardContextual"/>
        </w:rPr>
        <w:tab/>
      </w:r>
      <w:r>
        <w:t>Čiščenje učne množice</w:t>
      </w:r>
      <w:r>
        <w:tab/>
      </w:r>
      <w:r>
        <w:fldChar w:fldCharType="begin"/>
      </w:r>
      <w:r>
        <w:instrText xml:space="preserve"> PAGEREF _Toc232940824 \h </w:instrText>
      </w:r>
      <w:r>
        <w:fldChar w:fldCharType="separate"/>
      </w:r>
      <w:r>
        <w:t>37</w:t>
      </w:r>
      <w:r>
        <w:fldChar w:fldCharType="end"/>
      </w:r>
    </w:p>
    <w:p w14:paraId="02B36045" w14:textId="5C72B950"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4.4</w:t>
      </w:r>
      <w:r>
        <w:rPr>
          <w:rFonts w:asciiTheme="minorHAnsi" w:eastAsiaTheme="minorEastAsia" w:hAnsiTheme="minorHAnsi" w:cstheme="minorBidi"/>
          <w:b w:val="0"/>
          <w:bCs w:val="0"/>
          <w:kern w:val="2"/>
          <w:sz w:val="24"/>
          <w:szCs w:val="24"/>
          <w14:ligatures w14:val="standardContextual"/>
        </w:rPr>
        <w:tab/>
      </w:r>
      <w:r>
        <w:t>Pregled in analiza učne množice</w:t>
      </w:r>
      <w:r>
        <w:tab/>
      </w:r>
      <w:r>
        <w:fldChar w:fldCharType="begin"/>
      </w:r>
      <w:r>
        <w:instrText xml:space="preserve"> PAGEREF _Toc232940825 \h </w:instrText>
      </w:r>
      <w:r>
        <w:fldChar w:fldCharType="separate"/>
      </w:r>
      <w:r>
        <w:t>37</w:t>
      </w:r>
      <w:r>
        <w:fldChar w:fldCharType="end"/>
      </w:r>
    </w:p>
    <w:p w14:paraId="3680EFA3" w14:textId="72063592"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4.4.1</w:t>
      </w:r>
      <w:r>
        <w:rPr>
          <w:rFonts w:asciiTheme="minorHAnsi" w:eastAsiaTheme="minorEastAsia" w:hAnsiTheme="minorHAnsi" w:cstheme="minorBidi"/>
          <w:noProof/>
          <w:kern w:val="2"/>
          <w:sz w:val="24"/>
          <w:szCs w:val="24"/>
          <w14:ligatures w14:val="standardContextual"/>
        </w:rPr>
        <w:tab/>
      </w:r>
      <w:r>
        <w:rPr>
          <w:noProof/>
        </w:rPr>
        <w:t>Delitev učne množice</w:t>
      </w:r>
      <w:r>
        <w:rPr>
          <w:noProof/>
        </w:rPr>
        <w:tab/>
      </w:r>
      <w:r>
        <w:rPr>
          <w:noProof/>
        </w:rPr>
        <w:fldChar w:fldCharType="begin"/>
      </w:r>
      <w:r>
        <w:rPr>
          <w:noProof/>
        </w:rPr>
        <w:instrText xml:space="preserve"> PAGEREF _Toc232940826 \h </w:instrText>
      </w:r>
      <w:r>
        <w:rPr>
          <w:noProof/>
        </w:rPr>
      </w:r>
      <w:r>
        <w:rPr>
          <w:noProof/>
        </w:rPr>
        <w:fldChar w:fldCharType="separate"/>
      </w:r>
      <w:r>
        <w:rPr>
          <w:noProof/>
        </w:rPr>
        <w:t>37</w:t>
      </w:r>
      <w:r>
        <w:rPr>
          <w:noProof/>
        </w:rPr>
        <w:fldChar w:fldCharType="end"/>
      </w:r>
    </w:p>
    <w:p w14:paraId="0B761F61" w14:textId="49F2043D"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4.4.2</w:t>
      </w:r>
      <w:r>
        <w:rPr>
          <w:rFonts w:asciiTheme="minorHAnsi" w:eastAsiaTheme="minorEastAsia" w:hAnsiTheme="minorHAnsi" w:cstheme="minorBidi"/>
          <w:noProof/>
          <w:kern w:val="2"/>
          <w:sz w:val="24"/>
          <w:szCs w:val="24"/>
          <w14:ligatures w14:val="standardContextual"/>
        </w:rPr>
        <w:tab/>
      </w:r>
      <w:r>
        <w:rPr>
          <w:noProof/>
        </w:rPr>
        <w:t>Zastopanost posameznih vaj</w:t>
      </w:r>
      <w:r>
        <w:rPr>
          <w:noProof/>
        </w:rPr>
        <w:tab/>
      </w:r>
      <w:r>
        <w:rPr>
          <w:noProof/>
        </w:rPr>
        <w:fldChar w:fldCharType="begin"/>
      </w:r>
      <w:r>
        <w:rPr>
          <w:noProof/>
        </w:rPr>
        <w:instrText xml:space="preserve"> PAGEREF _Toc232940827 \h </w:instrText>
      </w:r>
      <w:r>
        <w:rPr>
          <w:noProof/>
        </w:rPr>
      </w:r>
      <w:r>
        <w:rPr>
          <w:noProof/>
        </w:rPr>
        <w:fldChar w:fldCharType="separate"/>
      </w:r>
      <w:r>
        <w:rPr>
          <w:noProof/>
        </w:rPr>
        <w:t>38</w:t>
      </w:r>
      <w:r>
        <w:rPr>
          <w:noProof/>
        </w:rPr>
        <w:fldChar w:fldCharType="end"/>
      </w:r>
    </w:p>
    <w:p w14:paraId="4D9E8A94" w14:textId="6C69CAAC"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4.4.3</w:t>
      </w:r>
      <w:r>
        <w:rPr>
          <w:rFonts w:asciiTheme="minorHAnsi" w:eastAsiaTheme="minorEastAsia" w:hAnsiTheme="minorHAnsi" w:cstheme="minorBidi"/>
          <w:noProof/>
          <w:kern w:val="2"/>
          <w:sz w:val="24"/>
          <w:szCs w:val="24"/>
          <w14:ligatures w14:val="standardContextual"/>
        </w:rPr>
        <w:tab/>
      </w:r>
      <w:r>
        <w:rPr>
          <w:noProof/>
        </w:rPr>
        <w:t>Primeri iz učne množice</w:t>
      </w:r>
      <w:r>
        <w:rPr>
          <w:noProof/>
        </w:rPr>
        <w:tab/>
      </w:r>
      <w:r>
        <w:rPr>
          <w:noProof/>
        </w:rPr>
        <w:fldChar w:fldCharType="begin"/>
      </w:r>
      <w:r>
        <w:rPr>
          <w:noProof/>
        </w:rPr>
        <w:instrText xml:space="preserve"> PAGEREF _Toc232940828 \h </w:instrText>
      </w:r>
      <w:r>
        <w:rPr>
          <w:noProof/>
        </w:rPr>
      </w:r>
      <w:r>
        <w:rPr>
          <w:noProof/>
        </w:rPr>
        <w:fldChar w:fldCharType="separate"/>
      </w:r>
      <w:r>
        <w:rPr>
          <w:noProof/>
        </w:rPr>
        <w:t>39</w:t>
      </w:r>
      <w:r>
        <w:rPr>
          <w:noProof/>
        </w:rPr>
        <w:fldChar w:fldCharType="end"/>
      </w:r>
    </w:p>
    <w:p w14:paraId="56372E66" w14:textId="25A81E28" w:rsidR="006D00FA" w:rsidRDefault="006D00FA">
      <w:pPr>
        <w:pStyle w:val="Kazalovsebine1"/>
        <w:rPr>
          <w:rFonts w:asciiTheme="minorHAnsi" w:eastAsiaTheme="minorEastAsia" w:hAnsiTheme="minorHAnsi" w:cstheme="minorBidi"/>
          <w:b w:val="0"/>
          <w:bCs w:val="0"/>
          <w:caps w:val="0"/>
          <w:kern w:val="2"/>
          <w:sz w:val="24"/>
          <w:szCs w:val="24"/>
          <w14:ligatures w14:val="standardContextual"/>
        </w:rPr>
      </w:pPr>
      <w:r w:rsidRPr="009F64C6">
        <w:t>5</w:t>
      </w:r>
      <w:r>
        <w:rPr>
          <w:rFonts w:asciiTheme="minorHAnsi" w:eastAsiaTheme="minorEastAsia" w:hAnsiTheme="minorHAnsi" w:cstheme="minorBidi"/>
          <w:b w:val="0"/>
          <w:bCs w:val="0"/>
          <w:caps w:val="0"/>
          <w:kern w:val="2"/>
          <w:sz w:val="24"/>
          <w:szCs w:val="24"/>
          <w14:ligatures w14:val="standardContextual"/>
        </w:rPr>
        <w:tab/>
      </w:r>
      <w:r w:rsidRPr="009F64C6">
        <w:t>Učenje modelov in primerjava učinkovitosti delovanja po učenju</w:t>
      </w:r>
      <w:r>
        <w:tab/>
      </w:r>
      <w:r>
        <w:fldChar w:fldCharType="begin"/>
      </w:r>
      <w:r>
        <w:instrText xml:space="preserve"> PAGEREF _Toc232940829 \h </w:instrText>
      </w:r>
      <w:r>
        <w:fldChar w:fldCharType="separate"/>
      </w:r>
      <w:r>
        <w:t>41</w:t>
      </w:r>
      <w:r>
        <w:fldChar w:fldCharType="end"/>
      </w:r>
    </w:p>
    <w:p w14:paraId="1DFBE8B5" w14:textId="4B1297BF"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5.1</w:t>
      </w:r>
      <w:r>
        <w:rPr>
          <w:rFonts w:asciiTheme="minorHAnsi" w:eastAsiaTheme="minorEastAsia" w:hAnsiTheme="minorHAnsi" w:cstheme="minorBidi"/>
          <w:b w:val="0"/>
          <w:bCs w:val="0"/>
          <w:kern w:val="2"/>
          <w:sz w:val="24"/>
          <w:szCs w:val="24"/>
          <w14:ligatures w14:val="standardContextual"/>
        </w:rPr>
        <w:tab/>
      </w:r>
      <w:r>
        <w:t>Izbira modela za učenje</w:t>
      </w:r>
      <w:r>
        <w:tab/>
      </w:r>
      <w:r>
        <w:fldChar w:fldCharType="begin"/>
      </w:r>
      <w:r>
        <w:instrText xml:space="preserve"> PAGEREF _Toc232940830 \h </w:instrText>
      </w:r>
      <w:r>
        <w:fldChar w:fldCharType="separate"/>
      </w:r>
      <w:r>
        <w:t>41</w:t>
      </w:r>
      <w:r>
        <w:fldChar w:fldCharType="end"/>
      </w:r>
    </w:p>
    <w:p w14:paraId="641B1F93" w14:textId="783B03B1"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5.1.1</w:t>
      </w:r>
      <w:r>
        <w:rPr>
          <w:rFonts w:asciiTheme="minorHAnsi" w:eastAsiaTheme="minorEastAsia" w:hAnsiTheme="minorHAnsi" w:cstheme="minorBidi"/>
          <w:noProof/>
          <w:kern w:val="2"/>
          <w:sz w:val="24"/>
          <w:szCs w:val="24"/>
          <w14:ligatures w14:val="standardContextual"/>
        </w:rPr>
        <w:tab/>
      </w:r>
      <w:r>
        <w:rPr>
          <w:noProof/>
        </w:rPr>
        <w:t>Prilagoditev učne množice za učenje modela</w:t>
      </w:r>
      <w:r>
        <w:rPr>
          <w:noProof/>
        </w:rPr>
        <w:tab/>
      </w:r>
      <w:r>
        <w:rPr>
          <w:noProof/>
        </w:rPr>
        <w:fldChar w:fldCharType="begin"/>
      </w:r>
      <w:r>
        <w:rPr>
          <w:noProof/>
        </w:rPr>
        <w:instrText xml:space="preserve"> PAGEREF _Toc232940831 \h </w:instrText>
      </w:r>
      <w:r>
        <w:rPr>
          <w:noProof/>
        </w:rPr>
      </w:r>
      <w:r>
        <w:rPr>
          <w:noProof/>
        </w:rPr>
        <w:fldChar w:fldCharType="separate"/>
      </w:r>
      <w:r>
        <w:rPr>
          <w:noProof/>
        </w:rPr>
        <w:t>41</w:t>
      </w:r>
      <w:r>
        <w:rPr>
          <w:noProof/>
        </w:rPr>
        <w:fldChar w:fldCharType="end"/>
      </w:r>
    </w:p>
    <w:p w14:paraId="7F97309A" w14:textId="0A3717B0"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5.1.2</w:t>
      </w:r>
      <w:r>
        <w:rPr>
          <w:rFonts w:asciiTheme="minorHAnsi" w:eastAsiaTheme="minorEastAsia" w:hAnsiTheme="minorHAnsi" w:cstheme="minorBidi"/>
          <w:noProof/>
          <w:kern w:val="2"/>
          <w:sz w:val="24"/>
          <w:szCs w:val="24"/>
          <w14:ligatures w14:val="standardContextual"/>
        </w:rPr>
        <w:tab/>
      </w:r>
      <w:r>
        <w:rPr>
          <w:noProof/>
        </w:rPr>
        <w:t>Predpriprava in konfiguracija učenja</w:t>
      </w:r>
      <w:r>
        <w:rPr>
          <w:noProof/>
        </w:rPr>
        <w:tab/>
      </w:r>
      <w:r>
        <w:rPr>
          <w:noProof/>
        </w:rPr>
        <w:fldChar w:fldCharType="begin"/>
      </w:r>
      <w:r>
        <w:rPr>
          <w:noProof/>
        </w:rPr>
        <w:instrText xml:space="preserve"> PAGEREF _Toc232940832 \h </w:instrText>
      </w:r>
      <w:r>
        <w:rPr>
          <w:noProof/>
        </w:rPr>
      </w:r>
      <w:r>
        <w:rPr>
          <w:noProof/>
        </w:rPr>
        <w:fldChar w:fldCharType="separate"/>
      </w:r>
      <w:r>
        <w:rPr>
          <w:noProof/>
        </w:rPr>
        <w:t>41</w:t>
      </w:r>
      <w:r>
        <w:rPr>
          <w:noProof/>
        </w:rPr>
        <w:fldChar w:fldCharType="end"/>
      </w:r>
    </w:p>
    <w:p w14:paraId="66307ADB" w14:textId="1DF55A59"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5.2</w:t>
      </w:r>
      <w:r>
        <w:rPr>
          <w:rFonts w:asciiTheme="minorHAnsi" w:eastAsiaTheme="minorEastAsia" w:hAnsiTheme="minorHAnsi" w:cstheme="minorBidi"/>
          <w:b w:val="0"/>
          <w:bCs w:val="0"/>
          <w:kern w:val="2"/>
          <w:sz w:val="24"/>
          <w:szCs w:val="24"/>
          <w14:ligatures w14:val="standardContextual"/>
        </w:rPr>
        <w:tab/>
      </w:r>
      <w:r>
        <w:t>Potek učenja modela</w:t>
      </w:r>
      <w:r>
        <w:tab/>
      </w:r>
      <w:r>
        <w:fldChar w:fldCharType="begin"/>
      </w:r>
      <w:r>
        <w:instrText xml:space="preserve"> PAGEREF _Toc232940833 \h </w:instrText>
      </w:r>
      <w:r>
        <w:fldChar w:fldCharType="separate"/>
      </w:r>
      <w:r>
        <w:t>42</w:t>
      </w:r>
      <w:r>
        <w:fldChar w:fldCharType="end"/>
      </w:r>
    </w:p>
    <w:p w14:paraId="6CE60796" w14:textId="2273EA33"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5.2.1</w:t>
      </w:r>
      <w:r>
        <w:rPr>
          <w:rFonts w:asciiTheme="minorHAnsi" w:eastAsiaTheme="minorEastAsia" w:hAnsiTheme="minorHAnsi" w:cstheme="minorBidi"/>
          <w:noProof/>
          <w:kern w:val="2"/>
          <w:sz w:val="24"/>
          <w:szCs w:val="24"/>
          <w14:ligatures w14:val="standardContextual"/>
        </w:rPr>
        <w:tab/>
      </w:r>
      <w:r>
        <w:rPr>
          <w:noProof/>
        </w:rPr>
        <w:t>Priprava na učenje in nastavitve</w:t>
      </w:r>
      <w:r>
        <w:rPr>
          <w:noProof/>
        </w:rPr>
        <w:tab/>
      </w:r>
      <w:r>
        <w:rPr>
          <w:noProof/>
        </w:rPr>
        <w:fldChar w:fldCharType="begin"/>
      </w:r>
      <w:r>
        <w:rPr>
          <w:noProof/>
        </w:rPr>
        <w:instrText xml:space="preserve"> PAGEREF _Toc232940834 \h </w:instrText>
      </w:r>
      <w:r>
        <w:rPr>
          <w:noProof/>
        </w:rPr>
      </w:r>
      <w:r>
        <w:rPr>
          <w:noProof/>
        </w:rPr>
        <w:fldChar w:fldCharType="separate"/>
      </w:r>
      <w:r>
        <w:rPr>
          <w:noProof/>
        </w:rPr>
        <w:t>42</w:t>
      </w:r>
      <w:r>
        <w:rPr>
          <w:noProof/>
        </w:rPr>
        <w:fldChar w:fldCharType="end"/>
      </w:r>
    </w:p>
    <w:p w14:paraId="4FBDF223" w14:textId="2D45AA09"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5.2.2</w:t>
      </w:r>
      <w:r>
        <w:rPr>
          <w:rFonts w:asciiTheme="minorHAnsi" w:eastAsiaTheme="minorEastAsia" w:hAnsiTheme="minorHAnsi" w:cstheme="minorBidi"/>
          <w:noProof/>
          <w:kern w:val="2"/>
          <w:sz w:val="24"/>
          <w:szCs w:val="24"/>
          <w14:ligatures w14:val="standardContextual"/>
        </w:rPr>
        <w:tab/>
      </w:r>
      <w:r>
        <w:rPr>
          <w:noProof/>
        </w:rPr>
        <w:t>Metrike in izgube učenja</w:t>
      </w:r>
      <w:r>
        <w:rPr>
          <w:noProof/>
        </w:rPr>
        <w:tab/>
      </w:r>
      <w:r>
        <w:rPr>
          <w:noProof/>
        </w:rPr>
        <w:fldChar w:fldCharType="begin"/>
      </w:r>
      <w:r>
        <w:rPr>
          <w:noProof/>
        </w:rPr>
        <w:instrText xml:space="preserve"> PAGEREF _Toc232940835 \h </w:instrText>
      </w:r>
      <w:r>
        <w:rPr>
          <w:noProof/>
        </w:rPr>
      </w:r>
      <w:r>
        <w:rPr>
          <w:noProof/>
        </w:rPr>
        <w:fldChar w:fldCharType="separate"/>
      </w:r>
      <w:r>
        <w:rPr>
          <w:noProof/>
        </w:rPr>
        <w:t>42</w:t>
      </w:r>
      <w:r>
        <w:rPr>
          <w:noProof/>
        </w:rPr>
        <w:fldChar w:fldCharType="end"/>
      </w:r>
    </w:p>
    <w:p w14:paraId="44FF113D" w14:textId="5AEEC59E"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5.2.3</w:t>
      </w:r>
      <w:r>
        <w:rPr>
          <w:rFonts w:asciiTheme="minorHAnsi" w:eastAsiaTheme="minorEastAsia" w:hAnsiTheme="minorHAnsi" w:cstheme="minorBidi"/>
          <w:noProof/>
          <w:kern w:val="2"/>
          <w:sz w:val="24"/>
          <w:szCs w:val="24"/>
          <w14:ligatures w14:val="standardContextual"/>
        </w:rPr>
        <w:tab/>
      </w:r>
      <w:r>
        <w:rPr>
          <w:noProof/>
        </w:rPr>
        <w:t>Potek učenja</w:t>
      </w:r>
      <w:r>
        <w:rPr>
          <w:noProof/>
        </w:rPr>
        <w:tab/>
      </w:r>
      <w:r>
        <w:rPr>
          <w:noProof/>
        </w:rPr>
        <w:fldChar w:fldCharType="begin"/>
      </w:r>
      <w:r>
        <w:rPr>
          <w:noProof/>
        </w:rPr>
        <w:instrText xml:space="preserve"> PAGEREF _Toc232940836 \h </w:instrText>
      </w:r>
      <w:r>
        <w:rPr>
          <w:noProof/>
        </w:rPr>
      </w:r>
      <w:r>
        <w:rPr>
          <w:noProof/>
        </w:rPr>
        <w:fldChar w:fldCharType="separate"/>
      </w:r>
      <w:r>
        <w:rPr>
          <w:noProof/>
        </w:rPr>
        <w:t>44</w:t>
      </w:r>
      <w:r>
        <w:rPr>
          <w:noProof/>
        </w:rPr>
        <w:fldChar w:fldCharType="end"/>
      </w:r>
    </w:p>
    <w:p w14:paraId="084539EA" w14:textId="0EF203EF"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5.2.4</w:t>
      </w:r>
      <w:r>
        <w:rPr>
          <w:rFonts w:asciiTheme="minorHAnsi" w:eastAsiaTheme="minorEastAsia" w:hAnsiTheme="minorHAnsi" w:cstheme="minorBidi"/>
          <w:noProof/>
          <w:kern w:val="2"/>
          <w:sz w:val="24"/>
          <w:szCs w:val="24"/>
          <w14:ligatures w14:val="standardContextual"/>
        </w:rPr>
        <w:tab/>
      </w:r>
      <w:r>
        <w:rPr>
          <w:noProof/>
        </w:rPr>
        <w:t>Učinkovitost delovanja po učenju</w:t>
      </w:r>
      <w:r>
        <w:rPr>
          <w:noProof/>
        </w:rPr>
        <w:tab/>
      </w:r>
      <w:r>
        <w:rPr>
          <w:noProof/>
        </w:rPr>
        <w:fldChar w:fldCharType="begin"/>
      </w:r>
      <w:r>
        <w:rPr>
          <w:noProof/>
        </w:rPr>
        <w:instrText xml:space="preserve"> PAGEREF _Toc232940837 \h </w:instrText>
      </w:r>
      <w:r>
        <w:rPr>
          <w:noProof/>
        </w:rPr>
      </w:r>
      <w:r>
        <w:rPr>
          <w:noProof/>
        </w:rPr>
        <w:fldChar w:fldCharType="separate"/>
      </w:r>
      <w:r>
        <w:rPr>
          <w:noProof/>
        </w:rPr>
        <w:t>46</w:t>
      </w:r>
      <w:r>
        <w:rPr>
          <w:noProof/>
        </w:rPr>
        <w:fldChar w:fldCharType="end"/>
      </w:r>
    </w:p>
    <w:p w14:paraId="62CB76EF" w14:textId="5599DE7D" w:rsidR="006D00FA" w:rsidRDefault="006D00FA">
      <w:pPr>
        <w:pStyle w:val="Kazalovsebine1"/>
        <w:rPr>
          <w:rFonts w:asciiTheme="minorHAnsi" w:eastAsiaTheme="minorEastAsia" w:hAnsiTheme="minorHAnsi" w:cstheme="minorBidi"/>
          <w:b w:val="0"/>
          <w:bCs w:val="0"/>
          <w:caps w:val="0"/>
          <w:kern w:val="2"/>
          <w:sz w:val="24"/>
          <w:szCs w:val="24"/>
          <w14:ligatures w14:val="standardContextual"/>
        </w:rPr>
      </w:pPr>
      <w:r w:rsidRPr="009F64C6">
        <w:t>6</w:t>
      </w:r>
      <w:r>
        <w:rPr>
          <w:rFonts w:asciiTheme="minorHAnsi" w:eastAsiaTheme="minorEastAsia" w:hAnsiTheme="minorHAnsi" w:cstheme="minorBidi"/>
          <w:b w:val="0"/>
          <w:bCs w:val="0"/>
          <w:caps w:val="0"/>
          <w:kern w:val="2"/>
          <w:sz w:val="24"/>
          <w:szCs w:val="24"/>
          <w14:ligatures w14:val="standardContextual"/>
        </w:rPr>
        <w:tab/>
      </w:r>
      <w:r w:rsidRPr="009F64C6">
        <w:t>SPREMLJANJE IN ANALIZA VADBE</w:t>
      </w:r>
      <w:r>
        <w:tab/>
      </w:r>
      <w:r>
        <w:fldChar w:fldCharType="begin"/>
      </w:r>
      <w:r>
        <w:instrText xml:space="preserve"> PAGEREF _Toc232940838 \h </w:instrText>
      </w:r>
      <w:r>
        <w:fldChar w:fldCharType="separate"/>
      </w:r>
      <w:r>
        <w:t>49</w:t>
      </w:r>
      <w:r>
        <w:fldChar w:fldCharType="end"/>
      </w:r>
    </w:p>
    <w:p w14:paraId="329EA01E" w14:textId="15C1DF2B"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6.1</w:t>
      </w:r>
      <w:r>
        <w:rPr>
          <w:rFonts w:asciiTheme="minorHAnsi" w:eastAsiaTheme="minorEastAsia" w:hAnsiTheme="minorHAnsi" w:cstheme="minorBidi"/>
          <w:b w:val="0"/>
          <w:bCs w:val="0"/>
          <w:kern w:val="2"/>
          <w:sz w:val="24"/>
          <w:szCs w:val="24"/>
          <w14:ligatures w14:val="standardContextual"/>
        </w:rPr>
        <w:tab/>
      </w:r>
      <w:r>
        <w:t>Arhitekturni potek analize serije</w:t>
      </w:r>
      <w:r>
        <w:tab/>
      </w:r>
      <w:r>
        <w:fldChar w:fldCharType="begin"/>
      </w:r>
      <w:r>
        <w:instrText xml:space="preserve"> PAGEREF _Toc232940839 \h </w:instrText>
      </w:r>
      <w:r>
        <w:fldChar w:fldCharType="separate"/>
      </w:r>
      <w:r>
        <w:t>49</w:t>
      </w:r>
      <w:r>
        <w:fldChar w:fldCharType="end"/>
      </w:r>
    </w:p>
    <w:p w14:paraId="0A716AF4" w14:textId="6063D87E"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6.1.1</w:t>
      </w:r>
      <w:r>
        <w:rPr>
          <w:rFonts w:asciiTheme="minorHAnsi" w:eastAsiaTheme="minorEastAsia" w:hAnsiTheme="minorHAnsi" w:cstheme="minorBidi"/>
          <w:noProof/>
          <w:kern w:val="2"/>
          <w:sz w:val="24"/>
          <w:szCs w:val="24"/>
          <w14:ligatures w14:val="standardContextual"/>
        </w:rPr>
        <w:tab/>
      </w:r>
      <w:r>
        <w:rPr>
          <w:noProof/>
        </w:rPr>
        <w:t>Pripravljalna faza</w:t>
      </w:r>
      <w:r>
        <w:rPr>
          <w:noProof/>
        </w:rPr>
        <w:tab/>
      </w:r>
      <w:r>
        <w:rPr>
          <w:noProof/>
        </w:rPr>
        <w:fldChar w:fldCharType="begin"/>
      </w:r>
      <w:r>
        <w:rPr>
          <w:noProof/>
        </w:rPr>
        <w:instrText xml:space="preserve"> PAGEREF _Toc232940840 \h </w:instrText>
      </w:r>
      <w:r>
        <w:rPr>
          <w:noProof/>
        </w:rPr>
      </w:r>
      <w:r>
        <w:rPr>
          <w:noProof/>
        </w:rPr>
        <w:fldChar w:fldCharType="separate"/>
      </w:r>
      <w:r>
        <w:rPr>
          <w:noProof/>
        </w:rPr>
        <w:t>49</w:t>
      </w:r>
      <w:r>
        <w:rPr>
          <w:noProof/>
        </w:rPr>
        <w:fldChar w:fldCharType="end"/>
      </w:r>
    </w:p>
    <w:p w14:paraId="3C20D421" w14:textId="3CBC2C7F"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lastRenderedPageBreak/>
        <w:t>6.1.2</w:t>
      </w:r>
      <w:r>
        <w:rPr>
          <w:rFonts w:asciiTheme="minorHAnsi" w:eastAsiaTheme="minorEastAsia" w:hAnsiTheme="minorHAnsi" w:cstheme="minorBidi"/>
          <w:noProof/>
          <w:kern w:val="2"/>
          <w:sz w:val="24"/>
          <w:szCs w:val="24"/>
          <w14:ligatures w14:val="standardContextual"/>
        </w:rPr>
        <w:tab/>
      </w:r>
      <w:r>
        <w:rPr>
          <w:noProof/>
        </w:rPr>
        <w:t>Izvedbena faza (zajem in analiza serije)</w:t>
      </w:r>
      <w:r>
        <w:rPr>
          <w:noProof/>
        </w:rPr>
        <w:tab/>
      </w:r>
      <w:r>
        <w:rPr>
          <w:noProof/>
        </w:rPr>
        <w:fldChar w:fldCharType="begin"/>
      </w:r>
      <w:r>
        <w:rPr>
          <w:noProof/>
        </w:rPr>
        <w:instrText xml:space="preserve"> PAGEREF _Toc232940841 \h </w:instrText>
      </w:r>
      <w:r>
        <w:rPr>
          <w:noProof/>
        </w:rPr>
      </w:r>
      <w:r>
        <w:rPr>
          <w:noProof/>
        </w:rPr>
        <w:fldChar w:fldCharType="separate"/>
      </w:r>
      <w:r>
        <w:rPr>
          <w:noProof/>
        </w:rPr>
        <w:t>50</w:t>
      </w:r>
      <w:r>
        <w:rPr>
          <w:noProof/>
        </w:rPr>
        <w:fldChar w:fldCharType="end"/>
      </w:r>
    </w:p>
    <w:p w14:paraId="5276C663" w14:textId="1E42B5B5"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6.1.3</w:t>
      </w:r>
      <w:r>
        <w:rPr>
          <w:rFonts w:asciiTheme="minorHAnsi" w:eastAsiaTheme="minorEastAsia" w:hAnsiTheme="minorHAnsi" w:cstheme="minorBidi"/>
          <w:noProof/>
          <w:kern w:val="2"/>
          <w:sz w:val="24"/>
          <w:szCs w:val="24"/>
          <w14:ligatures w14:val="standardContextual"/>
        </w:rPr>
        <w:tab/>
      </w:r>
      <w:r>
        <w:rPr>
          <w:noProof/>
        </w:rPr>
        <w:t>Zaključna faza</w:t>
      </w:r>
      <w:r>
        <w:rPr>
          <w:noProof/>
        </w:rPr>
        <w:tab/>
      </w:r>
      <w:r>
        <w:rPr>
          <w:noProof/>
        </w:rPr>
        <w:fldChar w:fldCharType="begin"/>
      </w:r>
      <w:r>
        <w:rPr>
          <w:noProof/>
        </w:rPr>
        <w:instrText xml:space="preserve"> PAGEREF _Toc232940842 \h </w:instrText>
      </w:r>
      <w:r>
        <w:rPr>
          <w:noProof/>
        </w:rPr>
      </w:r>
      <w:r>
        <w:rPr>
          <w:noProof/>
        </w:rPr>
        <w:fldChar w:fldCharType="separate"/>
      </w:r>
      <w:r>
        <w:rPr>
          <w:noProof/>
        </w:rPr>
        <w:t>50</w:t>
      </w:r>
      <w:r>
        <w:rPr>
          <w:noProof/>
        </w:rPr>
        <w:fldChar w:fldCharType="end"/>
      </w:r>
    </w:p>
    <w:p w14:paraId="31A599FC" w14:textId="6F4228B5"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6.2</w:t>
      </w:r>
      <w:r>
        <w:rPr>
          <w:rFonts w:asciiTheme="minorHAnsi" w:eastAsiaTheme="minorEastAsia" w:hAnsiTheme="minorHAnsi" w:cstheme="minorBidi"/>
          <w:b w:val="0"/>
          <w:bCs w:val="0"/>
          <w:kern w:val="2"/>
          <w:sz w:val="24"/>
          <w:szCs w:val="24"/>
          <w14:ligatures w14:val="standardContextual"/>
        </w:rPr>
        <w:tab/>
      </w:r>
      <w:r>
        <w:t>Segmentacija gibanja in faze ponovitve</w:t>
      </w:r>
      <w:r>
        <w:tab/>
      </w:r>
      <w:r>
        <w:fldChar w:fldCharType="begin"/>
      </w:r>
      <w:r>
        <w:instrText xml:space="preserve"> PAGEREF _Toc232940843 \h </w:instrText>
      </w:r>
      <w:r>
        <w:fldChar w:fldCharType="separate"/>
      </w:r>
      <w:r>
        <w:t>50</w:t>
      </w:r>
      <w:r>
        <w:fldChar w:fldCharType="end"/>
      </w:r>
    </w:p>
    <w:p w14:paraId="3911201B" w14:textId="7406EE1B"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6.3</w:t>
      </w:r>
      <w:r>
        <w:rPr>
          <w:rFonts w:asciiTheme="minorHAnsi" w:eastAsiaTheme="minorEastAsia" w:hAnsiTheme="minorHAnsi" w:cstheme="minorBidi"/>
          <w:b w:val="0"/>
          <w:bCs w:val="0"/>
          <w:kern w:val="2"/>
          <w:sz w:val="24"/>
          <w:szCs w:val="24"/>
          <w14:ligatures w14:val="standardContextual"/>
        </w:rPr>
        <w:tab/>
      </w:r>
      <w:r>
        <w:t>Merjene metrike na ravni ponovitev in serije</w:t>
      </w:r>
      <w:r>
        <w:tab/>
      </w:r>
      <w:r>
        <w:fldChar w:fldCharType="begin"/>
      </w:r>
      <w:r>
        <w:instrText xml:space="preserve"> PAGEREF _Toc232940844 \h </w:instrText>
      </w:r>
      <w:r>
        <w:fldChar w:fldCharType="separate"/>
      </w:r>
      <w:r>
        <w:t>51</w:t>
      </w:r>
      <w:r>
        <w:fldChar w:fldCharType="end"/>
      </w:r>
    </w:p>
    <w:p w14:paraId="61097131" w14:textId="3EB23B7E"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6.3.1</w:t>
      </w:r>
      <w:r>
        <w:rPr>
          <w:rFonts w:asciiTheme="minorHAnsi" w:eastAsiaTheme="minorEastAsia" w:hAnsiTheme="minorHAnsi" w:cstheme="minorBidi"/>
          <w:noProof/>
          <w:kern w:val="2"/>
          <w:sz w:val="24"/>
          <w:szCs w:val="24"/>
          <w14:ligatures w14:val="standardContextual"/>
        </w:rPr>
        <w:tab/>
      </w:r>
      <w:r>
        <w:rPr>
          <w:noProof/>
        </w:rPr>
        <w:t>Časovne metrike</w:t>
      </w:r>
      <w:r>
        <w:rPr>
          <w:noProof/>
        </w:rPr>
        <w:tab/>
      </w:r>
      <w:r>
        <w:rPr>
          <w:noProof/>
        </w:rPr>
        <w:fldChar w:fldCharType="begin"/>
      </w:r>
      <w:r>
        <w:rPr>
          <w:noProof/>
        </w:rPr>
        <w:instrText xml:space="preserve"> PAGEREF _Toc232940845 \h </w:instrText>
      </w:r>
      <w:r>
        <w:rPr>
          <w:noProof/>
        </w:rPr>
      </w:r>
      <w:r>
        <w:rPr>
          <w:noProof/>
        </w:rPr>
        <w:fldChar w:fldCharType="separate"/>
      </w:r>
      <w:r>
        <w:rPr>
          <w:noProof/>
        </w:rPr>
        <w:t>51</w:t>
      </w:r>
      <w:r>
        <w:rPr>
          <w:noProof/>
        </w:rPr>
        <w:fldChar w:fldCharType="end"/>
      </w:r>
    </w:p>
    <w:p w14:paraId="42484648" w14:textId="0073B4A2"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6.3.2</w:t>
      </w:r>
      <w:r>
        <w:rPr>
          <w:rFonts w:asciiTheme="minorHAnsi" w:eastAsiaTheme="minorEastAsia" w:hAnsiTheme="minorHAnsi" w:cstheme="minorBidi"/>
          <w:noProof/>
          <w:kern w:val="2"/>
          <w:sz w:val="24"/>
          <w:szCs w:val="24"/>
          <w14:ligatures w14:val="standardContextual"/>
        </w:rPr>
        <w:tab/>
      </w:r>
      <w:r>
        <w:rPr>
          <w:noProof/>
        </w:rPr>
        <w:t>Prostorske metrike</w:t>
      </w:r>
      <w:r>
        <w:rPr>
          <w:noProof/>
        </w:rPr>
        <w:tab/>
      </w:r>
      <w:r>
        <w:rPr>
          <w:noProof/>
        </w:rPr>
        <w:fldChar w:fldCharType="begin"/>
      </w:r>
      <w:r>
        <w:rPr>
          <w:noProof/>
        </w:rPr>
        <w:instrText xml:space="preserve"> PAGEREF _Toc232940846 \h </w:instrText>
      </w:r>
      <w:r>
        <w:rPr>
          <w:noProof/>
        </w:rPr>
      </w:r>
      <w:r>
        <w:rPr>
          <w:noProof/>
        </w:rPr>
        <w:fldChar w:fldCharType="separate"/>
      </w:r>
      <w:r>
        <w:rPr>
          <w:noProof/>
        </w:rPr>
        <w:t>51</w:t>
      </w:r>
      <w:r>
        <w:rPr>
          <w:noProof/>
        </w:rPr>
        <w:fldChar w:fldCharType="end"/>
      </w:r>
    </w:p>
    <w:p w14:paraId="69BD1E0E" w14:textId="07077234"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6.3.3</w:t>
      </w:r>
      <w:r>
        <w:rPr>
          <w:rFonts w:asciiTheme="minorHAnsi" w:eastAsiaTheme="minorEastAsia" w:hAnsiTheme="minorHAnsi" w:cstheme="minorBidi"/>
          <w:noProof/>
          <w:kern w:val="2"/>
          <w:sz w:val="24"/>
          <w:szCs w:val="24"/>
          <w14:ligatures w14:val="standardContextual"/>
        </w:rPr>
        <w:tab/>
      </w:r>
      <w:r>
        <w:rPr>
          <w:noProof/>
        </w:rPr>
        <w:t>Hitrostne metrike</w:t>
      </w:r>
      <w:r>
        <w:rPr>
          <w:noProof/>
        </w:rPr>
        <w:tab/>
      </w:r>
      <w:r>
        <w:rPr>
          <w:noProof/>
        </w:rPr>
        <w:fldChar w:fldCharType="begin"/>
      </w:r>
      <w:r>
        <w:rPr>
          <w:noProof/>
        </w:rPr>
        <w:instrText xml:space="preserve"> PAGEREF _Toc232940847 \h </w:instrText>
      </w:r>
      <w:r>
        <w:rPr>
          <w:noProof/>
        </w:rPr>
      </w:r>
      <w:r>
        <w:rPr>
          <w:noProof/>
        </w:rPr>
        <w:fldChar w:fldCharType="separate"/>
      </w:r>
      <w:r>
        <w:rPr>
          <w:noProof/>
        </w:rPr>
        <w:t>51</w:t>
      </w:r>
      <w:r>
        <w:rPr>
          <w:noProof/>
        </w:rPr>
        <w:fldChar w:fldCharType="end"/>
      </w:r>
    </w:p>
    <w:p w14:paraId="1737007D" w14:textId="0C1588EA"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6.4</w:t>
      </w:r>
      <w:r>
        <w:rPr>
          <w:rFonts w:asciiTheme="minorHAnsi" w:eastAsiaTheme="minorEastAsia" w:hAnsiTheme="minorHAnsi" w:cstheme="minorBidi"/>
          <w:b w:val="0"/>
          <w:bCs w:val="0"/>
          <w:kern w:val="2"/>
          <w:sz w:val="24"/>
          <w:szCs w:val="24"/>
          <w14:ligatures w14:val="standardContextual"/>
        </w:rPr>
        <w:tab/>
      </w:r>
      <w:r>
        <w:t>Povratne informacije in zaznavanje odstopanj</w:t>
      </w:r>
      <w:r>
        <w:tab/>
      </w:r>
      <w:r>
        <w:fldChar w:fldCharType="begin"/>
      </w:r>
      <w:r>
        <w:instrText xml:space="preserve"> PAGEREF _Toc232940848 \h </w:instrText>
      </w:r>
      <w:r>
        <w:fldChar w:fldCharType="separate"/>
      </w:r>
      <w:r>
        <w:t>52</w:t>
      </w:r>
      <w:r>
        <w:fldChar w:fldCharType="end"/>
      </w:r>
    </w:p>
    <w:p w14:paraId="341A897D" w14:textId="6BE46E19"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6.4.1</w:t>
      </w:r>
      <w:r>
        <w:rPr>
          <w:rFonts w:asciiTheme="minorHAnsi" w:eastAsiaTheme="minorEastAsia" w:hAnsiTheme="minorHAnsi" w:cstheme="minorBidi"/>
          <w:noProof/>
          <w:kern w:val="2"/>
          <w:sz w:val="24"/>
          <w:szCs w:val="24"/>
          <w14:ligatures w14:val="standardContextual"/>
        </w:rPr>
        <w:tab/>
      </w:r>
      <w:r>
        <w:rPr>
          <w:noProof/>
        </w:rPr>
        <w:t>Sprotne povratne informacije</w:t>
      </w:r>
      <w:r>
        <w:rPr>
          <w:noProof/>
        </w:rPr>
        <w:tab/>
      </w:r>
      <w:r>
        <w:rPr>
          <w:noProof/>
        </w:rPr>
        <w:fldChar w:fldCharType="begin"/>
      </w:r>
      <w:r>
        <w:rPr>
          <w:noProof/>
        </w:rPr>
        <w:instrText xml:space="preserve"> PAGEREF _Toc232940849 \h </w:instrText>
      </w:r>
      <w:r>
        <w:rPr>
          <w:noProof/>
        </w:rPr>
      </w:r>
      <w:r>
        <w:rPr>
          <w:noProof/>
        </w:rPr>
        <w:fldChar w:fldCharType="separate"/>
      </w:r>
      <w:r>
        <w:rPr>
          <w:noProof/>
        </w:rPr>
        <w:t>52</w:t>
      </w:r>
      <w:r>
        <w:rPr>
          <w:noProof/>
        </w:rPr>
        <w:fldChar w:fldCharType="end"/>
      </w:r>
    </w:p>
    <w:p w14:paraId="79193E39" w14:textId="56E16841"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6.4.2</w:t>
      </w:r>
      <w:r>
        <w:rPr>
          <w:rFonts w:asciiTheme="minorHAnsi" w:eastAsiaTheme="minorEastAsia" w:hAnsiTheme="minorHAnsi" w:cstheme="minorBidi"/>
          <w:noProof/>
          <w:kern w:val="2"/>
          <w:sz w:val="24"/>
          <w:szCs w:val="24"/>
          <w14:ligatures w14:val="standardContextual"/>
        </w:rPr>
        <w:tab/>
      </w:r>
      <w:r>
        <w:rPr>
          <w:noProof/>
        </w:rPr>
        <w:t>Tehnične napake</w:t>
      </w:r>
      <w:r>
        <w:rPr>
          <w:noProof/>
        </w:rPr>
        <w:tab/>
      </w:r>
      <w:r>
        <w:rPr>
          <w:noProof/>
        </w:rPr>
        <w:fldChar w:fldCharType="begin"/>
      </w:r>
      <w:r>
        <w:rPr>
          <w:noProof/>
        </w:rPr>
        <w:instrText xml:space="preserve"> PAGEREF _Toc232940850 \h </w:instrText>
      </w:r>
      <w:r>
        <w:rPr>
          <w:noProof/>
        </w:rPr>
      </w:r>
      <w:r>
        <w:rPr>
          <w:noProof/>
        </w:rPr>
        <w:fldChar w:fldCharType="separate"/>
      </w:r>
      <w:r>
        <w:rPr>
          <w:noProof/>
        </w:rPr>
        <w:t>52</w:t>
      </w:r>
      <w:r>
        <w:rPr>
          <w:noProof/>
        </w:rPr>
        <w:fldChar w:fldCharType="end"/>
      </w:r>
    </w:p>
    <w:p w14:paraId="58750B4A" w14:textId="04E19DEE" w:rsidR="006D00FA" w:rsidRDefault="006D00FA">
      <w:pPr>
        <w:pStyle w:val="Kazalovsebine3"/>
        <w:tabs>
          <w:tab w:val="left" w:pos="880"/>
          <w:tab w:val="right" w:leader="dot" w:pos="8772"/>
        </w:tabs>
        <w:rPr>
          <w:rFonts w:asciiTheme="minorHAnsi" w:eastAsiaTheme="minorEastAsia" w:hAnsiTheme="minorHAnsi" w:cstheme="minorBidi"/>
          <w:noProof/>
          <w:kern w:val="2"/>
          <w:sz w:val="24"/>
          <w:szCs w:val="24"/>
          <w14:ligatures w14:val="standardContextual"/>
        </w:rPr>
      </w:pPr>
      <w:r w:rsidRPr="009F64C6">
        <w:rPr>
          <w:rFonts w:cs="Times New Roman"/>
          <w:noProof/>
        </w:rPr>
        <w:t>6.4.3</w:t>
      </w:r>
      <w:r>
        <w:rPr>
          <w:rFonts w:asciiTheme="minorHAnsi" w:eastAsiaTheme="minorEastAsia" w:hAnsiTheme="minorHAnsi" w:cstheme="minorBidi"/>
          <w:noProof/>
          <w:kern w:val="2"/>
          <w:sz w:val="24"/>
          <w:szCs w:val="24"/>
          <w14:ligatures w14:val="standardContextual"/>
        </w:rPr>
        <w:tab/>
      </w:r>
      <w:r>
        <w:rPr>
          <w:noProof/>
        </w:rPr>
        <w:t>Odstopanje od predpisa vadbe (tempo in ROM)</w:t>
      </w:r>
      <w:r>
        <w:rPr>
          <w:noProof/>
        </w:rPr>
        <w:tab/>
      </w:r>
      <w:r>
        <w:rPr>
          <w:noProof/>
        </w:rPr>
        <w:fldChar w:fldCharType="begin"/>
      </w:r>
      <w:r>
        <w:rPr>
          <w:noProof/>
        </w:rPr>
        <w:instrText xml:space="preserve"> PAGEREF _Toc232940851 \h </w:instrText>
      </w:r>
      <w:r>
        <w:rPr>
          <w:noProof/>
        </w:rPr>
      </w:r>
      <w:r>
        <w:rPr>
          <w:noProof/>
        </w:rPr>
        <w:fldChar w:fldCharType="separate"/>
      </w:r>
      <w:r>
        <w:rPr>
          <w:noProof/>
        </w:rPr>
        <w:t>52</w:t>
      </w:r>
      <w:r>
        <w:rPr>
          <w:noProof/>
        </w:rPr>
        <w:fldChar w:fldCharType="end"/>
      </w:r>
    </w:p>
    <w:p w14:paraId="1D3EF605" w14:textId="32057DB7"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6.5</w:t>
      </w:r>
      <w:r>
        <w:rPr>
          <w:rFonts w:asciiTheme="minorHAnsi" w:eastAsiaTheme="minorEastAsia" w:hAnsiTheme="minorHAnsi" w:cstheme="minorBidi"/>
          <w:b w:val="0"/>
          <w:bCs w:val="0"/>
          <w:kern w:val="2"/>
          <w:sz w:val="24"/>
          <w:szCs w:val="24"/>
          <w14:ligatures w14:val="standardContextual"/>
        </w:rPr>
        <w:tab/>
      </w:r>
      <w:r>
        <w:t>Kalibracija uporabnika</w:t>
      </w:r>
      <w:r>
        <w:tab/>
      </w:r>
      <w:r>
        <w:fldChar w:fldCharType="begin"/>
      </w:r>
      <w:r>
        <w:instrText xml:space="preserve"> PAGEREF _Toc232940852 \h </w:instrText>
      </w:r>
      <w:r>
        <w:fldChar w:fldCharType="separate"/>
      </w:r>
      <w:r>
        <w:t>53</w:t>
      </w:r>
      <w:r>
        <w:fldChar w:fldCharType="end"/>
      </w:r>
    </w:p>
    <w:p w14:paraId="1370D305" w14:textId="07E2238B" w:rsidR="006D00FA" w:rsidRDefault="006D00FA">
      <w:pPr>
        <w:pStyle w:val="Kazalovsebine2"/>
        <w:rPr>
          <w:rFonts w:asciiTheme="minorHAnsi" w:eastAsiaTheme="minorEastAsia" w:hAnsiTheme="minorHAnsi" w:cstheme="minorBidi"/>
          <w:b w:val="0"/>
          <w:bCs w:val="0"/>
          <w:kern w:val="2"/>
          <w:sz w:val="24"/>
          <w:szCs w:val="24"/>
          <w14:ligatures w14:val="standardContextual"/>
        </w:rPr>
      </w:pPr>
      <w:r w:rsidRPr="009F64C6">
        <w:rPr>
          <w:rFonts w:cs="Times New Roman"/>
        </w:rPr>
        <w:t>6.6</w:t>
      </w:r>
      <w:r>
        <w:rPr>
          <w:rFonts w:asciiTheme="minorHAnsi" w:eastAsiaTheme="minorEastAsia" w:hAnsiTheme="minorHAnsi" w:cstheme="minorBidi"/>
          <w:b w:val="0"/>
          <w:bCs w:val="0"/>
          <w:kern w:val="2"/>
          <w:sz w:val="24"/>
          <w:szCs w:val="24"/>
          <w14:ligatures w14:val="standardContextual"/>
        </w:rPr>
        <w:tab/>
      </w:r>
      <w:r>
        <w:t>Merjenje višine skoka (CMJ)</w:t>
      </w:r>
      <w:r>
        <w:tab/>
      </w:r>
      <w:r>
        <w:fldChar w:fldCharType="begin"/>
      </w:r>
      <w:r>
        <w:instrText xml:space="preserve"> PAGEREF _Toc232940853 \h </w:instrText>
      </w:r>
      <w:r>
        <w:fldChar w:fldCharType="separate"/>
      </w:r>
      <w:r>
        <w:t>53</w:t>
      </w:r>
      <w:r>
        <w:fldChar w:fldCharType="end"/>
      </w:r>
    </w:p>
    <w:p w14:paraId="6A5C18F1" w14:textId="34ABA727" w:rsidR="006D00FA" w:rsidRDefault="006D00FA">
      <w:pPr>
        <w:pStyle w:val="Kazalovsebine1"/>
        <w:rPr>
          <w:rFonts w:asciiTheme="minorHAnsi" w:eastAsiaTheme="minorEastAsia" w:hAnsiTheme="minorHAnsi" w:cstheme="minorBidi"/>
          <w:b w:val="0"/>
          <w:bCs w:val="0"/>
          <w:caps w:val="0"/>
          <w:kern w:val="2"/>
          <w:sz w:val="24"/>
          <w:szCs w:val="24"/>
          <w14:ligatures w14:val="standardContextual"/>
        </w:rPr>
      </w:pPr>
      <w:r w:rsidRPr="009F64C6">
        <w:t>7</w:t>
      </w:r>
      <w:r>
        <w:rPr>
          <w:rFonts w:asciiTheme="minorHAnsi" w:eastAsiaTheme="minorEastAsia" w:hAnsiTheme="minorHAnsi" w:cstheme="minorBidi"/>
          <w:b w:val="0"/>
          <w:bCs w:val="0"/>
          <w:caps w:val="0"/>
          <w:kern w:val="2"/>
          <w:sz w:val="24"/>
          <w:szCs w:val="24"/>
          <w14:ligatures w14:val="standardContextual"/>
        </w:rPr>
        <w:tab/>
      </w:r>
      <w:r w:rsidRPr="009F64C6">
        <w:t>ZAKLJUČEK</w:t>
      </w:r>
      <w:r>
        <w:tab/>
      </w:r>
      <w:r>
        <w:fldChar w:fldCharType="begin"/>
      </w:r>
      <w:r>
        <w:instrText xml:space="preserve"> PAGEREF _Toc232940854 \h </w:instrText>
      </w:r>
      <w:r>
        <w:fldChar w:fldCharType="separate"/>
      </w:r>
      <w:r>
        <w:t>55</w:t>
      </w:r>
      <w:r>
        <w:fldChar w:fldCharType="end"/>
      </w:r>
    </w:p>
    <w:p w14:paraId="0C0B110A" w14:textId="67B7618E" w:rsidR="003F33A6" w:rsidRPr="00A00CA1" w:rsidRDefault="002B38D9" w:rsidP="009C41F8">
      <w:pPr>
        <w:spacing w:before="120"/>
        <w:rPr>
          <w:rStyle w:val="Krepko"/>
          <w:rFonts w:cs="Arial"/>
        </w:rPr>
      </w:pPr>
      <w:r w:rsidRPr="00A00CA1">
        <w:rPr>
          <w:rStyle w:val="Krepko"/>
          <w:rFonts w:cs="Arial"/>
        </w:rPr>
        <w:fldChar w:fldCharType="end"/>
      </w:r>
      <w:r w:rsidR="003F33A6" w:rsidRPr="00A00CA1">
        <w:rPr>
          <w:rStyle w:val="Krepko"/>
          <w:rFonts w:cs="Arial"/>
        </w:rPr>
        <w:br w:type="page"/>
      </w:r>
    </w:p>
    <w:p w14:paraId="7AEC842E" w14:textId="224ADF88" w:rsidR="002B38D9" w:rsidRPr="00A00CA1" w:rsidRDefault="002B38D9" w:rsidP="004B2BA9">
      <w:pPr>
        <w:spacing w:before="120"/>
        <w:rPr>
          <w:b/>
          <w:bCs/>
        </w:rPr>
      </w:pPr>
      <w:r w:rsidRPr="00A00CA1">
        <w:rPr>
          <w:b/>
          <w:sz w:val="36"/>
          <w:szCs w:val="36"/>
        </w:rPr>
        <w:lastRenderedPageBreak/>
        <w:t>KAZALO SLIK</w:t>
      </w:r>
    </w:p>
    <w:p w14:paraId="373E07CC" w14:textId="5617A563" w:rsidR="005448BA" w:rsidRDefault="002B38D9">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r w:rsidRPr="00A00CA1">
        <w:rPr>
          <w:szCs w:val="24"/>
        </w:rPr>
        <w:fldChar w:fldCharType="begin"/>
      </w:r>
      <w:r w:rsidRPr="00A00CA1">
        <w:rPr>
          <w:szCs w:val="24"/>
        </w:rPr>
        <w:instrText xml:space="preserve"> TOC \h \z \c "Slika" </w:instrText>
      </w:r>
      <w:r w:rsidRPr="00A00CA1">
        <w:rPr>
          <w:szCs w:val="24"/>
        </w:rPr>
        <w:fldChar w:fldCharType="separate"/>
      </w:r>
      <w:hyperlink w:anchor="_Toc232947273" w:history="1">
        <w:r w:rsidR="005448BA" w:rsidRPr="003701CB">
          <w:rPr>
            <w:rStyle w:val="Hiperpovezava"/>
            <w:noProof/>
          </w:rPr>
          <w:t>Slika 2.1: Shema sklepnih točk modela MediaPipe Pose Landmarker (33 točk)</w:t>
        </w:r>
        <w:r w:rsidR="005448BA">
          <w:rPr>
            <w:noProof/>
            <w:webHidden/>
          </w:rPr>
          <w:tab/>
        </w:r>
        <w:r w:rsidR="005448BA">
          <w:rPr>
            <w:noProof/>
            <w:webHidden/>
          </w:rPr>
          <w:fldChar w:fldCharType="begin"/>
        </w:r>
        <w:r w:rsidR="005448BA">
          <w:rPr>
            <w:noProof/>
            <w:webHidden/>
          </w:rPr>
          <w:instrText xml:space="preserve"> PAGEREF _Toc232947273 \h </w:instrText>
        </w:r>
        <w:r w:rsidR="005448BA">
          <w:rPr>
            <w:noProof/>
            <w:webHidden/>
          </w:rPr>
        </w:r>
        <w:r w:rsidR="005448BA">
          <w:rPr>
            <w:noProof/>
            <w:webHidden/>
          </w:rPr>
          <w:fldChar w:fldCharType="separate"/>
        </w:r>
        <w:r w:rsidR="005448BA">
          <w:rPr>
            <w:noProof/>
            <w:webHidden/>
          </w:rPr>
          <w:t>6</w:t>
        </w:r>
        <w:r w:rsidR="005448BA">
          <w:rPr>
            <w:noProof/>
            <w:webHidden/>
          </w:rPr>
          <w:fldChar w:fldCharType="end"/>
        </w:r>
      </w:hyperlink>
    </w:p>
    <w:p w14:paraId="61BDF466" w14:textId="3A47DCFB"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74" w:history="1">
        <w:r w:rsidRPr="003701CB">
          <w:rPr>
            <w:rStyle w:val="Hiperpovezava"/>
            <w:noProof/>
          </w:rPr>
          <w:t>Slika 2: Sklepne točke na tigru, napovedane z Ultralytics YOLOv8</w:t>
        </w:r>
        <w:r>
          <w:rPr>
            <w:noProof/>
            <w:webHidden/>
          </w:rPr>
          <w:tab/>
        </w:r>
        <w:r>
          <w:rPr>
            <w:noProof/>
            <w:webHidden/>
          </w:rPr>
          <w:fldChar w:fldCharType="begin"/>
        </w:r>
        <w:r>
          <w:rPr>
            <w:noProof/>
            <w:webHidden/>
          </w:rPr>
          <w:instrText xml:space="preserve"> PAGEREF _Toc232947274 \h </w:instrText>
        </w:r>
        <w:r>
          <w:rPr>
            <w:noProof/>
            <w:webHidden/>
          </w:rPr>
        </w:r>
        <w:r>
          <w:rPr>
            <w:noProof/>
            <w:webHidden/>
          </w:rPr>
          <w:fldChar w:fldCharType="separate"/>
        </w:r>
        <w:r>
          <w:rPr>
            <w:noProof/>
            <w:webHidden/>
          </w:rPr>
          <w:t>9</w:t>
        </w:r>
        <w:r>
          <w:rPr>
            <w:noProof/>
            <w:webHidden/>
          </w:rPr>
          <w:fldChar w:fldCharType="end"/>
        </w:r>
      </w:hyperlink>
    </w:p>
    <w:p w14:paraId="4F55DE58" w14:textId="6C8E9E3D"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75" w:history="1">
        <w:r w:rsidRPr="003701CB">
          <w:rPr>
            <w:rStyle w:val="Hiperpovezava"/>
            <w:noProof/>
          </w:rPr>
          <w:t>Slika 3: Sklepne točke na ribah, predstavljene v Benchmarking Fish Dataset</w:t>
        </w:r>
        <w:r>
          <w:rPr>
            <w:noProof/>
            <w:webHidden/>
          </w:rPr>
          <w:tab/>
        </w:r>
        <w:r>
          <w:rPr>
            <w:noProof/>
            <w:webHidden/>
          </w:rPr>
          <w:fldChar w:fldCharType="begin"/>
        </w:r>
        <w:r>
          <w:rPr>
            <w:noProof/>
            <w:webHidden/>
          </w:rPr>
          <w:instrText xml:space="preserve"> PAGEREF _Toc232947275 \h </w:instrText>
        </w:r>
        <w:r>
          <w:rPr>
            <w:noProof/>
            <w:webHidden/>
          </w:rPr>
        </w:r>
        <w:r>
          <w:rPr>
            <w:noProof/>
            <w:webHidden/>
          </w:rPr>
          <w:fldChar w:fldCharType="separate"/>
        </w:r>
        <w:r>
          <w:rPr>
            <w:noProof/>
            <w:webHidden/>
          </w:rPr>
          <w:t>9</w:t>
        </w:r>
        <w:r>
          <w:rPr>
            <w:noProof/>
            <w:webHidden/>
          </w:rPr>
          <w:fldChar w:fldCharType="end"/>
        </w:r>
      </w:hyperlink>
    </w:p>
    <w:p w14:paraId="2C3FC863" w14:textId="22D07289"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76" w:history="1">
        <w:r w:rsidRPr="003701CB">
          <w:rPr>
            <w:rStyle w:val="Hiperpovezava"/>
            <w:noProof/>
          </w:rPr>
          <w:t>Slika 2.4: Shema sklepnih točk PoseNet modela</w:t>
        </w:r>
        <w:r>
          <w:rPr>
            <w:noProof/>
            <w:webHidden/>
          </w:rPr>
          <w:tab/>
        </w:r>
        <w:r>
          <w:rPr>
            <w:noProof/>
            <w:webHidden/>
          </w:rPr>
          <w:fldChar w:fldCharType="begin"/>
        </w:r>
        <w:r>
          <w:rPr>
            <w:noProof/>
            <w:webHidden/>
          </w:rPr>
          <w:instrText xml:space="preserve"> PAGEREF _Toc232947276 \h </w:instrText>
        </w:r>
        <w:r>
          <w:rPr>
            <w:noProof/>
            <w:webHidden/>
          </w:rPr>
        </w:r>
        <w:r>
          <w:rPr>
            <w:noProof/>
            <w:webHidden/>
          </w:rPr>
          <w:fldChar w:fldCharType="separate"/>
        </w:r>
        <w:r>
          <w:rPr>
            <w:noProof/>
            <w:webHidden/>
          </w:rPr>
          <w:t>12</w:t>
        </w:r>
        <w:r>
          <w:rPr>
            <w:noProof/>
            <w:webHidden/>
          </w:rPr>
          <w:fldChar w:fldCharType="end"/>
        </w:r>
      </w:hyperlink>
    </w:p>
    <w:p w14:paraId="25F73F74" w14:textId="305EA9CA"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77" w:history="1">
        <w:r w:rsidRPr="003701CB">
          <w:rPr>
            <w:rStyle w:val="Hiperpovezava"/>
            <w:noProof/>
          </w:rPr>
          <w:t>Slika 5: Rezultati MPJPE nad izbranimi modeli</w:t>
        </w:r>
        <w:r>
          <w:rPr>
            <w:noProof/>
            <w:webHidden/>
          </w:rPr>
          <w:tab/>
        </w:r>
        <w:r>
          <w:rPr>
            <w:noProof/>
            <w:webHidden/>
          </w:rPr>
          <w:fldChar w:fldCharType="begin"/>
        </w:r>
        <w:r>
          <w:rPr>
            <w:noProof/>
            <w:webHidden/>
          </w:rPr>
          <w:instrText xml:space="preserve"> PAGEREF _Toc232947277 \h </w:instrText>
        </w:r>
        <w:r>
          <w:rPr>
            <w:noProof/>
            <w:webHidden/>
          </w:rPr>
        </w:r>
        <w:r>
          <w:rPr>
            <w:noProof/>
            <w:webHidden/>
          </w:rPr>
          <w:fldChar w:fldCharType="separate"/>
        </w:r>
        <w:r>
          <w:rPr>
            <w:noProof/>
            <w:webHidden/>
          </w:rPr>
          <w:t>26</w:t>
        </w:r>
        <w:r>
          <w:rPr>
            <w:noProof/>
            <w:webHidden/>
          </w:rPr>
          <w:fldChar w:fldCharType="end"/>
        </w:r>
      </w:hyperlink>
    </w:p>
    <w:p w14:paraId="194A158B" w14:textId="505DDF53"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78" w:history="1">
        <w:r w:rsidRPr="003701CB">
          <w:rPr>
            <w:rStyle w:val="Hiperpovezava"/>
            <w:noProof/>
          </w:rPr>
          <w:t xml:space="preserve">Slika 6: Rezultati metrike PCK pri pragu </w:t>
        </w:r>
        <m:oMath>
          <m:r>
            <w:rPr>
              <w:rStyle w:val="Hiperpovezava"/>
              <w:rFonts w:ascii="Cambria Math" w:hAnsi="Cambria Math"/>
              <w:noProof/>
            </w:rPr>
            <m:t>τ</m:t>
          </m:r>
        </m:oMath>
        <w:r w:rsidRPr="003701CB">
          <w:rPr>
            <w:rStyle w:val="Hiperpovezava"/>
            <w:noProof/>
          </w:rPr>
          <w:t xml:space="preserve"> = 0,01</w:t>
        </w:r>
        <w:r>
          <w:rPr>
            <w:noProof/>
            <w:webHidden/>
          </w:rPr>
          <w:tab/>
        </w:r>
        <w:r>
          <w:rPr>
            <w:noProof/>
            <w:webHidden/>
          </w:rPr>
          <w:fldChar w:fldCharType="begin"/>
        </w:r>
        <w:r>
          <w:rPr>
            <w:noProof/>
            <w:webHidden/>
          </w:rPr>
          <w:instrText xml:space="preserve"> PAGEREF _Toc232947278 \h </w:instrText>
        </w:r>
        <w:r>
          <w:rPr>
            <w:noProof/>
            <w:webHidden/>
          </w:rPr>
        </w:r>
        <w:r>
          <w:rPr>
            <w:noProof/>
            <w:webHidden/>
          </w:rPr>
          <w:fldChar w:fldCharType="separate"/>
        </w:r>
        <w:r>
          <w:rPr>
            <w:noProof/>
            <w:webHidden/>
          </w:rPr>
          <w:t>28</w:t>
        </w:r>
        <w:r>
          <w:rPr>
            <w:noProof/>
            <w:webHidden/>
          </w:rPr>
          <w:fldChar w:fldCharType="end"/>
        </w:r>
      </w:hyperlink>
    </w:p>
    <w:p w14:paraId="4A292526" w14:textId="7C759F1B"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79" w:history="1">
        <w:r w:rsidRPr="003701CB">
          <w:rPr>
            <w:rStyle w:val="Hiperpovezava"/>
            <w:noProof/>
          </w:rPr>
          <w:t xml:space="preserve">Slika 7: Rezultati metrike PCK pri pragu </w:t>
        </w:r>
        <m:oMath>
          <m:r>
            <w:rPr>
              <w:rStyle w:val="Hiperpovezava"/>
              <w:rFonts w:ascii="Cambria Math" w:hAnsi="Cambria Math"/>
              <w:noProof/>
            </w:rPr>
            <m:t>τ</m:t>
          </m:r>
        </m:oMath>
        <w:r w:rsidRPr="003701CB">
          <w:rPr>
            <w:rStyle w:val="Hiperpovezava"/>
            <w:noProof/>
          </w:rPr>
          <w:t xml:space="preserve"> = 0,02</w:t>
        </w:r>
        <w:r>
          <w:rPr>
            <w:noProof/>
            <w:webHidden/>
          </w:rPr>
          <w:tab/>
        </w:r>
        <w:r>
          <w:rPr>
            <w:noProof/>
            <w:webHidden/>
          </w:rPr>
          <w:fldChar w:fldCharType="begin"/>
        </w:r>
        <w:r>
          <w:rPr>
            <w:noProof/>
            <w:webHidden/>
          </w:rPr>
          <w:instrText xml:space="preserve"> PAGEREF _Toc232947279 \h </w:instrText>
        </w:r>
        <w:r>
          <w:rPr>
            <w:noProof/>
            <w:webHidden/>
          </w:rPr>
        </w:r>
        <w:r>
          <w:rPr>
            <w:noProof/>
            <w:webHidden/>
          </w:rPr>
          <w:fldChar w:fldCharType="separate"/>
        </w:r>
        <w:r>
          <w:rPr>
            <w:noProof/>
            <w:webHidden/>
          </w:rPr>
          <w:t>28</w:t>
        </w:r>
        <w:r>
          <w:rPr>
            <w:noProof/>
            <w:webHidden/>
          </w:rPr>
          <w:fldChar w:fldCharType="end"/>
        </w:r>
      </w:hyperlink>
    </w:p>
    <w:p w14:paraId="278310BA" w14:textId="27815ABD"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0" w:history="1">
        <w:r w:rsidRPr="003701CB">
          <w:rPr>
            <w:rStyle w:val="Hiperpovezava"/>
            <w:noProof/>
          </w:rPr>
          <w:t xml:space="preserve">Slika 8: Rezultati metrike PCK pri pragu </w:t>
        </w:r>
        <m:oMath>
          <m:r>
            <w:rPr>
              <w:rStyle w:val="Hiperpovezava"/>
              <w:rFonts w:ascii="Cambria Math" w:hAnsi="Cambria Math"/>
              <w:noProof/>
            </w:rPr>
            <m:t>τ</m:t>
          </m:r>
        </m:oMath>
        <w:r w:rsidRPr="003701CB">
          <w:rPr>
            <w:rStyle w:val="Hiperpovezava"/>
            <w:noProof/>
          </w:rPr>
          <w:t xml:space="preserve"> = 0,04</w:t>
        </w:r>
        <w:r>
          <w:rPr>
            <w:noProof/>
            <w:webHidden/>
          </w:rPr>
          <w:tab/>
        </w:r>
        <w:r>
          <w:rPr>
            <w:noProof/>
            <w:webHidden/>
          </w:rPr>
          <w:fldChar w:fldCharType="begin"/>
        </w:r>
        <w:r>
          <w:rPr>
            <w:noProof/>
            <w:webHidden/>
          </w:rPr>
          <w:instrText xml:space="preserve"> PAGEREF _Toc232947280 \h </w:instrText>
        </w:r>
        <w:r>
          <w:rPr>
            <w:noProof/>
            <w:webHidden/>
          </w:rPr>
        </w:r>
        <w:r>
          <w:rPr>
            <w:noProof/>
            <w:webHidden/>
          </w:rPr>
          <w:fldChar w:fldCharType="separate"/>
        </w:r>
        <w:r>
          <w:rPr>
            <w:noProof/>
            <w:webHidden/>
          </w:rPr>
          <w:t>29</w:t>
        </w:r>
        <w:r>
          <w:rPr>
            <w:noProof/>
            <w:webHidden/>
          </w:rPr>
          <w:fldChar w:fldCharType="end"/>
        </w:r>
      </w:hyperlink>
    </w:p>
    <w:p w14:paraId="6A2574F4" w14:textId="3C8269FF"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1" w:history="1">
        <w:r w:rsidRPr="003701CB">
          <w:rPr>
            <w:rStyle w:val="Hiperpovezava"/>
            <w:noProof/>
          </w:rPr>
          <w:t>Slika 9: Primerjava med napovedanimi sklepnimi točkami za model Mediapipe Pose Landmarker Heavy</w:t>
        </w:r>
        <w:r>
          <w:rPr>
            <w:noProof/>
            <w:webHidden/>
          </w:rPr>
          <w:tab/>
        </w:r>
        <w:r>
          <w:rPr>
            <w:noProof/>
            <w:webHidden/>
          </w:rPr>
          <w:fldChar w:fldCharType="begin"/>
        </w:r>
        <w:r>
          <w:rPr>
            <w:noProof/>
            <w:webHidden/>
          </w:rPr>
          <w:instrText xml:space="preserve"> PAGEREF _Toc232947281 \h </w:instrText>
        </w:r>
        <w:r>
          <w:rPr>
            <w:noProof/>
            <w:webHidden/>
          </w:rPr>
        </w:r>
        <w:r>
          <w:rPr>
            <w:noProof/>
            <w:webHidden/>
          </w:rPr>
          <w:fldChar w:fldCharType="separate"/>
        </w:r>
        <w:r>
          <w:rPr>
            <w:noProof/>
            <w:webHidden/>
          </w:rPr>
          <w:t>30</w:t>
        </w:r>
        <w:r>
          <w:rPr>
            <w:noProof/>
            <w:webHidden/>
          </w:rPr>
          <w:fldChar w:fldCharType="end"/>
        </w:r>
      </w:hyperlink>
    </w:p>
    <w:p w14:paraId="3A04961F" w14:textId="307CCBEF"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2" w:history="1">
        <w:r w:rsidRPr="003701CB">
          <w:rPr>
            <w:rStyle w:val="Hiperpovezava"/>
            <w:noProof/>
          </w:rPr>
          <w:t>Slika 10: Primerjava med napovedanimi sklepnimi točkami za model PoseNet MobileNet</w:t>
        </w:r>
        <w:r>
          <w:rPr>
            <w:noProof/>
            <w:webHidden/>
          </w:rPr>
          <w:tab/>
        </w:r>
        <w:r>
          <w:rPr>
            <w:noProof/>
            <w:webHidden/>
          </w:rPr>
          <w:fldChar w:fldCharType="begin"/>
        </w:r>
        <w:r>
          <w:rPr>
            <w:noProof/>
            <w:webHidden/>
          </w:rPr>
          <w:instrText xml:space="preserve"> PAGEREF _Toc232947282 \h </w:instrText>
        </w:r>
        <w:r>
          <w:rPr>
            <w:noProof/>
            <w:webHidden/>
          </w:rPr>
        </w:r>
        <w:r>
          <w:rPr>
            <w:noProof/>
            <w:webHidden/>
          </w:rPr>
          <w:fldChar w:fldCharType="separate"/>
        </w:r>
        <w:r>
          <w:rPr>
            <w:noProof/>
            <w:webHidden/>
          </w:rPr>
          <w:t>30</w:t>
        </w:r>
        <w:r>
          <w:rPr>
            <w:noProof/>
            <w:webHidden/>
          </w:rPr>
          <w:fldChar w:fldCharType="end"/>
        </w:r>
      </w:hyperlink>
    </w:p>
    <w:p w14:paraId="5D00092A" w14:textId="5E466C4A"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3" w:history="1">
        <w:r w:rsidRPr="003701CB">
          <w:rPr>
            <w:rStyle w:val="Hiperpovezava"/>
            <w:noProof/>
          </w:rPr>
          <w:t>Slika 11: Histogram zastopanosti vaj v učni množici</w:t>
        </w:r>
        <w:r>
          <w:rPr>
            <w:noProof/>
            <w:webHidden/>
          </w:rPr>
          <w:tab/>
        </w:r>
        <w:r>
          <w:rPr>
            <w:noProof/>
            <w:webHidden/>
          </w:rPr>
          <w:fldChar w:fldCharType="begin"/>
        </w:r>
        <w:r>
          <w:rPr>
            <w:noProof/>
            <w:webHidden/>
          </w:rPr>
          <w:instrText xml:space="preserve"> PAGEREF _Toc232947283 \h </w:instrText>
        </w:r>
        <w:r>
          <w:rPr>
            <w:noProof/>
            <w:webHidden/>
          </w:rPr>
        </w:r>
        <w:r>
          <w:rPr>
            <w:noProof/>
            <w:webHidden/>
          </w:rPr>
          <w:fldChar w:fldCharType="separate"/>
        </w:r>
        <w:r>
          <w:rPr>
            <w:noProof/>
            <w:webHidden/>
          </w:rPr>
          <w:t>38</w:t>
        </w:r>
        <w:r>
          <w:rPr>
            <w:noProof/>
            <w:webHidden/>
          </w:rPr>
          <w:fldChar w:fldCharType="end"/>
        </w:r>
      </w:hyperlink>
    </w:p>
    <w:p w14:paraId="656C6B4B" w14:textId="1AAC2269"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4" w:history="1">
        <w:r w:rsidRPr="003701CB">
          <w:rPr>
            <w:rStyle w:val="Hiperpovezava"/>
            <w:noProof/>
          </w:rPr>
          <w:t>Slika 12: Primer iz učne množice: diagonalni stranski dvig na kablu</w:t>
        </w:r>
        <w:r>
          <w:rPr>
            <w:noProof/>
            <w:webHidden/>
          </w:rPr>
          <w:tab/>
        </w:r>
        <w:r>
          <w:rPr>
            <w:noProof/>
            <w:webHidden/>
          </w:rPr>
          <w:fldChar w:fldCharType="begin"/>
        </w:r>
        <w:r>
          <w:rPr>
            <w:noProof/>
            <w:webHidden/>
          </w:rPr>
          <w:instrText xml:space="preserve"> PAGEREF _Toc232947284 \h </w:instrText>
        </w:r>
        <w:r>
          <w:rPr>
            <w:noProof/>
            <w:webHidden/>
          </w:rPr>
        </w:r>
        <w:r>
          <w:rPr>
            <w:noProof/>
            <w:webHidden/>
          </w:rPr>
          <w:fldChar w:fldCharType="separate"/>
        </w:r>
        <w:r>
          <w:rPr>
            <w:noProof/>
            <w:webHidden/>
          </w:rPr>
          <w:t>39</w:t>
        </w:r>
        <w:r>
          <w:rPr>
            <w:noProof/>
            <w:webHidden/>
          </w:rPr>
          <w:fldChar w:fldCharType="end"/>
        </w:r>
      </w:hyperlink>
    </w:p>
    <w:p w14:paraId="0B5D10B0" w14:textId="1532FC66"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5" w:history="1">
        <w:r w:rsidRPr="003701CB">
          <w:rPr>
            <w:rStyle w:val="Hiperpovezava"/>
            <w:noProof/>
          </w:rPr>
          <w:t>Slika 13: Primer iz učne množice: biceps pregib s palico</w:t>
        </w:r>
        <w:r>
          <w:rPr>
            <w:noProof/>
            <w:webHidden/>
          </w:rPr>
          <w:tab/>
        </w:r>
        <w:r>
          <w:rPr>
            <w:noProof/>
            <w:webHidden/>
          </w:rPr>
          <w:fldChar w:fldCharType="begin"/>
        </w:r>
        <w:r>
          <w:rPr>
            <w:noProof/>
            <w:webHidden/>
          </w:rPr>
          <w:instrText xml:space="preserve"> PAGEREF _Toc232947285 \h </w:instrText>
        </w:r>
        <w:r>
          <w:rPr>
            <w:noProof/>
            <w:webHidden/>
          </w:rPr>
        </w:r>
        <w:r>
          <w:rPr>
            <w:noProof/>
            <w:webHidden/>
          </w:rPr>
          <w:fldChar w:fldCharType="separate"/>
        </w:r>
        <w:r>
          <w:rPr>
            <w:noProof/>
            <w:webHidden/>
          </w:rPr>
          <w:t>39</w:t>
        </w:r>
        <w:r>
          <w:rPr>
            <w:noProof/>
            <w:webHidden/>
          </w:rPr>
          <w:fldChar w:fldCharType="end"/>
        </w:r>
      </w:hyperlink>
    </w:p>
    <w:p w14:paraId="0C55EDC2" w14:textId="6751EBE3"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6" w:history="1">
        <w:r w:rsidRPr="003701CB">
          <w:rPr>
            <w:rStyle w:val="Hiperpovezava"/>
            <w:noProof/>
          </w:rPr>
          <w:t>Slika 14: Primer iz učne množice: veslanje v predklonu s palico</w:t>
        </w:r>
        <w:r>
          <w:rPr>
            <w:noProof/>
            <w:webHidden/>
          </w:rPr>
          <w:tab/>
        </w:r>
        <w:r>
          <w:rPr>
            <w:noProof/>
            <w:webHidden/>
          </w:rPr>
          <w:fldChar w:fldCharType="begin"/>
        </w:r>
        <w:r>
          <w:rPr>
            <w:noProof/>
            <w:webHidden/>
          </w:rPr>
          <w:instrText xml:space="preserve"> PAGEREF _Toc232947286 \h </w:instrText>
        </w:r>
        <w:r>
          <w:rPr>
            <w:noProof/>
            <w:webHidden/>
          </w:rPr>
        </w:r>
        <w:r>
          <w:rPr>
            <w:noProof/>
            <w:webHidden/>
          </w:rPr>
          <w:fldChar w:fldCharType="separate"/>
        </w:r>
        <w:r>
          <w:rPr>
            <w:noProof/>
            <w:webHidden/>
          </w:rPr>
          <w:t>40</w:t>
        </w:r>
        <w:r>
          <w:rPr>
            <w:noProof/>
            <w:webHidden/>
          </w:rPr>
          <w:fldChar w:fldCharType="end"/>
        </w:r>
      </w:hyperlink>
    </w:p>
    <w:p w14:paraId="578ED955" w14:textId="645E6BE5"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7" w:history="1">
        <w:r w:rsidRPr="003701CB">
          <w:rPr>
            <w:rStyle w:val="Hiperpovezava"/>
            <w:noProof/>
          </w:rPr>
          <w:t>Slika 15: Primer iz učne množice: potisk z ročkami na poševni klopi</w:t>
        </w:r>
        <w:r>
          <w:rPr>
            <w:noProof/>
            <w:webHidden/>
          </w:rPr>
          <w:tab/>
        </w:r>
        <w:r>
          <w:rPr>
            <w:noProof/>
            <w:webHidden/>
          </w:rPr>
          <w:fldChar w:fldCharType="begin"/>
        </w:r>
        <w:r>
          <w:rPr>
            <w:noProof/>
            <w:webHidden/>
          </w:rPr>
          <w:instrText xml:space="preserve"> PAGEREF _Toc232947287 \h </w:instrText>
        </w:r>
        <w:r>
          <w:rPr>
            <w:noProof/>
            <w:webHidden/>
          </w:rPr>
        </w:r>
        <w:r>
          <w:rPr>
            <w:noProof/>
            <w:webHidden/>
          </w:rPr>
          <w:fldChar w:fldCharType="separate"/>
        </w:r>
        <w:r>
          <w:rPr>
            <w:noProof/>
            <w:webHidden/>
          </w:rPr>
          <w:t>40</w:t>
        </w:r>
        <w:r>
          <w:rPr>
            <w:noProof/>
            <w:webHidden/>
          </w:rPr>
          <w:fldChar w:fldCharType="end"/>
        </w:r>
      </w:hyperlink>
    </w:p>
    <w:p w14:paraId="1E347204" w14:textId="56F54113"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8" w:history="1">
        <w:r w:rsidRPr="003701CB">
          <w:rPr>
            <w:rStyle w:val="Hiperpovezava"/>
            <w:noProof/>
          </w:rPr>
          <w:t>Slika 16: Primer iz učne množice: biceps pregib na Scott klopi</w:t>
        </w:r>
        <w:r>
          <w:rPr>
            <w:noProof/>
            <w:webHidden/>
          </w:rPr>
          <w:tab/>
        </w:r>
        <w:r>
          <w:rPr>
            <w:noProof/>
            <w:webHidden/>
          </w:rPr>
          <w:fldChar w:fldCharType="begin"/>
        </w:r>
        <w:r>
          <w:rPr>
            <w:noProof/>
            <w:webHidden/>
          </w:rPr>
          <w:instrText xml:space="preserve"> PAGEREF _Toc232947288 \h </w:instrText>
        </w:r>
        <w:r>
          <w:rPr>
            <w:noProof/>
            <w:webHidden/>
          </w:rPr>
        </w:r>
        <w:r>
          <w:rPr>
            <w:noProof/>
            <w:webHidden/>
          </w:rPr>
          <w:fldChar w:fldCharType="separate"/>
        </w:r>
        <w:r>
          <w:rPr>
            <w:noProof/>
            <w:webHidden/>
          </w:rPr>
          <w:t>40</w:t>
        </w:r>
        <w:r>
          <w:rPr>
            <w:noProof/>
            <w:webHidden/>
          </w:rPr>
          <w:fldChar w:fldCharType="end"/>
        </w:r>
      </w:hyperlink>
    </w:p>
    <w:p w14:paraId="5D06B8A7" w14:textId="19E48890"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89" w:history="1">
        <w:r w:rsidRPr="003701CB">
          <w:rPr>
            <w:rStyle w:val="Hiperpovezava"/>
            <w:noProof/>
          </w:rPr>
          <w:t>Slika 17: Primer iz učne množice: izteg za triceps na kablu</w:t>
        </w:r>
        <w:r>
          <w:rPr>
            <w:noProof/>
            <w:webHidden/>
          </w:rPr>
          <w:tab/>
        </w:r>
        <w:r>
          <w:rPr>
            <w:noProof/>
            <w:webHidden/>
          </w:rPr>
          <w:fldChar w:fldCharType="begin"/>
        </w:r>
        <w:r>
          <w:rPr>
            <w:noProof/>
            <w:webHidden/>
          </w:rPr>
          <w:instrText xml:space="preserve"> PAGEREF _Toc232947289 \h </w:instrText>
        </w:r>
        <w:r>
          <w:rPr>
            <w:noProof/>
            <w:webHidden/>
          </w:rPr>
        </w:r>
        <w:r>
          <w:rPr>
            <w:noProof/>
            <w:webHidden/>
          </w:rPr>
          <w:fldChar w:fldCharType="separate"/>
        </w:r>
        <w:r>
          <w:rPr>
            <w:noProof/>
            <w:webHidden/>
          </w:rPr>
          <w:t>40</w:t>
        </w:r>
        <w:r>
          <w:rPr>
            <w:noProof/>
            <w:webHidden/>
          </w:rPr>
          <w:fldChar w:fldCharType="end"/>
        </w:r>
      </w:hyperlink>
    </w:p>
    <w:p w14:paraId="65E6B728" w14:textId="1210E948"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90" w:history="1">
        <w:r w:rsidRPr="003701CB">
          <w:rPr>
            <w:rStyle w:val="Hiperpovezava"/>
            <w:noProof/>
          </w:rPr>
          <w:t>Slika 18: Graf "pose" izgube</w:t>
        </w:r>
        <w:r>
          <w:rPr>
            <w:noProof/>
            <w:webHidden/>
          </w:rPr>
          <w:tab/>
        </w:r>
        <w:r>
          <w:rPr>
            <w:noProof/>
            <w:webHidden/>
          </w:rPr>
          <w:fldChar w:fldCharType="begin"/>
        </w:r>
        <w:r>
          <w:rPr>
            <w:noProof/>
            <w:webHidden/>
          </w:rPr>
          <w:instrText xml:space="preserve"> PAGEREF _Toc232947290 \h </w:instrText>
        </w:r>
        <w:r>
          <w:rPr>
            <w:noProof/>
            <w:webHidden/>
          </w:rPr>
        </w:r>
        <w:r>
          <w:rPr>
            <w:noProof/>
            <w:webHidden/>
          </w:rPr>
          <w:fldChar w:fldCharType="separate"/>
        </w:r>
        <w:r>
          <w:rPr>
            <w:noProof/>
            <w:webHidden/>
          </w:rPr>
          <w:t>45</w:t>
        </w:r>
        <w:r>
          <w:rPr>
            <w:noProof/>
            <w:webHidden/>
          </w:rPr>
          <w:fldChar w:fldCharType="end"/>
        </w:r>
      </w:hyperlink>
    </w:p>
    <w:p w14:paraId="5F0D673A" w14:textId="73815BC2"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91" w:history="1">
        <w:r w:rsidRPr="003701CB">
          <w:rPr>
            <w:rStyle w:val="Hiperpovezava"/>
            <w:noProof/>
          </w:rPr>
          <w:t>Slika 19: Graf mAP50(P) in mAP50-95(P) metrik</w:t>
        </w:r>
        <w:r>
          <w:rPr>
            <w:noProof/>
            <w:webHidden/>
          </w:rPr>
          <w:tab/>
        </w:r>
        <w:r>
          <w:rPr>
            <w:noProof/>
            <w:webHidden/>
          </w:rPr>
          <w:fldChar w:fldCharType="begin"/>
        </w:r>
        <w:r>
          <w:rPr>
            <w:noProof/>
            <w:webHidden/>
          </w:rPr>
          <w:instrText xml:space="preserve"> PAGEREF _Toc232947291 \h </w:instrText>
        </w:r>
        <w:r>
          <w:rPr>
            <w:noProof/>
            <w:webHidden/>
          </w:rPr>
        </w:r>
        <w:r>
          <w:rPr>
            <w:noProof/>
            <w:webHidden/>
          </w:rPr>
          <w:fldChar w:fldCharType="separate"/>
        </w:r>
        <w:r>
          <w:rPr>
            <w:noProof/>
            <w:webHidden/>
          </w:rPr>
          <w:t>45</w:t>
        </w:r>
        <w:r>
          <w:rPr>
            <w:noProof/>
            <w:webHidden/>
          </w:rPr>
          <w:fldChar w:fldCharType="end"/>
        </w:r>
      </w:hyperlink>
    </w:p>
    <w:p w14:paraId="203DF2EA" w14:textId="4E539C87"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92" w:history="1">
        <w:r w:rsidRPr="003701CB">
          <w:rPr>
            <w:rStyle w:val="Hiperpovezava"/>
            <w:noProof/>
          </w:rPr>
          <w:t>Slika 20: Primerjava metrike MPJPE med modeli po učenju</w:t>
        </w:r>
        <w:r>
          <w:rPr>
            <w:noProof/>
            <w:webHidden/>
          </w:rPr>
          <w:tab/>
        </w:r>
        <w:r>
          <w:rPr>
            <w:noProof/>
            <w:webHidden/>
          </w:rPr>
          <w:fldChar w:fldCharType="begin"/>
        </w:r>
        <w:r>
          <w:rPr>
            <w:noProof/>
            <w:webHidden/>
          </w:rPr>
          <w:instrText xml:space="preserve"> PAGEREF _Toc232947292 \h </w:instrText>
        </w:r>
        <w:r>
          <w:rPr>
            <w:noProof/>
            <w:webHidden/>
          </w:rPr>
        </w:r>
        <w:r>
          <w:rPr>
            <w:noProof/>
            <w:webHidden/>
          </w:rPr>
          <w:fldChar w:fldCharType="separate"/>
        </w:r>
        <w:r>
          <w:rPr>
            <w:noProof/>
            <w:webHidden/>
          </w:rPr>
          <w:t>46</w:t>
        </w:r>
        <w:r>
          <w:rPr>
            <w:noProof/>
            <w:webHidden/>
          </w:rPr>
          <w:fldChar w:fldCharType="end"/>
        </w:r>
      </w:hyperlink>
    </w:p>
    <w:p w14:paraId="039CC27E" w14:textId="7B056667"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93" w:history="1">
        <w:r w:rsidRPr="003701CB">
          <w:rPr>
            <w:rStyle w:val="Hiperpovezava"/>
            <w:noProof/>
          </w:rPr>
          <w:t>Slika 21: Primerjava metrike PCK s pragom 0,01 med modeli po učenju</w:t>
        </w:r>
        <w:r>
          <w:rPr>
            <w:noProof/>
            <w:webHidden/>
          </w:rPr>
          <w:tab/>
        </w:r>
        <w:r>
          <w:rPr>
            <w:noProof/>
            <w:webHidden/>
          </w:rPr>
          <w:fldChar w:fldCharType="begin"/>
        </w:r>
        <w:r>
          <w:rPr>
            <w:noProof/>
            <w:webHidden/>
          </w:rPr>
          <w:instrText xml:space="preserve"> PAGEREF _Toc232947293 \h </w:instrText>
        </w:r>
        <w:r>
          <w:rPr>
            <w:noProof/>
            <w:webHidden/>
          </w:rPr>
        </w:r>
        <w:r>
          <w:rPr>
            <w:noProof/>
            <w:webHidden/>
          </w:rPr>
          <w:fldChar w:fldCharType="separate"/>
        </w:r>
        <w:r>
          <w:rPr>
            <w:noProof/>
            <w:webHidden/>
          </w:rPr>
          <w:t>47</w:t>
        </w:r>
        <w:r>
          <w:rPr>
            <w:noProof/>
            <w:webHidden/>
          </w:rPr>
          <w:fldChar w:fldCharType="end"/>
        </w:r>
      </w:hyperlink>
    </w:p>
    <w:p w14:paraId="2FDE1A31" w14:textId="59479C79"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94" w:history="1">
        <w:r w:rsidRPr="003701CB">
          <w:rPr>
            <w:rStyle w:val="Hiperpovezava"/>
            <w:noProof/>
          </w:rPr>
          <w:t>Slika 22: Primerjava metrike PCK s pragom 0,02 med modeli po učenju</w:t>
        </w:r>
        <w:r>
          <w:rPr>
            <w:noProof/>
            <w:webHidden/>
          </w:rPr>
          <w:tab/>
        </w:r>
        <w:r>
          <w:rPr>
            <w:noProof/>
            <w:webHidden/>
          </w:rPr>
          <w:fldChar w:fldCharType="begin"/>
        </w:r>
        <w:r>
          <w:rPr>
            <w:noProof/>
            <w:webHidden/>
          </w:rPr>
          <w:instrText xml:space="preserve"> PAGEREF _Toc232947294 \h </w:instrText>
        </w:r>
        <w:r>
          <w:rPr>
            <w:noProof/>
            <w:webHidden/>
          </w:rPr>
        </w:r>
        <w:r>
          <w:rPr>
            <w:noProof/>
            <w:webHidden/>
          </w:rPr>
          <w:fldChar w:fldCharType="separate"/>
        </w:r>
        <w:r>
          <w:rPr>
            <w:noProof/>
            <w:webHidden/>
          </w:rPr>
          <w:t>47</w:t>
        </w:r>
        <w:r>
          <w:rPr>
            <w:noProof/>
            <w:webHidden/>
          </w:rPr>
          <w:fldChar w:fldCharType="end"/>
        </w:r>
      </w:hyperlink>
    </w:p>
    <w:p w14:paraId="769F890A" w14:textId="6E837BB2"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95" w:history="1">
        <w:r w:rsidRPr="003701CB">
          <w:rPr>
            <w:rStyle w:val="Hiperpovezava"/>
            <w:noProof/>
          </w:rPr>
          <w:t>Slika 23: Primerjava metrike PCK s pragom 0,04 med modeli po učenju</w:t>
        </w:r>
        <w:r>
          <w:rPr>
            <w:noProof/>
            <w:webHidden/>
          </w:rPr>
          <w:tab/>
        </w:r>
        <w:r>
          <w:rPr>
            <w:noProof/>
            <w:webHidden/>
          </w:rPr>
          <w:fldChar w:fldCharType="begin"/>
        </w:r>
        <w:r>
          <w:rPr>
            <w:noProof/>
            <w:webHidden/>
          </w:rPr>
          <w:instrText xml:space="preserve"> PAGEREF _Toc232947295 \h </w:instrText>
        </w:r>
        <w:r>
          <w:rPr>
            <w:noProof/>
            <w:webHidden/>
          </w:rPr>
        </w:r>
        <w:r>
          <w:rPr>
            <w:noProof/>
            <w:webHidden/>
          </w:rPr>
          <w:fldChar w:fldCharType="separate"/>
        </w:r>
        <w:r>
          <w:rPr>
            <w:noProof/>
            <w:webHidden/>
          </w:rPr>
          <w:t>48</w:t>
        </w:r>
        <w:r>
          <w:rPr>
            <w:noProof/>
            <w:webHidden/>
          </w:rPr>
          <w:fldChar w:fldCharType="end"/>
        </w:r>
      </w:hyperlink>
    </w:p>
    <w:p w14:paraId="7EAF05B0" w14:textId="61592A29" w:rsidR="002B38D9" w:rsidRPr="00A00CA1" w:rsidRDefault="002B38D9" w:rsidP="009C41F8">
      <w:pPr>
        <w:rPr>
          <w:szCs w:val="24"/>
        </w:rPr>
      </w:pPr>
      <w:r w:rsidRPr="00A00CA1">
        <w:rPr>
          <w:szCs w:val="24"/>
        </w:rPr>
        <w:fldChar w:fldCharType="end"/>
      </w:r>
    </w:p>
    <w:p w14:paraId="1B7A2AC6" w14:textId="77777777" w:rsidR="002B38D9" w:rsidRPr="00A00CA1" w:rsidRDefault="002B38D9" w:rsidP="009C41F8">
      <w:pPr>
        <w:rPr>
          <w:szCs w:val="24"/>
        </w:rPr>
      </w:pPr>
    </w:p>
    <w:p w14:paraId="5F8D4D2C" w14:textId="2D6E31E2" w:rsidR="002B38D9" w:rsidRPr="00A00CA1" w:rsidRDefault="002B38D9" w:rsidP="009C41F8">
      <w:pPr>
        <w:rPr>
          <w:b/>
          <w:sz w:val="36"/>
          <w:szCs w:val="36"/>
        </w:rPr>
      </w:pPr>
      <w:r w:rsidRPr="00A00CA1">
        <w:rPr>
          <w:b/>
          <w:sz w:val="36"/>
          <w:szCs w:val="36"/>
        </w:rPr>
        <w:t>KAZALO TABEL</w:t>
      </w:r>
    </w:p>
    <w:p w14:paraId="485A24CC" w14:textId="290C5B3B" w:rsidR="005448BA" w:rsidRDefault="002B38D9">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r w:rsidRPr="00A00CA1">
        <w:rPr>
          <w:szCs w:val="24"/>
        </w:rPr>
        <w:fldChar w:fldCharType="begin"/>
      </w:r>
      <w:r w:rsidRPr="00A00CA1">
        <w:rPr>
          <w:szCs w:val="24"/>
        </w:rPr>
        <w:instrText xml:space="preserve"> TOC \h \z \c "Tabela" </w:instrText>
      </w:r>
      <w:r w:rsidRPr="00A00CA1">
        <w:rPr>
          <w:szCs w:val="24"/>
        </w:rPr>
        <w:fldChar w:fldCharType="separate"/>
      </w:r>
      <w:hyperlink w:anchor="_Toc232947296" w:history="1">
        <w:r w:rsidR="005448BA" w:rsidRPr="00AE551C">
          <w:rPr>
            <w:rStyle w:val="Hiperpovezava"/>
            <w:noProof/>
          </w:rPr>
          <w:t>Tabela 1: Primerjava kakovost različic modela BlazePose</w:t>
        </w:r>
        <w:r w:rsidR="005448BA">
          <w:rPr>
            <w:noProof/>
            <w:webHidden/>
          </w:rPr>
          <w:tab/>
        </w:r>
        <w:r w:rsidR="005448BA">
          <w:rPr>
            <w:noProof/>
            <w:webHidden/>
          </w:rPr>
          <w:fldChar w:fldCharType="begin"/>
        </w:r>
        <w:r w:rsidR="005448BA">
          <w:rPr>
            <w:noProof/>
            <w:webHidden/>
          </w:rPr>
          <w:instrText xml:space="preserve"> PAGEREF _Toc232947296 \h </w:instrText>
        </w:r>
        <w:r w:rsidR="005448BA">
          <w:rPr>
            <w:noProof/>
            <w:webHidden/>
          </w:rPr>
        </w:r>
        <w:r w:rsidR="005448BA">
          <w:rPr>
            <w:noProof/>
            <w:webHidden/>
          </w:rPr>
          <w:fldChar w:fldCharType="separate"/>
        </w:r>
        <w:r w:rsidR="005448BA">
          <w:rPr>
            <w:noProof/>
            <w:webHidden/>
          </w:rPr>
          <w:t>16</w:t>
        </w:r>
        <w:r w:rsidR="005448BA">
          <w:rPr>
            <w:noProof/>
            <w:webHidden/>
          </w:rPr>
          <w:fldChar w:fldCharType="end"/>
        </w:r>
      </w:hyperlink>
    </w:p>
    <w:p w14:paraId="454286D8" w14:textId="670A6727"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97" w:history="1">
        <w:r w:rsidRPr="00AE551C">
          <w:rPr>
            <w:rStyle w:val="Hiperpovezava"/>
            <w:noProof/>
          </w:rPr>
          <w:t>Tabela 2: Tensorflow.js primerjava hitrosti delovanja in porabe pomnilnika manjših modelov</w:t>
        </w:r>
        <w:r>
          <w:rPr>
            <w:noProof/>
            <w:webHidden/>
          </w:rPr>
          <w:tab/>
        </w:r>
        <w:r>
          <w:rPr>
            <w:noProof/>
            <w:webHidden/>
          </w:rPr>
          <w:fldChar w:fldCharType="begin"/>
        </w:r>
        <w:r>
          <w:rPr>
            <w:noProof/>
            <w:webHidden/>
          </w:rPr>
          <w:instrText xml:space="preserve"> PAGEREF _Toc232947297 \h </w:instrText>
        </w:r>
        <w:r>
          <w:rPr>
            <w:noProof/>
            <w:webHidden/>
          </w:rPr>
        </w:r>
        <w:r>
          <w:rPr>
            <w:noProof/>
            <w:webHidden/>
          </w:rPr>
          <w:fldChar w:fldCharType="separate"/>
        </w:r>
        <w:r>
          <w:rPr>
            <w:noProof/>
            <w:webHidden/>
          </w:rPr>
          <w:t>19</w:t>
        </w:r>
        <w:r>
          <w:rPr>
            <w:noProof/>
            <w:webHidden/>
          </w:rPr>
          <w:fldChar w:fldCharType="end"/>
        </w:r>
      </w:hyperlink>
    </w:p>
    <w:p w14:paraId="243BDE84" w14:textId="2B0B6741"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98" w:history="1">
        <w:r w:rsidRPr="00AE551C">
          <w:rPr>
            <w:rStyle w:val="Hiperpovezava"/>
            <w:noProof/>
          </w:rPr>
          <w:t>Tabela 3: Tensorflow.js primerjava hitrosti delovnaja in porabe pomnilnika večjih modelov</w:t>
        </w:r>
        <w:r>
          <w:rPr>
            <w:noProof/>
            <w:webHidden/>
          </w:rPr>
          <w:tab/>
        </w:r>
        <w:r>
          <w:rPr>
            <w:noProof/>
            <w:webHidden/>
          </w:rPr>
          <w:fldChar w:fldCharType="begin"/>
        </w:r>
        <w:r>
          <w:rPr>
            <w:noProof/>
            <w:webHidden/>
          </w:rPr>
          <w:instrText xml:space="preserve"> PAGEREF _Toc232947298 \h </w:instrText>
        </w:r>
        <w:r>
          <w:rPr>
            <w:noProof/>
            <w:webHidden/>
          </w:rPr>
        </w:r>
        <w:r>
          <w:rPr>
            <w:noProof/>
            <w:webHidden/>
          </w:rPr>
          <w:fldChar w:fldCharType="separate"/>
        </w:r>
        <w:r>
          <w:rPr>
            <w:noProof/>
            <w:webHidden/>
          </w:rPr>
          <w:t>19</w:t>
        </w:r>
        <w:r>
          <w:rPr>
            <w:noProof/>
            <w:webHidden/>
          </w:rPr>
          <w:fldChar w:fldCharType="end"/>
        </w:r>
      </w:hyperlink>
    </w:p>
    <w:p w14:paraId="27D443D3" w14:textId="5B0CC136" w:rsidR="005448BA" w:rsidRDefault="005448BA">
      <w:pPr>
        <w:pStyle w:val="Kazaloslik"/>
        <w:tabs>
          <w:tab w:val="right" w:leader="dot" w:pos="8772"/>
        </w:tabs>
        <w:rPr>
          <w:rFonts w:asciiTheme="minorHAnsi" w:eastAsiaTheme="minorEastAsia" w:hAnsiTheme="minorHAnsi" w:cstheme="minorBidi"/>
          <w:smallCaps w:val="0"/>
          <w:noProof/>
          <w:kern w:val="2"/>
          <w:sz w:val="24"/>
          <w:szCs w:val="24"/>
          <w14:ligatures w14:val="standardContextual"/>
        </w:rPr>
      </w:pPr>
      <w:hyperlink w:anchor="_Toc232947299" w:history="1">
        <w:r w:rsidRPr="00AE551C">
          <w:rPr>
            <w:rStyle w:val="Hiperpovezava"/>
            <w:noProof/>
          </w:rPr>
          <w:t>Tabela 4: Primerjava povprečnega FPS-a izbranih modelov na različnih robnih napravah</w:t>
        </w:r>
        <w:r>
          <w:rPr>
            <w:noProof/>
            <w:webHidden/>
          </w:rPr>
          <w:tab/>
        </w:r>
        <w:r>
          <w:rPr>
            <w:noProof/>
            <w:webHidden/>
          </w:rPr>
          <w:fldChar w:fldCharType="begin"/>
        </w:r>
        <w:r>
          <w:rPr>
            <w:noProof/>
            <w:webHidden/>
          </w:rPr>
          <w:instrText xml:space="preserve"> PAGEREF _Toc232947299 \h </w:instrText>
        </w:r>
        <w:r>
          <w:rPr>
            <w:noProof/>
            <w:webHidden/>
          </w:rPr>
        </w:r>
        <w:r>
          <w:rPr>
            <w:noProof/>
            <w:webHidden/>
          </w:rPr>
          <w:fldChar w:fldCharType="separate"/>
        </w:r>
        <w:r>
          <w:rPr>
            <w:noProof/>
            <w:webHidden/>
          </w:rPr>
          <w:t>23</w:t>
        </w:r>
        <w:r>
          <w:rPr>
            <w:noProof/>
            <w:webHidden/>
          </w:rPr>
          <w:fldChar w:fldCharType="end"/>
        </w:r>
      </w:hyperlink>
    </w:p>
    <w:p w14:paraId="4E80B3AE" w14:textId="153AAF46" w:rsidR="0038627A" w:rsidRDefault="002B38D9" w:rsidP="0038627A">
      <w:pPr>
        <w:tabs>
          <w:tab w:val="center" w:pos="4391"/>
        </w:tabs>
        <w:rPr>
          <w:b/>
          <w:sz w:val="36"/>
          <w:szCs w:val="36"/>
        </w:rPr>
      </w:pPr>
      <w:r w:rsidRPr="00A00CA1">
        <w:rPr>
          <w:szCs w:val="24"/>
        </w:rPr>
        <w:fldChar w:fldCharType="end"/>
      </w:r>
      <w:r w:rsidR="0038627A">
        <w:rPr>
          <w:b/>
          <w:sz w:val="36"/>
          <w:szCs w:val="36"/>
        </w:rPr>
        <w:t xml:space="preserve"> </w:t>
      </w:r>
    </w:p>
    <w:p w14:paraId="0C6A574A" w14:textId="77777777" w:rsidR="0038627A" w:rsidRDefault="0038627A" w:rsidP="000C4F4B">
      <w:pPr>
        <w:tabs>
          <w:tab w:val="left" w:pos="1107"/>
        </w:tabs>
        <w:rPr>
          <w:b/>
          <w:sz w:val="36"/>
          <w:szCs w:val="36"/>
        </w:rPr>
      </w:pPr>
    </w:p>
    <w:p w14:paraId="245D78A4" w14:textId="77777777" w:rsidR="0038627A" w:rsidRDefault="0038627A" w:rsidP="000C4F4B">
      <w:pPr>
        <w:tabs>
          <w:tab w:val="left" w:pos="1107"/>
        </w:tabs>
        <w:rPr>
          <w:b/>
          <w:sz w:val="36"/>
          <w:szCs w:val="36"/>
        </w:rPr>
      </w:pPr>
    </w:p>
    <w:p w14:paraId="64672912" w14:textId="66A35E17" w:rsidR="000C4F4B" w:rsidRDefault="000C4F4B" w:rsidP="000C4F4B">
      <w:pPr>
        <w:tabs>
          <w:tab w:val="left" w:pos="1107"/>
        </w:tabs>
        <w:rPr>
          <w:b/>
          <w:sz w:val="36"/>
          <w:szCs w:val="36"/>
        </w:rPr>
      </w:pPr>
      <w:r>
        <w:rPr>
          <w:b/>
          <w:sz w:val="36"/>
          <w:szCs w:val="36"/>
        </w:rPr>
        <w:t>SEZNAM UPORABLJENIH SIMBOLOV IN KRATIC</w:t>
      </w:r>
    </w:p>
    <w:p w14:paraId="60D0ABBA" w14:textId="0B4D7840" w:rsidR="00C62768" w:rsidRDefault="00C62768" w:rsidP="008709E1">
      <w:r>
        <w:t>2D – angl. two-dimensional (dvodimenzionalen)</w:t>
      </w:r>
    </w:p>
    <w:p w14:paraId="2F4FD954" w14:textId="2F722BB7" w:rsidR="00C62768" w:rsidRDefault="00C62768" w:rsidP="00C62768">
      <w:r>
        <w:t>3D – angl. three-dimensional (tridimenzionalen)</w:t>
      </w:r>
    </w:p>
    <w:p w14:paraId="3A124367" w14:textId="4A03E0AC" w:rsidR="00C62768" w:rsidRDefault="00C62768" w:rsidP="00C62768">
      <w:r>
        <w:t>4D – angl. four-dimensional (štiridimenzionalen)</w:t>
      </w:r>
    </w:p>
    <w:p w14:paraId="38515207" w14:textId="11CF147B" w:rsidR="00C62768" w:rsidRDefault="00C62768" w:rsidP="00C62768">
      <w:r>
        <w:t>RGB – angl. red, green, blue (rdeča, zelena, modra)</w:t>
      </w:r>
    </w:p>
    <w:p w14:paraId="6E92B290" w14:textId="50517F09" w:rsidR="00C62768" w:rsidRDefault="00C62768" w:rsidP="00C62768">
      <w:r>
        <w:t>GHUM – angl. generative 3D human shape (generativni tridimenzionalni model oblike človeškega telesa)</w:t>
      </w:r>
    </w:p>
    <w:p w14:paraId="059C1B91" w14:textId="618359A1" w:rsidR="00C62768" w:rsidRDefault="00C62768" w:rsidP="00C62768">
      <w:r>
        <w:t>npm – angl. Node Package Manager (upravljalnik paketov za Node.js)</w:t>
      </w:r>
    </w:p>
    <w:p w14:paraId="5DDF048E" w14:textId="07125BC5" w:rsidR="00C62768" w:rsidRDefault="00C62768" w:rsidP="00C62768">
      <w:r>
        <w:t>MB – angl. megabyte (megabajt)</w:t>
      </w:r>
    </w:p>
    <w:p w14:paraId="6184F995" w14:textId="665745B8" w:rsidR="00C62768" w:rsidRDefault="00C62768" w:rsidP="00C62768">
      <w:r>
        <w:t>YOLO – angl. you only look once (pogledaš samo enkrat)</w:t>
      </w:r>
    </w:p>
    <w:p w14:paraId="351767EE" w14:textId="3D1A83AD" w:rsidR="00C62768" w:rsidRDefault="00C62768" w:rsidP="00C62768">
      <w:r>
        <w:t>COCO – angl. common objects in context (običajni predmeti v kontekstu)</w:t>
      </w:r>
    </w:p>
    <w:p w14:paraId="7BD2B023" w14:textId="3D3A69E7" w:rsidR="00C62768" w:rsidRDefault="00C62768" w:rsidP="00C62768">
      <w:r>
        <w:t>imgzs – angl. image size (velikost slike)</w:t>
      </w:r>
    </w:p>
    <w:p w14:paraId="3949EBBD" w14:textId="04FD8588" w:rsidR="00C62768" w:rsidRDefault="00C62768" w:rsidP="00C62768">
      <w:r>
        <w:t>CNN – angl. convolutional neural network (konvolucijska nevronska mreža)</w:t>
      </w:r>
    </w:p>
    <w:p w14:paraId="76D52E4D" w14:textId="0CF8783E" w:rsidR="00C62768" w:rsidRDefault="00C62768" w:rsidP="00C62768">
      <w:r>
        <w:t>ONNX – angl. Open Neural Network Exchange (odprta izmenjava nevronskih mrež)</w:t>
      </w:r>
    </w:p>
    <w:p w14:paraId="17444D61" w14:textId="3329A117" w:rsidR="00C62768" w:rsidRDefault="00C62768" w:rsidP="00C62768">
      <w:r>
        <w:t>API – angl. application programming interface (programski vmesnik)</w:t>
      </w:r>
    </w:p>
    <w:p w14:paraId="25966653" w14:textId="5F15BC88" w:rsidR="00C62768" w:rsidRDefault="00C62768" w:rsidP="00C62768">
      <w:r>
        <w:t>CPU – angl. central processing unit (centralna procesna enota)</w:t>
      </w:r>
    </w:p>
    <w:p w14:paraId="56F3671B" w14:textId="5FEE8AB1" w:rsidR="00C62768" w:rsidRDefault="00C62768" w:rsidP="00C62768">
      <w:r>
        <w:t>GPU – angl. graphics processing unit (grafična procesna enota)</w:t>
      </w:r>
    </w:p>
    <w:p w14:paraId="43794176" w14:textId="5D4B879C" w:rsidR="00C62768" w:rsidRDefault="00C62768" w:rsidP="00C62768">
      <w:r>
        <w:t>WASM – angl. WebAssembly (spletni zbirni jezik)</w:t>
      </w:r>
    </w:p>
    <w:p w14:paraId="7916BFA6" w14:textId="359E474F" w:rsidR="00C62768" w:rsidRDefault="00C62768" w:rsidP="00C62768">
      <w:r>
        <w:t>WebGL – angl. Web Graphics Library (spletna grafična knjižnica)</w:t>
      </w:r>
    </w:p>
    <w:p w14:paraId="77889262" w14:textId="14228129" w:rsidR="00C62768" w:rsidRDefault="00C62768" w:rsidP="00C62768">
      <w:r>
        <w:t>WebGPU – angl. Web Graphics Processing Unit (spletni vmesnik za grafično procesno enoto)</w:t>
      </w:r>
    </w:p>
    <w:p w14:paraId="29B5028E" w14:textId="4A9E0C2B" w:rsidR="00C62768" w:rsidRDefault="00C62768" w:rsidP="00C62768">
      <w:r>
        <w:t>FPS – angl. frames per second (</w:t>
      </w:r>
      <w:r w:rsidR="006D00FA">
        <w:t xml:space="preserve">število </w:t>
      </w:r>
      <w:r>
        <w:t>sličic na sekundo)</w:t>
      </w:r>
    </w:p>
    <w:p w14:paraId="62980918" w14:textId="46B37406" w:rsidR="00C62768" w:rsidRDefault="00C62768" w:rsidP="00C62768">
      <w:r>
        <w:t>MPJPE – angl. mean per-joint position error (povprečna pozicijska napaka posameznega sklepa)</w:t>
      </w:r>
    </w:p>
    <w:p w14:paraId="41398D0B" w14:textId="6D76F480" w:rsidR="00C62768" w:rsidRDefault="00C62768" w:rsidP="00C62768">
      <w:r>
        <w:t>PCK – angl. percentage of correct keypoints (odstotek pravilno zaznanih ključnih točk)</w:t>
      </w:r>
    </w:p>
    <w:p w14:paraId="7AEA4E8D" w14:textId="078EC90A" w:rsidR="00C62768" w:rsidRDefault="00C62768" w:rsidP="00C62768">
      <w:r>
        <w:t>RTMO – angl. real-time multi-person one-stage pose estimation (enostopenjsko realnočasovno ocenjevanje drže več oseb)</w:t>
      </w:r>
    </w:p>
    <w:p w14:paraId="364FA9D9" w14:textId="1A8517A5" w:rsidR="00C62768" w:rsidRDefault="00C62768" w:rsidP="00C62768">
      <w:r>
        <w:t>IoU – angl. intersection over union (presek glede na unijo)</w:t>
      </w:r>
    </w:p>
    <w:p w14:paraId="382CFA2F" w14:textId="51541246" w:rsidR="003C4D78" w:rsidRDefault="003C4D78" w:rsidP="00C62768">
      <w:r w:rsidRPr="001C2EF7">
        <w:lastRenderedPageBreak/>
        <w:t>OKS</w:t>
      </w:r>
      <w:r>
        <w:t xml:space="preserve"> – angl. object keypoint similarity (podobnost sklepnih točk objekta)</w:t>
      </w:r>
    </w:p>
    <w:p w14:paraId="3E73F6DC" w14:textId="0BC345E6" w:rsidR="00C62768" w:rsidRDefault="00C62768" w:rsidP="00C62768">
      <w:r>
        <w:t>mAP50 – angl. mean average precision at an intersection over union threshold of 0.50 (srednja povprečna natančnost pri pragu preseka glede na unijo 0,50)</w:t>
      </w:r>
    </w:p>
    <w:p w14:paraId="774E3FB5" w14:textId="5D5D440C" w:rsidR="00C62768" w:rsidRDefault="00C62768" w:rsidP="00C62768">
      <w:r>
        <w:t>mAP50–95 – angl. mean average precision at intersection over union thresholds from 0.50 to 0.95 (srednja povprečna natančnost pri pragih preseka glede na unijo od 0,50 do 0,95)</w:t>
      </w:r>
    </w:p>
    <w:p w14:paraId="5E40460A" w14:textId="5E0862BD" w:rsidR="00C62768" w:rsidRDefault="00C62768" w:rsidP="00C62768">
      <w:r>
        <w:t>ROM – angl. range of motion (obseg gibanja)</w:t>
      </w:r>
    </w:p>
    <w:p w14:paraId="17575B07" w14:textId="62CBCCCA" w:rsidR="000C4F4B" w:rsidRPr="00F576E5" w:rsidRDefault="00C62768" w:rsidP="00C62768">
      <w:pPr>
        <w:sectPr w:rsidR="000C4F4B" w:rsidRPr="00F576E5" w:rsidSect="00225127">
          <w:headerReference w:type="first" r:id="rId24"/>
          <w:footerReference w:type="first" r:id="rId25"/>
          <w:pgSz w:w="11901" w:h="16834" w:code="9"/>
          <w:pgMar w:top="1701" w:right="1418" w:bottom="1701" w:left="1701" w:header="851" w:footer="709" w:gutter="0"/>
          <w:pgNumType w:fmt="lowerRoman"/>
          <w:cols w:space="708"/>
          <w:titlePg/>
          <w:docGrid w:linePitch="299"/>
        </w:sectPr>
      </w:pPr>
      <w:r>
        <w:t>CMJ – angl. countermovement jump (skok z nasprotnim gibanjem)</w:t>
      </w:r>
    </w:p>
    <w:p w14:paraId="7F3C75E7" w14:textId="576DBD74" w:rsidR="00A43D2E" w:rsidRPr="00A43D2E" w:rsidRDefault="002B38D9" w:rsidP="00A43D2E">
      <w:pPr>
        <w:pStyle w:val="Naslov1"/>
        <w:spacing w:line="360" w:lineRule="auto"/>
        <w:rPr>
          <w:b/>
          <w:sz w:val="36"/>
          <w:szCs w:val="36"/>
          <w:lang w:val="sl-SI"/>
        </w:rPr>
      </w:pPr>
      <w:bookmarkStart w:id="12" w:name="_Toc309712165"/>
      <w:bookmarkStart w:id="13" w:name="_Toc310788730"/>
      <w:bookmarkStart w:id="14" w:name="_Toc310788963"/>
      <w:bookmarkStart w:id="15" w:name="_Toc311024870"/>
      <w:bookmarkStart w:id="16" w:name="_Toc313614922"/>
      <w:bookmarkStart w:id="17" w:name="_Toc313865292"/>
      <w:bookmarkStart w:id="18" w:name="_Toc313865419"/>
      <w:bookmarkStart w:id="19" w:name="_Toc313871429"/>
      <w:bookmarkStart w:id="20" w:name="_Toc318438937"/>
      <w:bookmarkStart w:id="21" w:name="_Ref225069870"/>
      <w:bookmarkStart w:id="22" w:name="_Toc232940788"/>
      <w:r w:rsidRPr="00A00CA1">
        <w:rPr>
          <w:b/>
          <w:sz w:val="36"/>
          <w:szCs w:val="36"/>
          <w:lang w:val="sl-SI"/>
        </w:rPr>
        <w:lastRenderedPageBreak/>
        <w:t>UVOD</w:t>
      </w:r>
      <w:bookmarkEnd w:id="12"/>
      <w:bookmarkEnd w:id="13"/>
      <w:bookmarkEnd w:id="14"/>
      <w:bookmarkEnd w:id="15"/>
      <w:bookmarkEnd w:id="16"/>
      <w:bookmarkEnd w:id="17"/>
      <w:bookmarkEnd w:id="18"/>
      <w:bookmarkEnd w:id="19"/>
      <w:bookmarkEnd w:id="20"/>
      <w:bookmarkEnd w:id="21"/>
      <w:bookmarkEnd w:id="22"/>
    </w:p>
    <w:p w14:paraId="73BAE8CE" w14:textId="3490EC2B" w:rsidR="00A51204" w:rsidRPr="00A00CA1" w:rsidRDefault="00A51204" w:rsidP="009C41F8">
      <w:pPr>
        <w:pStyle w:val="Naslov2"/>
      </w:pPr>
      <w:bookmarkStart w:id="23" w:name="_Toc232940789"/>
      <w:r w:rsidRPr="00A00CA1">
        <w:t>Opis problema</w:t>
      </w:r>
      <w:bookmarkEnd w:id="23"/>
    </w:p>
    <w:p w14:paraId="29476EA1" w14:textId="0FB760C6" w:rsidR="00B906BF" w:rsidRDefault="00B906BF" w:rsidP="009C41F8">
      <w:r w:rsidRPr="00B906BF">
        <w:t xml:space="preserve">Zaznavanje človeške drže je postopek določanja položaja in orientacije posameznih delov človeškega telesa, kot so </w:t>
      </w:r>
      <w:r w:rsidR="00CA6638">
        <w:t xml:space="preserve">npr. </w:t>
      </w:r>
      <w:r w:rsidRPr="00B906BF">
        <w:t>glava, ramena, roke, trup in noge</w:t>
      </w:r>
      <w:r w:rsidR="002E3678">
        <w:t xml:space="preserve"> </w:t>
      </w:r>
      <w:sdt>
        <w:sdtPr>
          <w:id w:val="-154377331"/>
          <w:citation/>
        </w:sdtPr>
        <w:sdtContent>
          <w:r w:rsidR="002E3678">
            <w:fldChar w:fldCharType="begin"/>
          </w:r>
          <w:r w:rsidR="002E3678" w:rsidRPr="002E3678">
            <w:instrText xml:space="preserve"> CITATION Ati24 \l 2057 </w:instrText>
          </w:r>
          <w:r w:rsidR="002E3678">
            <w:fldChar w:fldCharType="separate"/>
          </w:r>
          <w:r w:rsidR="005448BA">
            <w:rPr>
              <w:noProof/>
            </w:rPr>
            <w:t>[1]</w:t>
          </w:r>
          <w:r w:rsidR="002E3678">
            <w:fldChar w:fldCharType="end"/>
          </w:r>
        </w:sdtContent>
      </w:sdt>
      <w:r w:rsidRPr="00B906BF">
        <w:t>. Rezultat zaznave je praviloma strukturiran nabor sklepnih oziroma ključnih točk, ki opisujejo položaj telesa v določenem časovnem trenutku. Takšna predstavitev omogoča računalniško analizo človeškega gibanja in vedenja, zato se zaznavanje drže uporablja na številnih področjih. Med drugim se uporablja pri interakciji med človekom in računalnikom, kjer omogoča upravljanje z gestami, v zdravstvu in rehabilitaciji za spremljanje gibanja pacientov ter v športu za analizo telesne drže in kakovosti izvedbe va</w:t>
      </w:r>
      <w:r>
        <w:t>db na fitnesu</w:t>
      </w:r>
      <w:r w:rsidRPr="00B906BF">
        <w:t>.</w:t>
      </w:r>
    </w:p>
    <w:p w14:paraId="7B0E8B49" w14:textId="77777777" w:rsidR="00B906BF" w:rsidRDefault="00B906BF" w:rsidP="009C41F8"/>
    <w:p w14:paraId="24ACFE09" w14:textId="22C40706" w:rsidR="00A51204" w:rsidRPr="00A00CA1" w:rsidRDefault="00151940" w:rsidP="009C41F8">
      <w:r w:rsidRPr="00A00CA1">
        <w:t>Spremljanje in realno</w:t>
      </w:r>
      <w:del w:id="24" w:author="Zorman, Daša" w:date="2026-06-22T10:05:00Z" w16du:dateUtc="2026-06-22T08:05:00Z">
        <w:r w:rsidRPr="00A00CA1" w:rsidDel="008846FA">
          <w:delText>-</w:delText>
        </w:r>
      </w:del>
      <w:r w:rsidRPr="00A00CA1">
        <w:t>časovna analiza vadbe v okolju spletnega brskalnika predstavljata zahtevno nalogo,</w:t>
      </w:r>
      <w:r w:rsidR="002E3678">
        <w:t xml:space="preserve"> saj je izvajanje sodobnih modelov za zaznavanje drže </w:t>
      </w:r>
      <w:r w:rsidR="00872FAE">
        <w:t xml:space="preserve">kompleksno zaradi njihove visoke računske zahtevnosti </w:t>
      </w:r>
      <w:sdt>
        <w:sdtPr>
          <w:id w:val="340123322"/>
          <w:citation/>
        </w:sdtPr>
        <w:sdtContent>
          <w:r w:rsidR="00DA158A">
            <w:fldChar w:fldCharType="begin"/>
          </w:r>
          <w:r w:rsidR="00DA158A" w:rsidRPr="00DA158A">
            <w:instrText xml:space="preserve"> CITATION Wan22 \l 2057 </w:instrText>
          </w:r>
          <w:r w:rsidR="00DA158A">
            <w:fldChar w:fldCharType="separate"/>
          </w:r>
          <w:r w:rsidR="005448BA">
            <w:rPr>
              <w:noProof/>
            </w:rPr>
            <w:t>[2]</w:t>
          </w:r>
          <w:r w:rsidR="00DA158A">
            <w:fldChar w:fldCharType="end"/>
          </w:r>
        </w:sdtContent>
      </w:sdt>
      <w:r w:rsidR="00872FAE">
        <w:t>.</w:t>
      </w:r>
      <w:r w:rsidRPr="00A00CA1">
        <w:t xml:space="preserve"> </w:t>
      </w:r>
      <w:r w:rsidR="00872FAE">
        <w:t xml:space="preserve">Zaznava </w:t>
      </w:r>
      <w:r w:rsidRPr="00A00CA1">
        <w:t xml:space="preserve">in interpretacija gibanja </w:t>
      </w:r>
      <w:r w:rsidR="00872FAE">
        <w:t>morata</w:t>
      </w:r>
      <w:ins w:id="25" w:author="Zorman, Daša" w:date="2026-06-22T10:05:00Z" w16du:dateUtc="2026-06-22T08:05:00Z">
        <w:r w:rsidR="008846FA">
          <w:t xml:space="preserve"> biti</w:t>
        </w:r>
      </w:ins>
      <w:r w:rsidR="00872FAE">
        <w:t xml:space="preserve"> </w:t>
      </w:r>
      <w:r w:rsidRPr="00A00CA1">
        <w:t>hkrati</w:t>
      </w:r>
      <w:ins w:id="26" w:author="Zorman, Daša" w:date="2026-06-22T10:05:00Z" w16du:dateUtc="2026-06-22T08:05:00Z">
        <w:r w:rsidR="008846FA">
          <w:t xml:space="preserve"> </w:t>
        </w:r>
      </w:ins>
      <w:del w:id="27" w:author="Zorman, Daša" w:date="2026-06-22T10:05:00Z" w16du:dateUtc="2026-06-22T08:05:00Z">
        <w:r w:rsidRPr="00A00CA1" w:rsidDel="008846FA">
          <w:delText xml:space="preserve"> </w:delText>
        </w:r>
        <w:r w:rsidR="00872FAE" w:rsidDel="008846FA">
          <w:delText xml:space="preserve">biti </w:delText>
        </w:r>
      </w:del>
      <w:r w:rsidRPr="00A00CA1">
        <w:t>dovolj natančni, časovno stabilni ter izvedljivi na robnih napravah, ki so s procesorsko močjo</w:t>
      </w:r>
      <w:r w:rsidR="001D3EFA" w:rsidRPr="00A00CA1">
        <w:t xml:space="preserve"> in sposobnostjo izvajanja modelov</w:t>
      </w:r>
      <w:r w:rsidR="0081343E" w:rsidRPr="00A00CA1">
        <w:t xml:space="preserve"> umetne inteligence</w:t>
      </w:r>
      <w:del w:id="28" w:author="Zorman, Daša" w:date="2026-06-22T10:06:00Z" w16du:dateUtc="2026-06-22T08:06:00Z">
        <w:r w:rsidR="001D3EFA" w:rsidRPr="00A00CA1" w:rsidDel="008846FA">
          <w:delText>,</w:delText>
        </w:r>
      </w:del>
      <w:r w:rsidR="001D3EFA" w:rsidRPr="00A00CA1">
        <w:t xml:space="preserve"> omejene</w:t>
      </w:r>
      <w:r w:rsidRPr="00A00CA1">
        <w:t>.</w:t>
      </w:r>
    </w:p>
    <w:p w14:paraId="599F6199" w14:textId="77777777" w:rsidR="00027DC0" w:rsidRPr="00A00CA1" w:rsidRDefault="00027DC0" w:rsidP="009C41F8"/>
    <w:p w14:paraId="321DEA1A" w14:textId="44D57E89" w:rsidR="00027DC0" w:rsidRPr="00A00CA1" w:rsidRDefault="00027DC0" w:rsidP="009C41F8">
      <w:r w:rsidRPr="00A00CA1">
        <w:t>Modeli za zaznavanje drže pretvorijo človeško gibanje v strukturni opis</w:t>
      </w:r>
      <w:del w:id="29" w:author="Zorman, Daša" w:date="2026-06-22T10:07:00Z" w16du:dateUtc="2026-06-22T08:07:00Z">
        <w:r w:rsidRPr="00A00CA1" w:rsidDel="008846FA">
          <w:delText>, ki je</w:delText>
        </w:r>
      </w:del>
      <w:r w:rsidRPr="00A00CA1">
        <w:t xml:space="preserve"> v obliki sklepnih točk</w:t>
      </w:r>
      <w:r w:rsidR="00BF722A" w:rsidRPr="00A00CA1">
        <w:t xml:space="preserve">, ki v grobem vsebujejo identifikator, </w:t>
      </w:r>
      <w:del w:id="30" w:author="Zorman, Daša" w:date="2026-06-22T10:08:00Z" w16du:dateUtc="2026-06-22T08:08:00Z">
        <w:r w:rsidR="00BF722A" w:rsidRPr="00A00CA1" w:rsidDel="008846FA">
          <w:delText xml:space="preserve">ter </w:delText>
        </w:r>
      </w:del>
      <w:ins w:id="31" w:author="Zorman, Daša" w:date="2026-06-22T10:08:00Z" w16du:dateUtc="2026-06-22T08:08:00Z">
        <w:r w:rsidR="008846FA">
          <w:t>in</w:t>
        </w:r>
        <w:r w:rsidR="008846FA" w:rsidRPr="00A00CA1">
          <w:t xml:space="preserve"> </w:t>
        </w:r>
      </w:ins>
      <w:r w:rsidR="00BF722A" w:rsidRPr="00A00CA1">
        <w:t>informacije o poziciji</w:t>
      </w:r>
      <w:r w:rsidR="006C58DC">
        <w:t xml:space="preserve"> sklepne točke, nekateri modeli pa so </w:t>
      </w:r>
      <w:del w:id="32" w:author="Zorman, Daša" w:date="2026-06-22T10:08:00Z" w16du:dateUtc="2026-06-22T08:08:00Z">
        <w:r w:rsidR="006C58DC" w:rsidDel="008846FA">
          <w:delText xml:space="preserve">še </w:delText>
        </w:r>
      </w:del>
      <w:r w:rsidR="006C58DC">
        <w:t xml:space="preserve">sposobni </w:t>
      </w:r>
      <w:ins w:id="33" w:author="Zorman, Daša" w:date="2026-06-22T10:08:00Z" w16du:dateUtc="2026-06-22T08:08:00Z">
        <w:r w:rsidR="008846FA">
          <w:t xml:space="preserve">še </w:t>
        </w:r>
      </w:ins>
      <w:r w:rsidR="006C58DC">
        <w:t xml:space="preserve">napovedati vidljivost sklepnih točk </w:t>
      </w:r>
      <w:sdt>
        <w:sdtPr>
          <w:id w:val="1409416077"/>
          <w:citation/>
        </w:sdtPr>
        <w:sdtContent>
          <w:r w:rsidR="00B24F40">
            <w:fldChar w:fldCharType="begin"/>
          </w:r>
          <w:r w:rsidR="00B24F40" w:rsidRPr="00B24F40">
            <w:instrText xml:space="preserve"> CITATION Goo \l 2057 </w:instrText>
          </w:r>
          <w:r w:rsidR="00B24F40">
            <w:fldChar w:fldCharType="separate"/>
          </w:r>
          <w:r w:rsidR="005448BA">
            <w:rPr>
              <w:noProof/>
            </w:rPr>
            <w:t>[3]</w:t>
          </w:r>
          <w:r w:rsidR="00B24F40">
            <w:fldChar w:fldCharType="end"/>
          </w:r>
        </w:sdtContent>
      </w:sdt>
      <w:r w:rsidR="00BF722A" w:rsidRPr="00A00CA1">
        <w:t xml:space="preserve">. </w:t>
      </w:r>
      <w:r w:rsidR="00662493" w:rsidRPr="00A00CA1">
        <w:t xml:space="preserve">Takšna zasnova je sama po sebi zelo dobra podlaga za analizo človeškega gibanja, ki </w:t>
      </w:r>
      <w:ins w:id="34" w:author="Zorman, Daša" w:date="2026-06-22T10:08:00Z" w16du:dateUtc="2026-06-22T08:08:00Z">
        <w:r w:rsidR="008846FA" w:rsidRPr="00A00CA1">
          <w:t xml:space="preserve">pride </w:t>
        </w:r>
      </w:ins>
      <w:r w:rsidR="00662493" w:rsidRPr="00A00CA1">
        <w:t xml:space="preserve">najbolj </w:t>
      </w:r>
      <w:del w:id="35" w:author="Zorman, Daša" w:date="2026-06-22T10:08:00Z" w16du:dateUtc="2026-06-22T08:08:00Z">
        <w:r w:rsidR="00662493" w:rsidRPr="00A00CA1" w:rsidDel="008846FA">
          <w:delText xml:space="preserve">pride </w:delText>
        </w:r>
      </w:del>
      <w:r w:rsidR="00662493" w:rsidRPr="00A00CA1">
        <w:t>do izraza ravno med izvajanjem vadbe</w:t>
      </w:r>
      <w:r w:rsidR="009A788A" w:rsidRPr="00A00CA1">
        <w:t xml:space="preserve"> in gibanja</w:t>
      </w:r>
      <w:r w:rsidR="00662493" w:rsidRPr="00A00CA1">
        <w:t>. Kljub temu pa rešit</w:t>
      </w:r>
      <w:ins w:id="36" w:author="Zorman, Daša" w:date="2026-06-22T10:09:00Z" w16du:dateUtc="2026-06-22T08:09:00Z">
        <w:r w:rsidR="008846FA">
          <w:t>ev</w:t>
        </w:r>
      </w:ins>
      <w:del w:id="37" w:author="Zorman, Daša" w:date="2026-06-22T10:09:00Z" w16du:dateUtc="2026-06-22T08:09:00Z">
        <w:r w:rsidR="00662493" w:rsidRPr="00A00CA1" w:rsidDel="008846FA">
          <w:delText>ve</w:delText>
        </w:r>
      </w:del>
      <w:r w:rsidR="00662493" w:rsidRPr="00A00CA1">
        <w:t>, ki bi na robnih napravah omogočal</w:t>
      </w:r>
      <w:ins w:id="38" w:author="Zorman, Daša" w:date="2026-06-22T10:09:00Z" w16du:dateUtc="2026-06-22T08:09:00Z">
        <w:r w:rsidR="008846FA">
          <w:t>a</w:t>
        </w:r>
      </w:ins>
      <w:del w:id="39" w:author="Zorman, Daša" w:date="2026-06-22T10:09:00Z" w16du:dateUtc="2026-06-22T08:09:00Z">
        <w:r w:rsidR="00662493" w:rsidRPr="00A00CA1" w:rsidDel="008846FA">
          <w:delText>e</w:delText>
        </w:r>
      </w:del>
      <w:r w:rsidR="00662493" w:rsidRPr="00A00CA1">
        <w:t xml:space="preserve"> zanesljivo in zelo podrobno realno</w:t>
      </w:r>
      <w:del w:id="40" w:author="Zorman, Daša" w:date="2026-06-22T10:09:00Z" w16du:dateUtc="2026-06-22T08:09:00Z">
        <w:r w:rsidR="00662493" w:rsidRPr="00A00CA1" w:rsidDel="008846FA">
          <w:delText>-</w:delText>
        </w:r>
      </w:del>
      <w:r w:rsidR="00662493" w:rsidRPr="00A00CA1">
        <w:t xml:space="preserve">časovno analizo vadbe z uporabnimi povratnimi informacijami, </w:t>
      </w:r>
      <w:ins w:id="41" w:author="Zorman, Daša" w:date="2026-06-22T10:10:00Z" w16du:dateUtc="2026-06-22T08:10:00Z">
        <w:r w:rsidR="008846FA">
          <w:t xml:space="preserve">še </w:t>
        </w:r>
      </w:ins>
      <w:r w:rsidR="00662493" w:rsidRPr="00A00CA1">
        <w:t xml:space="preserve">v splošni uporabi </w:t>
      </w:r>
      <w:del w:id="42" w:author="Zorman, Daša" w:date="2026-06-22T10:09:00Z" w16du:dateUtc="2026-06-22T08:09:00Z">
        <w:r w:rsidR="00662493" w:rsidRPr="00A00CA1" w:rsidDel="008846FA">
          <w:delText xml:space="preserve">še </w:delText>
        </w:r>
      </w:del>
      <w:r w:rsidR="00662493" w:rsidRPr="00A00CA1">
        <w:t>ni široko uveljavljena.</w:t>
      </w:r>
    </w:p>
    <w:p w14:paraId="09D4C01D" w14:textId="77777777" w:rsidR="00D4335E" w:rsidRPr="00A00CA1" w:rsidRDefault="00D4335E" w:rsidP="009C41F8"/>
    <w:p w14:paraId="0C67C3EA" w14:textId="089FE05E" w:rsidR="00A51204" w:rsidRPr="00A00CA1" w:rsidRDefault="00A51204" w:rsidP="009C41F8">
      <w:pPr>
        <w:pStyle w:val="Naslov2"/>
      </w:pPr>
      <w:bookmarkStart w:id="43" w:name="_Toc232940790"/>
      <w:r w:rsidRPr="00A00CA1">
        <w:lastRenderedPageBreak/>
        <w:t>Cilji in nameni naloge</w:t>
      </w:r>
      <w:bookmarkEnd w:id="43"/>
    </w:p>
    <w:p w14:paraId="30366D23" w14:textId="426B6E85" w:rsidR="00493E9B" w:rsidRPr="00A00CA1" w:rsidRDefault="00493E9B" w:rsidP="009C41F8">
      <w:r w:rsidRPr="00A00CA1">
        <w:t xml:space="preserve">Cilj naloge je </w:t>
      </w:r>
      <w:r w:rsidR="00D90A1B" w:rsidRPr="00A00CA1">
        <w:t xml:space="preserve">najprej </w:t>
      </w:r>
      <w:commentRangeStart w:id="44"/>
      <w:del w:id="45" w:author="Zorman, Daša" w:date="2026-06-22T10:11:00Z" w16du:dateUtc="2026-06-22T08:11:00Z">
        <w:r w:rsidR="00D90A1B" w:rsidRPr="00A00CA1" w:rsidDel="008846FA">
          <w:delText>i</w:delText>
        </w:r>
      </w:del>
      <w:r w:rsidR="00D90A1B" w:rsidRPr="00A00CA1">
        <w:t xml:space="preserve">zbrati </w:t>
      </w:r>
      <w:commentRangeEnd w:id="44"/>
      <w:r w:rsidR="008846FA" w:rsidRPr="00A00CA1">
        <w:rPr>
          <w:rStyle w:val="Pripombasklic"/>
          <w:rFonts w:cs="Arial"/>
          <w:sz w:val="24"/>
        </w:rPr>
        <w:commentReference w:id="44"/>
      </w:r>
      <w:r w:rsidR="00D90A1B" w:rsidRPr="00A00CA1">
        <w:t xml:space="preserve">in kasneje </w:t>
      </w:r>
      <w:r w:rsidRPr="00A00CA1">
        <w:t>primerjati že obstoječe modele</w:t>
      </w:r>
      <w:r w:rsidR="00037E0F" w:rsidRPr="00A00CA1">
        <w:t xml:space="preserve"> </w:t>
      </w:r>
      <w:r w:rsidRPr="00A00CA1">
        <w:t>za zaznavanje drže</w:t>
      </w:r>
      <w:r w:rsidR="00037E0F" w:rsidRPr="00A00CA1">
        <w:t>, ki so primerni za delovanje na robnih napravah</w:t>
      </w:r>
      <w:ins w:id="46" w:author="Zorman, Daša" w:date="2026-06-22T10:11:00Z" w16du:dateUtc="2026-06-22T08:11:00Z">
        <w:r w:rsidR="008846FA">
          <w:t>,</w:t>
        </w:r>
      </w:ins>
      <w:r w:rsidR="00037E0F" w:rsidRPr="00A00CA1">
        <w:t xml:space="preserve"> </w:t>
      </w:r>
      <w:r w:rsidRPr="00A00CA1">
        <w:t xml:space="preserve">in na podlagi njihove primerjave </w:t>
      </w:r>
      <w:r w:rsidR="00923941" w:rsidRPr="00A00CA1">
        <w:t xml:space="preserve">določiti </w:t>
      </w:r>
      <w:r w:rsidRPr="00A00CA1">
        <w:t>najbolj ustreznega za implementacijo realno</w:t>
      </w:r>
      <w:del w:id="47" w:author="Zorman, Daša" w:date="2026-06-22T10:11:00Z" w16du:dateUtc="2026-06-22T08:11:00Z">
        <w:r w:rsidRPr="00A00CA1" w:rsidDel="008846FA">
          <w:delText>-</w:delText>
        </w:r>
      </w:del>
      <w:r w:rsidRPr="00A00CA1">
        <w:t>časovne zaznave drže za spremljanje in analizo vadbe</w:t>
      </w:r>
      <w:r w:rsidR="003E7B12" w:rsidRPr="00A00CA1">
        <w:t xml:space="preserve"> v okolju brskalnika</w:t>
      </w:r>
      <w:r w:rsidRPr="00A00CA1">
        <w:t>.</w:t>
      </w:r>
    </w:p>
    <w:p w14:paraId="42807FE8" w14:textId="77777777" w:rsidR="003E7B12" w:rsidRPr="00A00CA1" w:rsidRDefault="003E7B12" w:rsidP="009C41F8"/>
    <w:p w14:paraId="61D4BB4E" w14:textId="1A579DB4" w:rsidR="003E7B12" w:rsidRPr="00A00CA1" w:rsidRDefault="003E7B12" w:rsidP="009C41F8">
      <w:r w:rsidRPr="00A00CA1">
        <w:t>Primerjava modelov temelji na njihovi hitrosti in učinkovitosti delovanja. Omejitev na robne naprave</w:t>
      </w:r>
      <w:r w:rsidR="001879B3" w:rsidRPr="00A00CA1">
        <w:t xml:space="preserve"> nabor modelov </w:t>
      </w:r>
      <w:commentRangeStart w:id="48"/>
      <w:del w:id="49" w:author="Zorman, Daša" w:date="2026-06-22T10:12:00Z" w16du:dateUtc="2026-06-22T08:12:00Z">
        <w:r w:rsidR="001879B3" w:rsidRPr="00A00CA1" w:rsidDel="008846FA">
          <w:delText xml:space="preserve">dokaj </w:delText>
        </w:r>
      </w:del>
      <w:commentRangeEnd w:id="48"/>
      <w:r w:rsidR="008846FA">
        <w:rPr>
          <w:rStyle w:val="Pripombasklic"/>
          <w:rFonts w:cs="Arial"/>
          <w:sz w:val="24"/>
        </w:rPr>
        <w:commentReference w:id="48"/>
      </w:r>
      <w:ins w:id="50" w:author="Zorman, Daša" w:date="2026-06-22T10:12:00Z" w16du:dateUtc="2026-06-22T08:12:00Z">
        <w:r w:rsidR="008846FA">
          <w:t>precej</w:t>
        </w:r>
        <w:r w:rsidR="008846FA" w:rsidRPr="00A00CA1">
          <w:t xml:space="preserve"> </w:t>
        </w:r>
      </w:ins>
      <w:r w:rsidR="001879B3" w:rsidRPr="00A00CA1">
        <w:t>zmanjša, saj gre za naprave, ki nimajo velike procesorske moči. Primeri robnih naprav so osebni telefoni, računalniške tablice</w:t>
      </w:r>
      <w:r w:rsidR="002250D0" w:rsidRPr="00A00CA1">
        <w:t xml:space="preserve"> </w:t>
      </w:r>
      <w:del w:id="51" w:author="Zorman, Daša" w:date="2026-06-22T10:12:00Z" w16du:dateUtc="2026-06-22T08:12:00Z">
        <w:r w:rsidR="002250D0" w:rsidRPr="00A00CA1" w:rsidDel="00963310">
          <w:delText xml:space="preserve">ter </w:delText>
        </w:r>
      </w:del>
      <w:ins w:id="52" w:author="Zorman, Daša" w:date="2026-06-22T10:12:00Z" w16du:dateUtc="2026-06-22T08:12:00Z">
        <w:r w:rsidR="00963310">
          <w:t>in</w:t>
        </w:r>
        <w:r w:rsidR="00963310" w:rsidRPr="00A00CA1">
          <w:t xml:space="preserve"> </w:t>
        </w:r>
      </w:ins>
      <w:r w:rsidR="002250D0" w:rsidRPr="00A00CA1">
        <w:t>razni tipi samostoječih naprav, ki vsebujejo kamero in</w:t>
      </w:r>
      <w:r w:rsidR="0009139B" w:rsidRPr="00A00CA1">
        <w:t xml:space="preserve"> </w:t>
      </w:r>
      <w:r w:rsidR="004E5481" w:rsidRPr="00A00CA1">
        <w:t>omogočajo</w:t>
      </w:r>
      <w:r w:rsidR="002250D0" w:rsidRPr="00A00CA1">
        <w:t xml:space="preserve"> dostop do brskalnika. </w:t>
      </w:r>
      <w:r w:rsidR="00E47003" w:rsidRPr="00A00CA1">
        <w:t>Delovanje mora biti tudi neodvisno od izbire brskalnika.</w:t>
      </w:r>
    </w:p>
    <w:p w14:paraId="349E6A94" w14:textId="77777777" w:rsidR="00A05104" w:rsidRPr="00A00CA1" w:rsidRDefault="00A05104" w:rsidP="009C41F8"/>
    <w:p w14:paraId="0445D417" w14:textId="68ADFD3C" w:rsidR="00A05104" w:rsidRPr="00A00CA1" w:rsidRDefault="00A05104" w:rsidP="009C41F8">
      <w:r w:rsidRPr="00A00CA1">
        <w:t xml:space="preserve">Glede na </w:t>
      </w:r>
      <w:del w:id="53" w:author="Zorman, Daša" w:date="2026-06-22T10:12:00Z" w16du:dateUtc="2026-06-22T08:12:00Z">
        <w:r w:rsidRPr="00A00CA1" w:rsidDel="00963310">
          <w:delText xml:space="preserve">dokaj </w:delText>
        </w:r>
      </w:del>
      <w:ins w:id="54" w:author="Zorman, Daša" w:date="2026-06-22T10:12:00Z" w16du:dateUtc="2026-06-22T08:12:00Z">
        <w:r w:rsidR="00963310">
          <w:t>precej</w:t>
        </w:r>
        <w:r w:rsidR="00963310" w:rsidRPr="00A00CA1">
          <w:t xml:space="preserve"> </w:t>
        </w:r>
      </w:ins>
      <w:r w:rsidRPr="00A00CA1">
        <w:t xml:space="preserve">omejeno okolje, v katerem bodo modeli </w:t>
      </w:r>
      <w:ins w:id="55" w:author="Zorman, Daša" w:date="2026-06-22T10:13:00Z" w16du:dateUtc="2026-06-22T08:13:00Z">
        <w:r w:rsidR="00963310" w:rsidRPr="00A00CA1">
          <w:t xml:space="preserve">med seboj </w:t>
        </w:r>
      </w:ins>
      <w:r w:rsidRPr="00A00CA1">
        <w:t>primerjani</w:t>
      </w:r>
      <w:del w:id="56" w:author="Zorman, Daša" w:date="2026-06-22T10:12:00Z" w16du:dateUtc="2026-06-22T08:12:00Z">
        <w:r w:rsidRPr="00A00CA1" w:rsidDel="00963310">
          <w:delText xml:space="preserve"> med seboj</w:delText>
        </w:r>
      </w:del>
      <w:r w:rsidRPr="00A00CA1">
        <w:t>, j</w:t>
      </w:r>
      <w:r w:rsidR="00FF0F79" w:rsidRPr="00A00CA1">
        <w:t xml:space="preserve">e </w:t>
      </w:r>
      <w:r w:rsidRPr="00A00CA1">
        <w:t>pričakovana tudi sama optimizacija modelov. Sem spada uporaba različnih verzij modelov, prilagajanje okolja v brskalniku glede na potrebe modelov</w:t>
      </w:r>
      <w:del w:id="57" w:author="Zorman, Daša" w:date="2026-06-22T10:13:00Z" w16du:dateUtc="2026-06-22T08:13:00Z">
        <w:r w:rsidRPr="00A00CA1" w:rsidDel="00963310">
          <w:delText>,</w:delText>
        </w:r>
      </w:del>
      <w:r w:rsidRPr="00A00CA1">
        <w:t xml:space="preserve"> …</w:t>
      </w:r>
    </w:p>
    <w:p w14:paraId="69F8C6FE" w14:textId="77777777" w:rsidR="007F5E92" w:rsidRPr="00A00CA1" w:rsidRDefault="007F5E92" w:rsidP="009C41F8"/>
    <w:p w14:paraId="27B03576" w14:textId="2B46FB3F" w:rsidR="007F5E92" w:rsidRPr="00A00CA1" w:rsidRDefault="007F5E92" w:rsidP="009C41F8">
      <w:r w:rsidRPr="00A00CA1">
        <w:t xml:space="preserve">Eden izmed ciljev je tudi </w:t>
      </w:r>
      <w:r w:rsidR="000B614F" w:rsidRPr="00A00CA1">
        <w:t>ustvariti</w:t>
      </w:r>
      <w:r w:rsidRPr="00A00CA1">
        <w:t xml:space="preserve"> lastno učno množico med uporabo samega orodja za realno</w:t>
      </w:r>
      <w:del w:id="58" w:author="Zorman, Daša" w:date="2026-06-22T10:13:00Z" w16du:dateUtc="2026-06-22T08:13:00Z">
        <w:r w:rsidRPr="00A00CA1" w:rsidDel="00963310">
          <w:delText>-</w:delText>
        </w:r>
      </w:del>
      <w:r w:rsidRPr="00A00CA1">
        <w:t xml:space="preserve">časovno analizo vadbe. </w:t>
      </w:r>
      <w:r w:rsidR="00115F91" w:rsidRPr="00A00CA1">
        <w:t>Sem spada zajem</w:t>
      </w:r>
      <w:r w:rsidR="00923120" w:rsidRPr="00A00CA1">
        <w:t xml:space="preserve"> in </w:t>
      </w:r>
      <w:r w:rsidR="00BD15AB" w:rsidRPr="00A00CA1">
        <w:t>filtriranje</w:t>
      </w:r>
      <w:r w:rsidR="00115F91" w:rsidRPr="00A00CA1">
        <w:t xml:space="preserve"> videov </w:t>
      </w:r>
      <w:del w:id="59" w:author="Zorman, Daša" w:date="2026-06-22T10:14:00Z" w16du:dateUtc="2026-06-22T08:14:00Z">
        <w:r w:rsidR="00115F91" w:rsidRPr="00A00CA1" w:rsidDel="00963310">
          <w:delText xml:space="preserve">ter </w:delText>
        </w:r>
      </w:del>
      <w:ins w:id="60" w:author="Zorman, Daša" w:date="2026-06-22T10:14:00Z" w16du:dateUtc="2026-06-22T08:14:00Z">
        <w:r w:rsidR="00963310">
          <w:t>in</w:t>
        </w:r>
        <w:r w:rsidR="00963310" w:rsidRPr="00A00CA1">
          <w:t xml:space="preserve"> </w:t>
        </w:r>
      </w:ins>
      <w:r w:rsidR="00115F91" w:rsidRPr="00A00CA1">
        <w:t>slik</w:t>
      </w:r>
      <w:del w:id="61" w:author="Zorman, Daša" w:date="2026-06-22T10:14:00Z" w16du:dateUtc="2026-06-22T08:14:00Z">
        <w:r w:rsidR="00115F91" w:rsidRPr="00A00CA1" w:rsidDel="00963310">
          <w:delText>,</w:delText>
        </w:r>
      </w:del>
      <w:r w:rsidR="00115F91" w:rsidRPr="00A00CA1">
        <w:t xml:space="preserve"> kot tudi označevanje učne množice.</w:t>
      </w:r>
    </w:p>
    <w:p w14:paraId="252B007A" w14:textId="77777777" w:rsidR="00764558" w:rsidRPr="00A00CA1" w:rsidRDefault="00764558" w:rsidP="009C41F8"/>
    <w:p w14:paraId="0196178E" w14:textId="79311D3E" w:rsidR="00764558" w:rsidRPr="00A00CA1" w:rsidRDefault="00764558" w:rsidP="009C41F8">
      <w:r w:rsidRPr="00A00CA1">
        <w:t xml:space="preserve">Z lastno </w:t>
      </w:r>
      <w:r w:rsidR="00B2510B" w:rsidRPr="00A00CA1">
        <w:t>ustvarjeno</w:t>
      </w:r>
      <w:r w:rsidRPr="00A00CA1">
        <w:t xml:space="preserve"> učno množico bo opravljeno tudi učenje </w:t>
      </w:r>
      <w:r w:rsidR="00F44D7A" w:rsidRPr="00A00CA1">
        <w:t xml:space="preserve">ustrezno </w:t>
      </w:r>
      <w:r w:rsidRPr="00A00CA1">
        <w:t>izbranega modela ter primerjava rezultatov pred in po učenj</w:t>
      </w:r>
      <w:r w:rsidR="00605EE1" w:rsidRPr="00A00CA1">
        <w:t>u</w:t>
      </w:r>
      <w:r w:rsidRPr="00A00CA1">
        <w:t>.</w:t>
      </w:r>
    </w:p>
    <w:p w14:paraId="5CE8B142" w14:textId="77777777" w:rsidR="0074599E" w:rsidRPr="00A00CA1" w:rsidRDefault="0074599E" w:rsidP="009C41F8"/>
    <w:p w14:paraId="44C38B2C" w14:textId="0C8DF193" w:rsidR="00A85B28" w:rsidRPr="00A00CA1" w:rsidRDefault="0074599E" w:rsidP="00A85B28">
      <w:r w:rsidRPr="00A00CA1">
        <w:t>Glavni cilj in namen naloge je z ustrezno izbranim modelom ustvariti kvalitetno in robustno orodje za realno</w:t>
      </w:r>
      <w:del w:id="62" w:author="Zorman, Daša" w:date="2026-06-22T10:14:00Z" w16du:dateUtc="2026-06-22T08:14:00Z">
        <w:r w:rsidRPr="00A00CA1" w:rsidDel="00963310">
          <w:delText>-</w:delText>
        </w:r>
      </w:del>
      <w:r w:rsidRPr="00A00CA1">
        <w:t>časovno zaznavanje drže za spremljanje in analizo vadbe. Namen je izboljšati uporabnikovo pravilnost izvajanja vadbe</w:t>
      </w:r>
      <w:commentRangeStart w:id="63"/>
      <w:del w:id="64" w:author="Zorman, Daša" w:date="2026-06-22T10:14:00Z" w16du:dateUtc="2026-06-22T08:14:00Z">
        <w:r w:rsidRPr="00A00CA1" w:rsidDel="00963310">
          <w:delText>,</w:delText>
        </w:r>
      </w:del>
      <w:r w:rsidRPr="00A00CA1">
        <w:t xml:space="preserve"> kot tudi meriti ter </w:t>
      </w:r>
      <w:commentRangeEnd w:id="63"/>
      <w:r w:rsidR="00963310" w:rsidRPr="00A00CA1">
        <w:rPr>
          <w:rStyle w:val="Pripombasklic"/>
          <w:rFonts w:cs="Arial"/>
          <w:sz w:val="24"/>
        </w:rPr>
        <w:commentReference w:id="63"/>
      </w:r>
      <w:r w:rsidRPr="00A00CA1">
        <w:t>analizirati podatke, ki jih je brez posebnih pripomočkov za vadbo težko izmeriti.</w:t>
      </w:r>
    </w:p>
    <w:p w14:paraId="2CBB36E6" w14:textId="77777777" w:rsidR="0064125D" w:rsidRPr="00A00CA1" w:rsidRDefault="0064125D">
      <w:pPr>
        <w:spacing w:line="240" w:lineRule="auto"/>
        <w:jc w:val="left"/>
        <w:rPr>
          <w:rFonts w:cs="Times New Roman"/>
          <w:b/>
          <w:bCs/>
          <w:caps/>
          <w:kern w:val="32"/>
          <w:sz w:val="36"/>
          <w:szCs w:val="36"/>
        </w:rPr>
      </w:pPr>
      <w:r w:rsidRPr="00A00CA1">
        <w:rPr>
          <w:b/>
          <w:sz w:val="36"/>
          <w:szCs w:val="36"/>
        </w:rPr>
        <w:br w:type="page"/>
      </w:r>
    </w:p>
    <w:p w14:paraId="4762F71B" w14:textId="7D2053CA" w:rsidR="00A85B28" w:rsidRPr="00A00CA1" w:rsidRDefault="00FF645A" w:rsidP="0064125D">
      <w:pPr>
        <w:pStyle w:val="Naslov1"/>
        <w:spacing w:line="360" w:lineRule="auto"/>
        <w:rPr>
          <w:b/>
          <w:sz w:val="36"/>
          <w:szCs w:val="36"/>
          <w:lang w:val="sl-SI"/>
        </w:rPr>
      </w:pPr>
      <w:bookmarkStart w:id="65" w:name="_Toc232940791"/>
      <w:r w:rsidRPr="00A00CA1">
        <w:rPr>
          <w:b/>
          <w:sz w:val="36"/>
          <w:szCs w:val="36"/>
          <w:lang w:val="sl-SI"/>
        </w:rPr>
        <w:lastRenderedPageBreak/>
        <w:t xml:space="preserve">OPIS, </w:t>
      </w:r>
      <w:r w:rsidR="0064125D" w:rsidRPr="00A00CA1">
        <w:rPr>
          <w:b/>
          <w:sz w:val="36"/>
          <w:szCs w:val="36"/>
          <w:lang w:val="sl-SI"/>
        </w:rPr>
        <w:t>RAZVOJ IN O</w:t>
      </w:r>
      <w:r w:rsidR="006C5C3F">
        <w:rPr>
          <w:b/>
          <w:sz w:val="36"/>
          <w:szCs w:val="36"/>
          <w:lang w:val="sl-SI"/>
        </w:rPr>
        <w:t>P</w:t>
      </w:r>
      <w:r w:rsidR="0064125D" w:rsidRPr="00A00CA1">
        <w:rPr>
          <w:b/>
          <w:sz w:val="36"/>
          <w:szCs w:val="36"/>
          <w:lang w:val="sl-SI"/>
        </w:rPr>
        <w:t>TIMIZACIJA MODELOV</w:t>
      </w:r>
      <w:bookmarkEnd w:id="65"/>
    </w:p>
    <w:p w14:paraId="0B16C93B" w14:textId="3DDD7FCA" w:rsidR="0064125D" w:rsidRPr="00A00CA1" w:rsidRDefault="00D45DD8" w:rsidP="0064125D">
      <w:r w:rsidRPr="00A00CA1">
        <w:t xml:space="preserve">Izbira ustreznega modela za zaznavo drže je </w:t>
      </w:r>
      <w:del w:id="66" w:author="Zorman, Daša" w:date="2026-06-22T10:16:00Z" w16du:dateUtc="2026-06-22T08:16:00Z">
        <w:r w:rsidRPr="00A00CA1" w:rsidDel="00963310">
          <w:delText>ede</w:delText>
        </w:r>
      </w:del>
      <w:ins w:id="67" w:author="Zorman, Daša" w:date="2026-06-22T10:16:00Z" w16du:dateUtc="2026-06-22T08:16:00Z">
        <w:r w:rsidR="00963310">
          <w:t>e</w:t>
        </w:r>
      </w:ins>
      <w:r w:rsidRPr="00A00CA1">
        <w:t>n izmed ključnih korakov naloge, saj je celoten sistem za analizo vadbe odvisen od stabilnost</w:t>
      </w:r>
      <w:ins w:id="68" w:author="Zorman, Daša" w:date="2026-06-22T10:16:00Z" w16du:dateUtc="2026-06-22T08:16:00Z">
        <w:r w:rsidR="00963310">
          <w:t>i</w:t>
        </w:r>
      </w:ins>
      <w:r w:rsidRPr="00A00CA1">
        <w:t xml:space="preserve"> in natančnost</w:t>
      </w:r>
      <w:ins w:id="69" w:author="Zorman, Daša" w:date="2026-06-22T10:16:00Z" w16du:dateUtc="2026-06-22T08:16:00Z">
        <w:r w:rsidR="00963310">
          <w:t>i</w:t>
        </w:r>
      </w:ins>
      <w:r w:rsidRPr="00A00CA1">
        <w:t xml:space="preserve"> sklepnih točk, ki so glavni izhod rezultatov modelov za zaznavo drže.</w:t>
      </w:r>
      <w:r w:rsidR="009232D1" w:rsidRPr="00A00CA1">
        <w:t xml:space="preserve"> Med modeli je </w:t>
      </w:r>
      <w:del w:id="70" w:author="Zorman, Daša" w:date="2026-06-22T10:16:00Z" w16du:dateUtc="2026-06-22T08:16:00Z">
        <w:r w:rsidR="009232D1" w:rsidRPr="00A00CA1" w:rsidDel="00963310">
          <w:delText xml:space="preserve">potrebno </w:delText>
        </w:r>
      </w:del>
      <w:ins w:id="71" w:author="Zorman, Daša" w:date="2026-06-22T10:16:00Z" w16du:dateUtc="2026-06-22T08:16:00Z">
        <w:r w:rsidR="00963310">
          <w:t>treba</w:t>
        </w:r>
        <w:r w:rsidR="00963310" w:rsidRPr="00A00CA1">
          <w:t xml:space="preserve"> </w:t>
        </w:r>
      </w:ins>
      <w:r w:rsidR="009232D1" w:rsidRPr="00A00CA1">
        <w:t>primerjavi več metrik</w:t>
      </w:r>
      <w:del w:id="72" w:author="Zorman, Daša" w:date="2026-06-22T10:16:00Z" w16du:dateUtc="2026-06-22T08:16:00Z">
        <w:r w:rsidR="009232D1" w:rsidRPr="00A00CA1" w:rsidDel="00963310">
          <w:delText>,</w:delText>
        </w:r>
      </w:del>
      <w:r w:rsidR="009232D1" w:rsidRPr="00A00CA1">
        <w:t xml:space="preserve"> in sicer je treba najti model z najboljšim kompromisom med hitrostjo, zakasnitvijo, porabo virov </w:t>
      </w:r>
      <w:del w:id="73" w:author="Zorman, Daša" w:date="2026-06-22T10:17:00Z" w16du:dateUtc="2026-06-22T08:17:00Z">
        <w:r w:rsidR="009232D1" w:rsidRPr="00A00CA1" w:rsidDel="00963310">
          <w:delText xml:space="preserve">ter </w:delText>
        </w:r>
      </w:del>
      <w:ins w:id="74" w:author="Zorman, Daša" w:date="2026-06-22T10:17:00Z" w16du:dateUtc="2026-06-22T08:17:00Z">
        <w:r w:rsidR="00963310">
          <w:t>in</w:t>
        </w:r>
        <w:r w:rsidR="00963310" w:rsidRPr="00A00CA1">
          <w:t xml:space="preserve"> </w:t>
        </w:r>
      </w:ins>
      <w:r w:rsidR="009232D1" w:rsidRPr="00A00CA1">
        <w:t xml:space="preserve">kakovostjo </w:t>
      </w:r>
      <w:r w:rsidR="00860DC3" w:rsidRPr="00A00CA1">
        <w:t xml:space="preserve">zaznave </w:t>
      </w:r>
      <w:r w:rsidR="009232D1" w:rsidRPr="00A00CA1">
        <w:t>sklepnih točk.</w:t>
      </w:r>
    </w:p>
    <w:p w14:paraId="147EEC69" w14:textId="77777777" w:rsidR="00A841BD" w:rsidRPr="00A00CA1" w:rsidRDefault="00A841BD" w:rsidP="0064125D"/>
    <w:p w14:paraId="4ACE49DC" w14:textId="39E6B923" w:rsidR="003F2975" w:rsidRPr="00A00CA1" w:rsidRDefault="003F2975" w:rsidP="003F2975">
      <w:pPr>
        <w:pStyle w:val="Naslov2"/>
      </w:pPr>
      <w:bookmarkStart w:id="75" w:name="_Toc232940792"/>
      <w:r w:rsidRPr="00A00CA1">
        <w:t>Razlike med modeli</w:t>
      </w:r>
      <w:bookmarkEnd w:id="75"/>
    </w:p>
    <w:p w14:paraId="19D6E43E" w14:textId="63FEDD03" w:rsidR="00D224EF" w:rsidRPr="00A00CA1" w:rsidRDefault="00D224EF" w:rsidP="00D224EF">
      <w:r w:rsidRPr="00A00CA1">
        <w:t>Modeli za zaznavo drže se med seboj lahko razlikujejo v mnogih pogledih.</w:t>
      </w:r>
    </w:p>
    <w:p w14:paraId="0CBA1C23" w14:textId="438B6825" w:rsidR="00D224EF" w:rsidRPr="00A00CA1" w:rsidRDefault="00D224EF" w:rsidP="00D224EF">
      <w:pPr>
        <w:pStyle w:val="Naslov3"/>
      </w:pPr>
      <w:bookmarkStart w:id="76" w:name="_Toc232940793"/>
      <w:r w:rsidRPr="00A00CA1">
        <w:t>2D in 3D pozicija zaznanih sklepnih točk</w:t>
      </w:r>
      <w:bookmarkEnd w:id="76"/>
    </w:p>
    <w:p w14:paraId="7F1A224F" w14:textId="28141244" w:rsidR="006958D8" w:rsidRPr="00A00CA1" w:rsidRDefault="00D224EF" w:rsidP="00685CDC">
      <w:r w:rsidRPr="00A00CA1">
        <w:t xml:space="preserve">Nekateri modeli so </w:t>
      </w:r>
      <w:del w:id="77" w:author="Zorman, Daša" w:date="2026-06-22T10:17:00Z" w16du:dateUtc="2026-06-22T08:17:00Z">
        <w:r w:rsidRPr="00A00CA1" w:rsidDel="00963310">
          <w:delText xml:space="preserve">sposobni </w:delText>
        </w:r>
      </w:del>
      <w:r w:rsidR="00AE1F82" w:rsidRPr="00A00CA1">
        <w:t xml:space="preserve">ob 2D napovedi </w:t>
      </w:r>
      <w:r w:rsidR="008517F0" w:rsidRPr="00A00CA1">
        <w:t>koordinat</w:t>
      </w:r>
      <w:r w:rsidR="00AE1F82" w:rsidRPr="00A00CA1">
        <w:t xml:space="preserve"> sklepnih točk </w:t>
      </w:r>
      <w:ins w:id="78" w:author="Zorman, Daša" w:date="2026-06-22T10:17:00Z" w16du:dateUtc="2026-06-22T08:17:00Z">
        <w:r w:rsidR="00963310" w:rsidRPr="00A00CA1">
          <w:t xml:space="preserve">sposobni </w:t>
        </w:r>
      </w:ins>
      <w:r w:rsidR="00AE1F82" w:rsidRPr="00A00CA1">
        <w:t xml:space="preserve">napovedati tudi </w:t>
      </w:r>
      <w:r w:rsidR="00B01999" w:rsidRPr="00A00CA1">
        <w:t>z</w:t>
      </w:r>
      <w:r w:rsidR="009E661F" w:rsidRPr="00A00CA1">
        <w:t>-</w:t>
      </w:r>
      <w:r w:rsidR="00B01999" w:rsidRPr="00A00CA1">
        <w:t>koordinat</w:t>
      </w:r>
      <w:r w:rsidR="0004305D" w:rsidRPr="00A00CA1">
        <w:t>o</w:t>
      </w:r>
      <w:r w:rsidR="00AE1F82" w:rsidRPr="00A00CA1">
        <w:t xml:space="preserve">, ki </w:t>
      </w:r>
      <w:r w:rsidR="00A51246" w:rsidRPr="00A00CA1">
        <w:t xml:space="preserve">nosi informacijo o tem, </w:t>
      </w:r>
      <w:r w:rsidR="009153A9" w:rsidRPr="00A00CA1">
        <w:t>kako daleč v globino je določena točka glede na izhodišče</w:t>
      </w:r>
      <w:r w:rsidR="00A51246" w:rsidRPr="00A00CA1">
        <w:t xml:space="preserve">. </w:t>
      </w:r>
      <w:r w:rsidR="00B06190" w:rsidRPr="00A00CA1">
        <w:t xml:space="preserve">Zaznava vrednosti </w:t>
      </w:r>
      <w:r w:rsidR="004C5845" w:rsidRPr="00A00CA1">
        <w:t xml:space="preserve">pozicije </w:t>
      </w:r>
      <w:r w:rsidR="00B00B13" w:rsidRPr="00A00CA1">
        <w:t>z</w:t>
      </w:r>
      <w:r w:rsidR="00AD7A4F" w:rsidRPr="00A00CA1">
        <w:t>-</w:t>
      </w:r>
      <w:r w:rsidR="00D57A00" w:rsidRPr="00A00CA1">
        <w:t>koordinate</w:t>
      </w:r>
      <w:r w:rsidR="00D31665" w:rsidRPr="00A00CA1">
        <w:t xml:space="preserve"> </w:t>
      </w:r>
      <w:r w:rsidR="00B06190" w:rsidRPr="00A00CA1">
        <w:t xml:space="preserve">sklepnih točk se razlikuje od zaznave </w:t>
      </w:r>
      <w:ins w:id="79" w:author="Zorman, Daša" w:date="2026-06-22T10:18:00Z" w16du:dateUtc="2026-06-22T08:18:00Z">
        <w:r w:rsidR="00963310">
          <w:t xml:space="preserve">koordinat </w:t>
        </w:r>
      </w:ins>
      <w:r w:rsidR="003A2328" w:rsidRPr="00A00CA1">
        <w:t>x in y</w:t>
      </w:r>
      <w:del w:id="80" w:author="Zorman, Daša" w:date="2026-06-22T10:19:00Z" w16du:dateUtc="2026-06-22T08:19:00Z">
        <w:r w:rsidR="003A2328" w:rsidRPr="00A00CA1" w:rsidDel="00963310">
          <w:delText xml:space="preserve"> </w:delText>
        </w:r>
        <w:r w:rsidR="00061540" w:rsidRPr="00A00CA1" w:rsidDel="00963310">
          <w:delText xml:space="preserve">koordinat </w:delText>
        </w:r>
      </w:del>
      <w:r w:rsidR="002F5348" w:rsidRPr="00A00CA1">
        <w:t>sklepnih točk</w:t>
      </w:r>
      <w:r w:rsidR="00B06190" w:rsidRPr="00A00CA1">
        <w:t xml:space="preserve">, saj se </w:t>
      </w:r>
      <w:r w:rsidR="00F6477E" w:rsidRPr="00A00CA1">
        <w:t xml:space="preserve">koordinati </w:t>
      </w:r>
      <w:r w:rsidR="00B06190" w:rsidRPr="00A00CA1">
        <w:t>x in y določita neposredno iz slike, ki je oblike</w:t>
      </w:r>
      <w:r w:rsidR="00D71499" w:rsidRPr="00A00CA1">
        <w:t xml:space="preserve"> 2D</w:t>
      </w:r>
      <w:r w:rsidR="00B06190" w:rsidRPr="00A00CA1">
        <w:t xml:space="preserve">, kar pomeni, da se vrednosti </w:t>
      </w:r>
      <w:r w:rsidR="0090168A" w:rsidRPr="00A00CA1">
        <w:t>z</w:t>
      </w:r>
      <w:r w:rsidR="00B549AD" w:rsidRPr="00A00CA1">
        <w:t>-</w:t>
      </w:r>
      <w:r w:rsidR="003A7129" w:rsidRPr="00A00CA1">
        <w:t>koordinate</w:t>
      </w:r>
      <w:r w:rsidR="008554F0" w:rsidRPr="00A00CA1">
        <w:t xml:space="preserve"> v sistemu, ki </w:t>
      </w:r>
      <w:r w:rsidR="00340E0B" w:rsidRPr="00A00CA1">
        <w:t>kot</w:t>
      </w:r>
      <w:r w:rsidR="008554F0" w:rsidRPr="00A00CA1">
        <w:t xml:space="preserve"> vhod </w:t>
      </w:r>
      <w:r w:rsidR="00043F6F" w:rsidRPr="00A00CA1">
        <w:t>v</w:t>
      </w:r>
      <w:r w:rsidR="008236DE" w:rsidRPr="00A00CA1">
        <w:t xml:space="preserve"> </w:t>
      </w:r>
      <w:r w:rsidR="008554F0" w:rsidRPr="00A00CA1">
        <w:t xml:space="preserve">model uporablja </w:t>
      </w:r>
      <w:r w:rsidR="00635248" w:rsidRPr="00A00CA1">
        <w:t>zajeme</w:t>
      </w:r>
      <w:r w:rsidR="00AF1197" w:rsidRPr="00A00CA1">
        <w:t xml:space="preserve"> </w:t>
      </w:r>
      <w:r w:rsidR="008554F0" w:rsidRPr="00A00CA1">
        <w:t>navadn</w:t>
      </w:r>
      <w:r w:rsidR="00AF1197" w:rsidRPr="00A00CA1">
        <w:t>e</w:t>
      </w:r>
      <w:r w:rsidR="008554F0" w:rsidRPr="00A00CA1">
        <w:t xml:space="preserve"> RGB kamer</w:t>
      </w:r>
      <w:r w:rsidR="00A04B6B" w:rsidRPr="00A00CA1">
        <w:t>e</w:t>
      </w:r>
      <w:r w:rsidR="008554F0" w:rsidRPr="00A00CA1">
        <w:t>,</w:t>
      </w:r>
      <w:r w:rsidR="003A7129" w:rsidRPr="00A00CA1">
        <w:t xml:space="preserve"> morajo določiti na drugačen način</w:t>
      </w:r>
      <w:r w:rsidR="00E9574D">
        <w:t xml:space="preserve"> </w:t>
      </w:r>
      <w:sdt>
        <w:sdtPr>
          <w:id w:val="-1073729682"/>
          <w:citation/>
        </w:sdtPr>
        <w:sdtContent>
          <w:r w:rsidR="00E9574D">
            <w:fldChar w:fldCharType="begin"/>
          </w:r>
          <w:r w:rsidR="00E9574D" w:rsidRPr="00E9574D">
            <w:instrText xml:space="preserve"> CITATION Wan21 \l 2057 </w:instrText>
          </w:r>
          <w:r w:rsidR="00E9574D">
            <w:fldChar w:fldCharType="separate"/>
          </w:r>
          <w:r w:rsidR="005448BA">
            <w:rPr>
              <w:noProof/>
            </w:rPr>
            <w:t>[4]</w:t>
          </w:r>
          <w:r w:rsidR="00E9574D">
            <w:fldChar w:fldCharType="end"/>
          </w:r>
        </w:sdtContent>
      </w:sdt>
      <w:r w:rsidR="003A7129" w:rsidRPr="00A00CA1">
        <w:t>.</w:t>
      </w:r>
      <w:r w:rsidR="00B1111E">
        <w:t xml:space="preserve"> RGB je barvni model, ki barve prikazuje s kombiniranjem rdeče (red), zelene (green) in modre (blue) barv</w:t>
      </w:r>
      <w:r w:rsidR="00DC2D76">
        <w:t>ne komponente.</w:t>
      </w:r>
    </w:p>
    <w:p w14:paraId="1FEE4CB2" w14:textId="77777777" w:rsidR="002F3F4A" w:rsidRPr="00A00CA1" w:rsidRDefault="002F3F4A" w:rsidP="00D224EF"/>
    <w:p w14:paraId="36DDFC09" w14:textId="6A792B84" w:rsidR="002F3F4A" w:rsidRPr="00A00CA1" w:rsidRDefault="002F3F4A" w:rsidP="002F3F4A">
      <w:r w:rsidRPr="00A00CA1">
        <w:t>Pri interpretaciji 3D izhoda je pomembno poudariti, da z</w:t>
      </w:r>
      <w:r w:rsidR="00252A76" w:rsidRPr="00A00CA1">
        <w:t>-</w:t>
      </w:r>
      <w:r w:rsidRPr="00A00CA1">
        <w:t>koordinata pri večini modelov za zaznavo drže, ki delujejo na osnovi ene same RGB kamere, ne predstavlja</w:t>
      </w:r>
      <w:del w:id="81" w:author="Zorman, Daša" w:date="2026-06-22T10:20:00Z" w16du:dateUtc="2026-06-22T08:20:00Z">
        <w:r w:rsidRPr="00A00CA1" w:rsidDel="00963310">
          <w:delText>jo</w:delText>
        </w:r>
      </w:del>
      <w:r w:rsidRPr="00A00CA1">
        <w:t xml:space="preserve"> neposredno izmerjene absolutne globine v metrih</w:t>
      </w:r>
      <w:r w:rsidR="00705196">
        <w:t xml:space="preserve"> </w:t>
      </w:r>
      <w:sdt>
        <w:sdtPr>
          <w:id w:val="-1406376464"/>
          <w:citation/>
        </w:sdtPr>
        <w:sdtContent>
          <w:r w:rsidR="00705196">
            <w:fldChar w:fldCharType="begin"/>
          </w:r>
          <w:r w:rsidR="00705196" w:rsidRPr="00705196">
            <w:instrText xml:space="preserve"> CITATION Neu24 \l 2057 </w:instrText>
          </w:r>
          <w:r w:rsidR="00705196">
            <w:fldChar w:fldCharType="separate"/>
          </w:r>
          <w:r w:rsidR="005448BA">
            <w:rPr>
              <w:noProof/>
            </w:rPr>
            <w:t>[5]</w:t>
          </w:r>
          <w:r w:rsidR="00705196">
            <w:fldChar w:fldCharType="end"/>
          </w:r>
        </w:sdtContent>
      </w:sdt>
      <w:r w:rsidRPr="00A00CA1">
        <w:t>. Gre za napovedano globinsko komponento, ki je pogosto podana relativno glede na izhodiščno točko (npr. medenico) ali pa je normalizirana glede na velikost osebe v sliki oziroma velikost vhodnega okna. Posledično se lahko numerične vrednosti z-koordinate med različnimi modeli razlikujejo tako po skali kot po definiciji ničelne točke, kar oteži neposredno primerjavo med modeli</w:t>
      </w:r>
      <w:r w:rsidR="003C3733" w:rsidRPr="00A00CA1">
        <w:t>.</w:t>
      </w:r>
    </w:p>
    <w:p w14:paraId="7D1ABA03" w14:textId="77777777" w:rsidR="002F3F4A" w:rsidRPr="00A00CA1" w:rsidRDefault="002F3F4A" w:rsidP="002F3F4A"/>
    <w:p w14:paraId="055EEFA4" w14:textId="66BB73DF" w:rsidR="002F3F4A" w:rsidRPr="00A00CA1" w:rsidRDefault="00893EB6" w:rsidP="002F3F4A">
      <w:r w:rsidRPr="00A00CA1">
        <w:lastRenderedPageBreak/>
        <w:t>Z</w:t>
      </w:r>
      <w:r w:rsidR="00A46597" w:rsidRPr="00A00CA1">
        <w:t>-</w:t>
      </w:r>
      <w:r w:rsidR="002F3F4A" w:rsidRPr="00A00CA1">
        <w:t xml:space="preserve">komponenta </w:t>
      </w:r>
      <w:r w:rsidR="00296042" w:rsidRPr="00A00CA1">
        <w:t xml:space="preserve">je </w:t>
      </w:r>
      <w:r w:rsidR="002F3F4A" w:rsidRPr="00A00CA1">
        <w:t xml:space="preserve">praviloma manj stabilna in bolj občutljiva na spremembe kota kamere, delne zakritosti </w:t>
      </w:r>
      <w:del w:id="82" w:author="Zorman, Daša" w:date="2026-06-22T10:20:00Z" w16du:dateUtc="2026-06-22T08:20:00Z">
        <w:r w:rsidR="002F3F4A" w:rsidRPr="00A00CA1" w:rsidDel="00963310">
          <w:delText xml:space="preserve">ter </w:delText>
        </w:r>
      </w:del>
      <w:ins w:id="83" w:author="Zorman, Daša" w:date="2026-06-22T10:20:00Z" w16du:dateUtc="2026-06-22T08:20:00Z">
        <w:r w:rsidR="00963310">
          <w:t>in</w:t>
        </w:r>
        <w:r w:rsidR="00963310" w:rsidRPr="00A00CA1">
          <w:t xml:space="preserve"> </w:t>
        </w:r>
      </w:ins>
      <w:r w:rsidR="002F3F4A" w:rsidRPr="00A00CA1">
        <w:t>netočne 2D napovedi</w:t>
      </w:r>
      <w:r w:rsidR="00755601">
        <w:t xml:space="preserve"> </w:t>
      </w:r>
      <w:sdt>
        <w:sdtPr>
          <w:id w:val="-610364227"/>
          <w:citation/>
        </w:sdtPr>
        <w:sdtContent>
          <w:r w:rsidR="00106BE1">
            <w:fldChar w:fldCharType="begin"/>
          </w:r>
          <w:r w:rsidR="00106BE1" w:rsidRPr="00106BE1">
            <w:rPr>
              <w:lang w:val="de-DE"/>
            </w:rPr>
            <w:instrText xml:space="preserve"> CITATION Rod25 \l 2057 </w:instrText>
          </w:r>
          <w:r w:rsidR="00106BE1">
            <w:fldChar w:fldCharType="separate"/>
          </w:r>
          <w:r w:rsidR="005448BA" w:rsidRPr="005448BA">
            <w:rPr>
              <w:noProof/>
              <w:lang w:val="de-DE"/>
            </w:rPr>
            <w:t>[6]</w:t>
          </w:r>
          <w:r w:rsidR="00106BE1">
            <w:fldChar w:fldCharType="end"/>
          </w:r>
        </w:sdtContent>
      </w:sdt>
      <w:r w:rsidR="002F3F4A" w:rsidRPr="00A00CA1">
        <w:t>. V praksi se to lahko odrazi kot večji šum v z</w:t>
      </w:r>
      <w:r w:rsidR="001A170C" w:rsidRPr="00A00CA1">
        <w:t>-</w:t>
      </w:r>
      <w:r w:rsidR="00D26F39" w:rsidRPr="00A00CA1">
        <w:t>k</w:t>
      </w:r>
      <w:r w:rsidR="002F3F4A" w:rsidRPr="00A00CA1">
        <w:t>oordinati, kar je pri realno</w:t>
      </w:r>
      <w:del w:id="84" w:author="Zorman, Daša" w:date="2026-06-22T10:21:00Z" w16du:dateUtc="2026-06-22T08:21:00Z">
        <w:r w:rsidR="002F3F4A" w:rsidRPr="00A00CA1" w:rsidDel="00963310">
          <w:delText>-</w:delText>
        </w:r>
      </w:del>
      <w:r w:rsidR="002F3F4A" w:rsidRPr="00A00CA1">
        <w:t>časovni analizi vadbe problematično, saj lahko povzroča lažne spremembe hitrosti ali obsega giba.</w:t>
      </w:r>
    </w:p>
    <w:p w14:paraId="261C2572" w14:textId="77777777" w:rsidR="002F3F4A" w:rsidRPr="00A00CA1" w:rsidRDefault="002F3F4A" w:rsidP="002F3F4A"/>
    <w:p w14:paraId="0A2076E8" w14:textId="76C8BD13" w:rsidR="002F3F4A" w:rsidRPr="00A00CA1" w:rsidRDefault="002F3F4A" w:rsidP="002F3F4A">
      <w:r w:rsidRPr="00A00CA1">
        <w:t xml:space="preserve">Za </w:t>
      </w:r>
      <w:ins w:id="85" w:author="Zorman, Daša" w:date="2026-06-22T19:20:00Z" w16du:dateUtc="2026-06-22T17:20:00Z">
        <w:r w:rsidR="00B706D9">
          <w:t>»</w:t>
        </w:r>
      </w:ins>
      <w:del w:id="86" w:author="Zorman, Daša" w:date="2026-06-22T19:20:00Z" w16du:dateUtc="2026-06-22T17:20:00Z">
        <w:r w:rsidRPr="00A00CA1" w:rsidDel="00B706D9">
          <w:delText>“</w:delText>
        </w:r>
      </w:del>
      <w:ins w:id="87" w:author="Zorman, Daša" w:date="2026-06-22T19:20:00Z" w16du:dateUtc="2026-06-22T17:20:00Z">
        <w:r w:rsidR="007D1753">
          <w:t>»</w:t>
        </w:r>
      </w:ins>
      <w:r w:rsidRPr="00A00CA1">
        <w:t>pravo</w:t>
      </w:r>
      <w:ins w:id="88" w:author="Zorman, Daša" w:date="2026-06-22T19:20:00Z" w16du:dateUtc="2026-06-22T17:20:00Z">
        <w:r w:rsidR="00B706D9">
          <w:t>«</w:t>
        </w:r>
      </w:ins>
      <w:del w:id="89" w:author="Zorman, Daša" w:date="2026-06-22T19:20:00Z" w16du:dateUtc="2026-06-22T17:20:00Z">
        <w:r w:rsidRPr="00A00CA1" w:rsidDel="00B706D9">
          <w:delText>”</w:delText>
        </w:r>
      </w:del>
      <w:r w:rsidRPr="00A00CA1">
        <w:t xml:space="preserve"> 3D rekonstrukcijo se pogosto uporabljajo pristopi z več kamerami</w:t>
      </w:r>
      <w:r w:rsidR="00D26F39" w:rsidRPr="00A00CA1">
        <w:t>, pristopi z uporabo označevalcev</w:t>
      </w:r>
      <w:r w:rsidRPr="00A00CA1">
        <w:t xml:space="preserve"> ali</w:t>
      </w:r>
      <w:r w:rsidR="007546E7" w:rsidRPr="00A00CA1">
        <w:t xml:space="preserve"> pristopi</w:t>
      </w:r>
      <w:r w:rsidRPr="00A00CA1">
        <w:t xml:space="preserve"> z namensko strojno opremo (npr. globinske kamere), kjer je globina izmerjena neposredno</w:t>
      </w:r>
      <w:r w:rsidR="002B3431">
        <w:t xml:space="preserve"> </w:t>
      </w:r>
      <w:sdt>
        <w:sdtPr>
          <w:id w:val="1549032693"/>
          <w:citation/>
        </w:sdtPr>
        <w:sdtContent>
          <w:r w:rsidR="002B3431">
            <w:fldChar w:fldCharType="begin"/>
          </w:r>
          <w:r w:rsidR="002B3431" w:rsidRPr="002B3431">
            <w:instrText xml:space="preserve"> CITATION Wad22 \l 2057 </w:instrText>
          </w:r>
          <w:r w:rsidR="002B3431">
            <w:fldChar w:fldCharType="separate"/>
          </w:r>
          <w:r w:rsidR="005448BA">
            <w:rPr>
              <w:noProof/>
            </w:rPr>
            <w:t>[7]</w:t>
          </w:r>
          <w:r w:rsidR="002B3431">
            <w:fldChar w:fldCharType="end"/>
          </w:r>
        </w:sdtContent>
      </w:sdt>
      <w:r w:rsidRPr="00A00CA1">
        <w:t>. V kontekstu te naloge pa je cilj delovanje v brskalniku na robnih napravah z običajno RGB kamero, zato je uporaba kompleksnejših metod omejena.</w:t>
      </w:r>
    </w:p>
    <w:p w14:paraId="569F8289" w14:textId="39A4F4EB" w:rsidR="005353D0" w:rsidRPr="00A00CA1" w:rsidRDefault="00E24244" w:rsidP="005353D0">
      <w:pPr>
        <w:pStyle w:val="Naslov3"/>
      </w:pPr>
      <w:bookmarkStart w:id="90" w:name="_Toc232940794"/>
      <w:r w:rsidRPr="00A00CA1">
        <w:t>Oblika</w:t>
      </w:r>
      <w:r w:rsidR="005353D0" w:rsidRPr="00A00CA1">
        <w:t xml:space="preserve"> zaznanih sklepnih točk</w:t>
      </w:r>
      <w:bookmarkEnd w:id="90"/>
    </w:p>
    <w:p w14:paraId="7ED22F97" w14:textId="19995650" w:rsidR="00A841BD" w:rsidRPr="00A00CA1" w:rsidRDefault="00C661DA" w:rsidP="0064125D">
      <w:r w:rsidRPr="00A00CA1">
        <w:t xml:space="preserve">Ena glavnih razlik </w:t>
      </w:r>
      <w:r w:rsidR="00A841BD" w:rsidRPr="00A00CA1">
        <w:t xml:space="preserve">med </w:t>
      </w:r>
      <w:r w:rsidR="00D224EF" w:rsidRPr="00A00CA1">
        <w:t xml:space="preserve">modeli </w:t>
      </w:r>
      <w:r w:rsidR="00A841BD" w:rsidRPr="00A00CA1">
        <w:t>je privzeto število sklepnih točk, ki jih modeli napovejo</w:t>
      </w:r>
      <w:r w:rsidR="00D224EF" w:rsidRPr="00A00CA1">
        <w:t xml:space="preserve">. </w:t>
      </w:r>
      <w:r w:rsidR="00281EF8" w:rsidRPr="00A00CA1">
        <w:t>Število točk je neposredno povezano s tem, kako podrobno je mogoče opisati držo in gibanje posameznika, kar vpliva na natančnost izračuna kotov, relativnih razdalj in drugih metrik, ki se uporabljajo pri analizi vadbe.</w:t>
      </w:r>
      <w:r w:rsidR="003766CF" w:rsidRPr="00A00CA1">
        <w:t xml:space="preserve"> Modeli z manjšim številom napovedanih sklepnih točk običajno ponujajo osnovni skelet</w:t>
      </w:r>
      <w:r w:rsidR="00BC46FA">
        <w:t xml:space="preserve">, predstavljen na sliki </w:t>
      </w:r>
      <w:r w:rsidR="00B62AE9" w:rsidRPr="00963310">
        <w:rPr>
          <w:i/>
          <w:iCs/>
          <w:rPrChange w:id="91" w:author="Zorman, Daša" w:date="2026-06-22T10:22:00Z" w16du:dateUtc="2026-06-22T08:22:00Z">
            <w:rPr/>
          </w:rPrChange>
        </w:rPr>
        <w:fldChar w:fldCharType="begin"/>
      </w:r>
      <w:r w:rsidR="00B62AE9" w:rsidRPr="00963310">
        <w:rPr>
          <w:i/>
          <w:iCs/>
          <w:rPrChange w:id="92" w:author="Zorman, Daša" w:date="2026-06-22T10:22:00Z" w16du:dateUtc="2026-06-22T08:22:00Z">
            <w:rPr/>
          </w:rPrChange>
        </w:rPr>
        <w:instrText xml:space="preserve"> REF _Ref224991595 </w:instrText>
      </w:r>
      <w:r w:rsidR="00963310">
        <w:rPr>
          <w:i/>
          <w:iCs/>
        </w:rPr>
        <w:instrText xml:space="preserve"> \* MERGEFORMAT </w:instrText>
      </w:r>
      <w:r w:rsidR="00B62AE9" w:rsidRPr="00963310">
        <w:rPr>
          <w:i/>
          <w:iCs/>
          <w:rPrChange w:id="93" w:author="Zorman, Daša" w:date="2026-06-22T10:22:00Z" w16du:dateUtc="2026-06-22T08:22:00Z">
            <w:rPr/>
          </w:rPrChange>
        </w:rPr>
        <w:fldChar w:fldCharType="separate"/>
      </w:r>
      <w:r w:rsidR="005448BA" w:rsidRPr="00963310">
        <w:rPr>
          <w:i/>
          <w:iCs/>
          <w:rPrChange w:id="94" w:author="Zorman, Daša" w:date="2026-06-22T10:22:00Z" w16du:dateUtc="2026-06-22T08:22:00Z">
            <w:rPr/>
          </w:rPrChange>
        </w:rPr>
        <w:t xml:space="preserve">Slika </w:t>
      </w:r>
      <w:r w:rsidR="005448BA" w:rsidRPr="00963310">
        <w:rPr>
          <w:i/>
          <w:iCs/>
          <w:noProof/>
          <w:rPrChange w:id="95" w:author="Zorman, Daša" w:date="2026-06-22T10:22:00Z" w16du:dateUtc="2026-06-22T08:22:00Z">
            <w:rPr>
              <w:noProof/>
            </w:rPr>
          </w:rPrChange>
        </w:rPr>
        <w:t>2</w:t>
      </w:r>
      <w:r w:rsidR="005448BA" w:rsidRPr="00963310">
        <w:rPr>
          <w:i/>
          <w:iCs/>
          <w:rPrChange w:id="96" w:author="Zorman, Daša" w:date="2026-06-22T10:22:00Z" w16du:dateUtc="2026-06-22T08:22:00Z">
            <w:rPr/>
          </w:rPrChange>
        </w:rPr>
        <w:t>.</w:t>
      </w:r>
      <w:r w:rsidR="005448BA" w:rsidRPr="00963310">
        <w:rPr>
          <w:i/>
          <w:iCs/>
          <w:noProof/>
          <w:rPrChange w:id="97" w:author="Zorman, Daša" w:date="2026-06-22T10:22:00Z" w16du:dateUtc="2026-06-22T08:22:00Z">
            <w:rPr>
              <w:noProof/>
            </w:rPr>
          </w:rPrChange>
        </w:rPr>
        <w:t>4</w:t>
      </w:r>
      <w:r w:rsidR="005448BA" w:rsidRPr="00963310">
        <w:rPr>
          <w:i/>
          <w:iCs/>
          <w:rPrChange w:id="98" w:author="Zorman, Daša" w:date="2026-06-22T10:22:00Z" w16du:dateUtc="2026-06-22T08:22:00Z">
            <w:rPr/>
          </w:rPrChange>
        </w:rPr>
        <w:t>: Shema sklepnih točk PoseNet modela</w:t>
      </w:r>
      <w:r w:rsidR="00B62AE9" w:rsidRPr="00963310">
        <w:rPr>
          <w:i/>
          <w:iCs/>
          <w:rPrChange w:id="99" w:author="Zorman, Daša" w:date="2026-06-22T10:22:00Z" w16du:dateUtc="2026-06-22T08:22:00Z">
            <w:rPr/>
          </w:rPrChange>
        </w:rPr>
        <w:fldChar w:fldCharType="end"/>
      </w:r>
      <w:r w:rsidR="003766CF" w:rsidRPr="00A00CA1">
        <w:t>, medtem ko modeli z večjim številom točk dodatno vključujejo bolj fine referenčne točke telesa, kot so prsti, obrazne točke ali dodatne točke na trupu</w:t>
      </w:r>
      <w:r w:rsidR="00E74A5B">
        <w:t xml:space="preserve">, primer je prikazan na sliki </w:t>
      </w:r>
      <w:r w:rsidR="002A581B" w:rsidRPr="00963310">
        <w:rPr>
          <w:i/>
          <w:iCs/>
          <w:rPrChange w:id="100" w:author="Zorman, Daša" w:date="2026-06-22T10:22:00Z" w16du:dateUtc="2026-06-22T08:22:00Z">
            <w:rPr/>
          </w:rPrChange>
        </w:rPr>
        <w:fldChar w:fldCharType="begin"/>
      </w:r>
      <w:r w:rsidR="002A581B" w:rsidRPr="00963310">
        <w:rPr>
          <w:i/>
          <w:iCs/>
          <w:rPrChange w:id="101" w:author="Zorman, Daša" w:date="2026-06-22T10:22:00Z" w16du:dateUtc="2026-06-22T08:22:00Z">
            <w:rPr/>
          </w:rPrChange>
        </w:rPr>
        <w:instrText xml:space="preserve"> REF _Ref232592236 </w:instrText>
      </w:r>
      <w:r w:rsidR="00963310">
        <w:rPr>
          <w:i/>
          <w:iCs/>
        </w:rPr>
        <w:instrText xml:space="preserve"> \* MERGEFORMAT </w:instrText>
      </w:r>
      <w:r w:rsidR="002A581B" w:rsidRPr="00963310">
        <w:rPr>
          <w:i/>
          <w:iCs/>
          <w:rPrChange w:id="102" w:author="Zorman, Daša" w:date="2026-06-22T10:22:00Z" w16du:dateUtc="2026-06-22T08:22:00Z">
            <w:rPr/>
          </w:rPrChange>
        </w:rPr>
        <w:fldChar w:fldCharType="separate"/>
      </w:r>
      <w:r w:rsidR="005448BA" w:rsidRPr="00963310">
        <w:rPr>
          <w:i/>
          <w:iCs/>
          <w:rPrChange w:id="103" w:author="Zorman, Daša" w:date="2026-06-22T10:22:00Z" w16du:dateUtc="2026-06-22T08:22:00Z">
            <w:rPr/>
          </w:rPrChange>
        </w:rPr>
        <w:t xml:space="preserve">Slika </w:t>
      </w:r>
      <w:r w:rsidR="005448BA" w:rsidRPr="00963310">
        <w:rPr>
          <w:i/>
          <w:iCs/>
          <w:noProof/>
          <w:rPrChange w:id="104" w:author="Zorman, Daša" w:date="2026-06-22T10:22:00Z" w16du:dateUtc="2026-06-22T08:22:00Z">
            <w:rPr>
              <w:noProof/>
            </w:rPr>
          </w:rPrChange>
        </w:rPr>
        <w:t>2</w:t>
      </w:r>
      <w:r w:rsidR="005448BA" w:rsidRPr="00963310">
        <w:rPr>
          <w:i/>
          <w:iCs/>
          <w:rPrChange w:id="105" w:author="Zorman, Daša" w:date="2026-06-22T10:22:00Z" w16du:dateUtc="2026-06-22T08:22:00Z">
            <w:rPr/>
          </w:rPrChange>
        </w:rPr>
        <w:t>.</w:t>
      </w:r>
      <w:r w:rsidR="005448BA" w:rsidRPr="00963310">
        <w:rPr>
          <w:i/>
          <w:iCs/>
          <w:noProof/>
          <w:rPrChange w:id="106" w:author="Zorman, Daša" w:date="2026-06-22T10:22:00Z" w16du:dateUtc="2026-06-22T08:22:00Z">
            <w:rPr>
              <w:noProof/>
            </w:rPr>
          </w:rPrChange>
        </w:rPr>
        <w:t>1</w:t>
      </w:r>
      <w:r w:rsidR="005448BA" w:rsidRPr="00963310">
        <w:rPr>
          <w:i/>
          <w:iCs/>
          <w:rPrChange w:id="107" w:author="Zorman, Daša" w:date="2026-06-22T10:22:00Z" w16du:dateUtc="2026-06-22T08:22:00Z">
            <w:rPr/>
          </w:rPrChange>
        </w:rPr>
        <w:t>: Shema sklepnih točk modela MediaPipe Pose Landmarker (33 točk)</w:t>
      </w:r>
      <w:r w:rsidR="002A581B" w:rsidRPr="00963310">
        <w:rPr>
          <w:i/>
          <w:iCs/>
          <w:rPrChange w:id="108" w:author="Zorman, Daša" w:date="2026-06-22T10:22:00Z" w16du:dateUtc="2026-06-22T08:22:00Z">
            <w:rPr/>
          </w:rPrChange>
        </w:rPr>
        <w:fldChar w:fldCharType="end"/>
      </w:r>
      <w:r w:rsidR="003766CF" w:rsidRPr="00A00CA1">
        <w:t>. Za</w:t>
      </w:r>
      <w:r w:rsidR="00020B79">
        <w:t xml:space="preserve"> </w:t>
      </w:r>
      <w:r w:rsidR="003766CF" w:rsidRPr="00A00CA1">
        <w:t>analizo vadbe ni potrebe po večjem številu skeletnih točk, dovolj so osnovne.</w:t>
      </w:r>
    </w:p>
    <w:p w14:paraId="3263D9A4" w14:textId="77777777" w:rsidR="00873F4B" w:rsidRPr="00A00CA1" w:rsidRDefault="00873F4B" w:rsidP="0064125D"/>
    <w:p w14:paraId="3601011B" w14:textId="1B62C12B" w:rsidR="005353D0" w:rsidRDefault="00873F4B" w:rsidP="0064125D">
      <w:r w:rsidRPr="00A00CA1">
        <w:t xml:space="preserve">Poleg samega števila točk se modeli razlikujejo tudi v tem, katere točke sploh napovedujejo in kako je skelet definiran. </w:t>
      </w:r>
      <w:r w:rsidR="008E126E">
        <w:t>Različne podatkovne zbirke, na</w:t>
      </w:r>
      <w:del w:id="109" w:author="Zorman, Daša" w:date="2026-06-22T10:23:00Z" w16du:dateUtc="2026-06-22T08:23:00Z">
        <w:r w:rsidR="008E126E" w:rsidDel="008E776F">
          <w:delText>d</w:delText>
        </w:r>
      </w:del>
      <w:r w:rsidR="008E126E">
        <w:t xml:space="preserve"> kateri</w:t>
      </w:r>
      <w:ins w:id="110" w:author="Zorman, Daša" w:date="2026-06-22T10:23:00Z" w16du:dateUtc="2026-06-22T08:23:00Z">
        <w:r w:rsidR="008E776F">
          <w:t>h</w:t>
        </w:r>
      </w:ins>
      <w:del w:id="111" w:author="Zorman, Daša" w:date="2026-06-22T10:23:00Z" w16du:dateUtc="2026-06-22T08:23:00Z">
        <w:r w:rsidR="008E126E" w:rsidDel="008E776F">
          <w:delText>mi</w:delText>
        </w:r>
      </w:del>
      <w:r w:rsidR="008E126E">
        <w:t xml:space="preserve"> so modeli nauče</w:t>
      </w:r>
      <w:r w:rsidR="00753CA3">
        <w:t>n</w:t>
      </w:r>
      <w:r w:rsidR="008E126E">
        <w:t>i,</w:t>
      </w:r>
      <w:r w:rsidRPr="00A00CA1">
        <w:t xml:space="preserve"> lahko uporabljajo drugačne definicije sklepov</w:t>
      </w:r>
      <w:r w:rsidR="009B3877">
        <w:t xml:space="preserve"> </w:t>
      </w:r>
      <w:sdt>
        <w:sdtPr>
          <w:id w:val="-230077993"/>
          <w:citation/>
        </w:sdtPr>
        <w:sdtContent>
          <w:r w:rsidR="00447305">
            <w:fldChar w:fldCharType="begin"/>
          </w:r>
          <w:r w:rsidR="00447305" w:rsidRPr="00447305">
            <w:instrText xml:space="preserve"> CITATION Sar22 \l 2057 </w:instrText>
          </w:r>
          <w:r w:rsidR="00447305">
            <w:fldChar w:fldCharType="separate"/>
          </w:r>
          <w:r w:rsidR="005448BA">
            <w:rPr>
              <w:noProof/>
            </w:rPr>
            <w:t>[8]</w:t>
          </w:r>
          <w:r w:rsidR="00447305">
            <w:fldChar w:fldCharType="end"/>
          </w:r>
        </w:sdtContent>
      </w:sdt>
      <w:r w:rsidRPr="00A00CA1">
        <w:t xml:space="preserve"> (najpogosteje </w:t>
      </w:r>
      <w:r w:rsidR="003E2A30">
        <w:t xml:space="preserve">pride do razlik pri </w:t>
      </w:r>
      <w:r w:rsidR="00564928">
        <w:t xml:space="preserve">sklepni točki </w:t>
      </w:r>
      <w:ins w:id="112" w:author="Zorman, Daša" w:date="2026-06-22T19:20:00Z" w16du:dateUtc="2026-06-22T17:20:00Z">
        <w:r w:rsidR="007D1753">
          <w:t>»</w:t>
        </w:r>
      </w:ins>
      <w:del w:id="113" w:author="Zorman, Daša" w:date="2026-06-22T19:20:00Z" w16du:dateUtc="2026-06-22T17:20:00Z">
        <w:r w:rsidRPr="00A00CA1" w:rsidDel="007D1753">
          <w:delText>“</w:delText>
        </w:r>
      </w:del>
      <w:ins w:id="114" w:author="Zorman, Daša" w:date="2026-06-22T19:20:00Z" w16du:dateUtc="2026-06-22T17:20:00Z">
        <w:r w:rsidR="007D1753">
          <w:t>»</w:t>
        </w:r>
      </w:ins>
      <w:r w:rsidRPr="00A00CA1">
        <w:t>kolk</w:t>
      </w:r>
      <w:ins w:id="115" w:author="Zorman, Daša" w:date="2026-06-22T19:20:00Z" w16du:dateUtc="2026-06-22T17:20:00Z">
        <w:r w:rsidR="007D1753">
          <w:t>«</w:t>
        </w:r>
      </w:ins>
      <w:del w:id="116" w:author="Zorman, Daša" w:date="2026-06-22T19:20:00Z" w16du:dateUtc="2026-06-22T17:20:00Z">
        <w:r w:rsidRPr="00A00CA1" w:rsidDel="007D1753">
          <w:delText>”</w:delText>
        </w:r>
      </w:del>
      <w:r w:rsidR="00087EA4">
        <w:t>, ki je lahko predstavljen</w:t>
      </w:r>
      <w:r w:rsidRPr="00A00CA1">
        <w:t xml:space="preserve"> kot točka na medenici ali kot projekcija sklepa noge), drugačne indekse in poimenovanj</w:t>
      </w:r>
      <w:r w:rsidR="00121955" w:rsidRPr="00A00CA1">
        <w:t>a</w:t>
      </w:r>
      <w:r w:rsidRPr="00A00CA1">
        <w:t xml:space="preserve">. Zaradi tega neposredna primerjava rezultatov med modeli ni trivialna, saj je za nadaljnjo obdelavo </w:t>
      </w:r>
      <w:del w:id="117" w:author="Zorman, Daša" w:date="2026-06-22T10:24:00Z" w16du:dateUtc="2026-06-22T08:24:00Z">
        <w:r w:rsidRPr="00A00CA1" w:rsidDel="008E776F">
          <w:delText xml:space="preserve">potrebno </w:delText>
        </w:r>
      </w:del>
      <w:ins w:id="118" w:author="Zorman, Daša" w:date="2026-06-22T10:24:00Z" w16du:dateUtc="2026-06-22T08:24:00Z">
        <w:r w:rsidR="008E776F">
          <w:t>treba</w:t>
        </w:r>
        <w:r w:rsidR="008E776F" w:rsidRPr="00A00CA1">
          <w:t xml:space="preserve"> </w:t>
        </w:r>
      </w:ins>
      <w:r w:rsidRPr="00A00CA1">
        <w:t xml:space="preserve">vzpostaviti enoten interni format ključnih točk (npr. standardiziran nabor imen </w:t>
      </w:r>
      <w:r w:rsidRPr="00A00CA1">
        <w:lastRenderedPageBreak/>
        <w:t>sklepov) in po potrebi izračunati manjkajoče točke z aproksimacijo (npr. sredina med levo in desno točko kolka za oceno medenice).</w:t>
      </w:r>
    </w:p>
    <w:p w14:paraId="7A0D46B7" w14:textId="77777777" w:rsidR="00FD0A9F" w:rsidRPr="00A00CA1" w:rsidRDefault="00FD0A9F" w:rsidP="0064125D"/>
    <w:p w14:paraId="20870EDE" w14:textId="2E1E0BCE" w:rsidR="0064125D" w:rsidRPr="00A00CA1" w:rsidRDefault="0064125D" w:rsidP="0064125D">
      <w:pPr>
        <w:pStyle w:val="Naslov2"/>
      </w:pPr>
      <w:bookmarkStart w:id="119" w:name="_Toc232940795"/>
      <w:r w:rsidRPr="00A00CA1">
        <w:t>Izbrani modeli in njihov</w:t>
      </w:r>
      <w:r w:rsidR="006D3D13" w:rsidRPr="00A00CA1">
        <w:t>e razlike</w:t>
      </w:r>
      <w:bookmarkEnd w:id="119"/>
    </w:p>
    <w:p w14:paraId="47C45B34" w14:textId="32529631" w:rsidR="008154B6" w:rsidRPr="00A00CA1" w:rsidRDefault="008154B6" w:rsidP="008154B6">
      <w:r w:rsidRPr="00A00CA1">
        <w:t xml:space="preserve">Izbira modelov </w:t>
      </w:r>
      <w:r w:rsidR="003B6523" w:rsidRPr="00A00CA1">
        <w:t xml:space="preserve">za zaznavanje drže </w:t>
      </w:r>
      <w:r w:rsidRPr="00A00CA1">
        <w:t xml:space="preserve">je </w:t>
      </w:r>
      <w:r w:rsidR="003B6523" w:rsidRPr="00A00CA1">
        <w:t xml:space="preserve">v tej nalogi </w:t>
      </w:r>
      <w:r w:rsidRPr="00A00CA1">
        <w:t xml:space="preserve">omejena </w:t>
      </w:r>
      <w:r w:rsidR="00B8141A" w:rsidRPr="00A00CA1">
        <w:t xml:space="preserve">s </w:t>
      </w:r>
      <w:r w:rsidRPr="00A00CA1">
        <w:t>pogoj</w:t>
      </w:r>
      <w:r w:rsidR="00B8141A" w:rsidRPr="00A00CA1">
        <w:t>i</w:t>
      </w:r>
      <w:r w:rsidRPr="00A00CA1">
        <w:t xml:space="preserve"> izvajanja v okolju brskalnika. </w:t>
      </w:r>
      <w:r w:rsidR="00E83FF2" w:rsidRPr="00A00CA1">
        <w:t>Cilj je realno</w:t>
      </w:r>
      <w:del w:id="120" w:author="Zorman, Daša" w:date="2026-06-22T10:24:00Z" w16du:dateUtc="2026-06-22T08:24:00Z">
        <w:r w:rsidR="00E83FF2" w:rsidRPr="00A00CA1" w:rsidDel="008E776F">
          <w:delText>-</w:delText>
        </w:r>
      </w:del>
      <w:r w:rsidR="00E83FF2" w:rsidRPr="00A00CA1">
        <w:t xml:space="preserve">časovna analiza drže na robnih napravah, zato so bili v primerjavo vključeni predvsem </w:t>
      </w:r>
      <w:del w:id="121" w:author="Zorman, Daša" w:date="2026-06-22T19:20:00Z" w16du:dateUtc="2026-06-22T17:20:00Z">
        <w:r w:rsidR="00E83FF2" w:rsidRPr="00A00CA1" w:rsidDel="007D1753">
          <w:delText>“</w:delText>
        </w:r>
      </w:del>
      <w:ins w:id="122" w:author="Zorman, Daša" w:date="2026-06-22T19:20:00Z" w16du:dateUtc="2026-06-22T17:20:00Z">
        <w:r w:rsidR="007D1753">
          <w:t>»</w:t>
        </w:r>
      </w:ins>
      <w:r w:rsidR="00E83FF2" w:rsidRPr="00A00CA1">
        <w:t>lažji</w:t>
      </w:r>
      <w:del w:id="123" w:author="Zorman, Daša" w:date="2026-06-22T19:20:00Z" w16du:dateUtc="2026-06-22T17:20:00Z">
        <w:r w:rsidR="00E83FF2" w:rsidRPr="00A00CA1" w:rsidDel="007D1753">
          <w:delText>“</w:delText>
        </w:r>
      </w:del>
      <w:ins w:id="124" w:author="Zorman, Daša" w:date="2026-06-22T19:20:00Z" w16du:dateUtc="2026-06-22T17:20:00Z">
        <w:r w:rsidR="007D1753">
          <w:t>«</w:t>
        </w:r>
      </w:ins>
      <w:r w:rsidR="00E83FF2" w:rsidRPr="00A00CA1">
        <w:t xml:space="preserve"> modeli</w:t>
      </w:r>
      <w:del w:id="125" w:author="Zorman, Daša" w:date="2026-06-22T10:25:00Z" w16du:dateUtc="2026-06-22T08:25:00Z">
        <w:r w:rsidR="00E83FF2" w:rsidRPr="00A00CA1" w:rsidDel="008E776F">
          <w:delText>,</w:delText>
        </w:r>
      </w:del>
      <w:r w:rsidR="00E83FF2" w:rsidRPr="00A00CA1">
        <w:t xml:space="preserve"> oziroma lažje različice modelov, ki omogočajo izvajanje brez večjih zakasnite</w:t>
      </w:r>
      <w:r w:rsidR="0067160F" w:rsidRPr="00A00CA1">
        <w:t>v, upočasnitev ali kakršnega koli negativnega vpliva na uporabniško izkušnjo</w:t>
      </w:r>
      <w:r w:rsidR="00E83FF2" w:rsidRPr="00A00CA1">
        <w:t>.</w:t>
      </w:r>
    </w:p>
    <w:p w14:paraId="5B690F4C" w14:textId="1077B0C6" w:rsidR="0093489B" w:rsidRPr="00A00CA1" w:rsidRDefault="0093489B" w:rsidP="008154B6"/>
    <w:p w14:paraId="625B2E39" w14:textId="1B08A044" w:rsidR="0093489B" w:rsidRPr="00A00CA1" w:rsidRDefault="0093489B" w:rsidP="008154B6">
      <w:r w:rsidRPr="00A00CA1">
        <w:t>Dodatna omejitev izbire modelov predstavlja tudi prenosljivost modelov, saj mora njihova implementacija delovati v različnih brskalnikih na različnih napravah, za kar je potrebno, da je model možno izvajati v okolju za splet</w:t>
      </w:r>
      <w:del w:id="126" w:author="Zorman, Daša" w:date="2026-06-22T10:25:00Z" w16du:dateUtc="2026-06-22T08:25:00Z">
        <w:r w:rsidRPr="00A00CA1" w:rsidDel="008E776F">
          <w:delText>,</w:delText>
        </w:r>
      </w:del>
      <w:r w:rsidRPr="00A00CA1">
        <w:t xml:space="preserve"> v tej nalogi specifično</w:t>
      </w:r>
      <w:r w:rsidR="00DF45C2" w:rsidRPr="00A00CA1">
        <w:t xml:space="preserve"> v okolju</w:t>
      </w:r>
      <w:r w:rsidRPr="00A00CA1">
        <w:t xml:space="preserve"> Next.js. </w:t>
      </w:r>
    </w:p>
    <w:p w14:paraId="24D94DA3" w14:textId="77777777" w:rsidR="00FD29B0" w:rsidRPr="00A00CA1" w:rsidRDefault="00FD29B0" w:rsidP="008154B6"/>
    <w:p w14:paraId="4D1367DB" w14:textId="402E17FE" w:rsidR="00FD29B0" w:rsidRPr="00A00CA1" w:rsidRDefault="00FD29B0" w:rsidP="008154B6">
      <w:r w:rsidRPr="00A00CA1">
        <w:t>Pri opisu posameznega modela so obravnavani naslednji vidiki:</w:t>
      </w:r>
    </w:p>
    <w:p w14:paraId="1C49BFCF" w14:textId="57FCE569" w:rsidR="00FD29B0" w:rsidRPr="00A00CA1" w:rsidRDefault="003E2E8B">
      <w:pPr>
        <w:pStyle w:val="Odstavekseznama"/>
        <w:numPr>
          <w:ilvl w:val="0"/>
          <w:numId w:val="9"/>
        </w:numPr>
      </w:pPr>
      <w:r>
        <w:t>i</w:t>
      </w:r>
      <w:r w:rsidR="00FD29B0" w:rsidRPr="00A00CA1">
        <w:t>zvajalno okolje in podprta zaledja delovanja</w:t>
      </w:r>
      <w:r w:rsidR="00C26E45">
        <w:t>,</w:t>
      </w:r>
    </w:p>
    <w:p w14:paraId="7C651B1C" w14:textId="6C83DBC7" w:rsidR="00FD29B0" w:rsidRPr="00A00CA1" w:rsidRDefault="00C26E45">
      <w:pPr>
        <w:pStyle w:val="Odstavekseznama"/>
        <w:numPr>
          <w:ilvl w:val="0"/>
          <w:numId w:val="9"/>
        </w:numPr>
      </w:pPr>
      <w:r>
        <w:t>v</w:t>
      </w:r>
      <w:r w:rsidR="00FD29B0" w:rsidRPr="00A00CA1">
        <w:t>hodne zahteve</w:t>
      </w:r>
      <w:r>
        <w:t>,</w:t>
      </w:r>
    </w:p>
    <w:p w14:paraId="7FEDA9B2" w14:textId="19934F24" w:rsidR="00FD29B0" w:rsidRPr="00A00CA1" w:rsidRDefault="00C26E45">
      <w:pPr>
        <w:pStyle w:val="Odstavekseznama"/>
        <w:numPr>
          <w:ilvl w:val="0"/>
          <w:numId w:val="9"/>
        </w:numPr>
      </w:pPr>
      <w:r>
        <w:t>iz</w:t>
      </w:r>
      <w:r w:rsidR="00FD29B0" w:rsidRPr="00A00CA1">
        <w:t>hod</w:t>
      </w:r>
      <w:r>
        <w:t>,</w:t>
      </w:r>
    </w:p>
    <w:p w14:paraId="00C5F226" w14:textId="434FD6A5" w:rsidR="00FD29B0" w:rsidRPr="00A00CA1" w:rsidRDefault="00C26E45">
      <w:pPr>
        <w:pStyle w:val="Odstavekseznama"/>
        <w:numPr>
          <w:ilvl w:val="0"/>
          <w:numId w:val="9"/>
        </w:numPr>
      </w:pPr>
      <w:r>
        <w:t>h</w:t>
      </w:r>
      <w:r w:rsidR="00FD29B0" w:rsidRPr="00A00CA1">
        <w:t>itrost delovanja</w:t>
      </w:r>
      <w:r>
        <w:t>,</w:t>
      </w:r>
    </w:p>
    <w:p w14:paraId="6EC9F75E" w14:textId="53EE8CAD" w:rsidR="005426CA" w:rsidRPr="00A00CA1" w:rsidRDefault="00C26E45" w:rsidP="005426CA">
      <w:pPr>
        <w:pStyle w:val="Odstavekseznama"/>
        <w:numPr>
          <w:ilvl w:val="0"/>
          <w:numId w:val="9"/>
        </w:numPr>
      </w:pPr>
      <w:r>
        <w:t>p</w:t>
      </w:r>
      <w:r w:rsidR="00FD29B0" w:rsidRPr="00A00CA1">
        <w:t xml:space="preserve">raktične prednosti in slabosti za </w:t>
      </w:r>
      <w:r w:rsidR="00E00224">
        <w:t>realno</w:t>
      </w:r>
      <w:del w:id="127" w:author="Zorman, Daša" w:date="2026-06-22T10:26:00Z" w16du:dateUtc="2026-06-22T08:26:00Z">
        <w:r w:rsidR="00E00224" w:rsidDel="008E776F">
          <w:delText>-</w:delText>
        </w:r>
      </w:del>
      <w:r w:rsidR="00E00224">
        <w:t xml:space="preserve">časovno </w:t>
      </w:r>
      <w:r w:rsidR="00FD29B0" w:rsidRPr="00A00CA1">
        <w:t>analizo vad</w:t>
      </w:r>
      <w:r w:rsidR="00BF4463" w:rsidRPr="00A00CA1">
        <w:t>be</w:t>
      </w:r>
      <w:r w:rsidR="008A270F">
        <w:t>.</w:t>
      </w:r>
    </w:p>
    <w:p w14:paraId="451AD847" w14:textId="1A5AD9CA" w:rsidR="005426CA" w:rsidRPr="00A00CA1" w:rsidRDefault="005426CA" w:rsidP="005426CA">
      <w:pPr>
        <w:pStyle w:val="Naslov3"/>
      </w:pPr>
      <w:bookmarkStart w:id="128" w:name="_Ref225069855"/>
      <w:bookmarkStart w:id="129" w:name="_Toc232940796"/>
      <w:r w:rsidRPr="00A00CA1">
        <w:t xml:space="preserve">Pose Landmarker </w:t>
      </w:r>
      <w:r w:rsidR="00403C4E" w:rsidRPr="00A00CA1">
        <w:t>–</w:t>
      </w:r>
      <w:r w:rsidRPr="00A00CA1">
        <w:t xml:space="preserve"> Mediapipe</w:t>
      </w:r>
      <w:bookmarkEnd w:id="128"/>
      <w:bookmarkEnd w:id="129"/>
    </w:p>
    <w:p w14:paraId="3654922F" w14:textId="55CFDE54" w:rsidR="00967A48" w:rsidRDefault="00DB4E6C" w:rsidP="0064125D">
      <w:r w:rsidRPr="00A00CA1">
        <w:t>Pose Landmarker je Mediapi</w:t>
      </w:r>
      <w:ins w:id="130" w:author="Zorman, Daša" w:date="2026-06-22T10:27:00Z" w16du:dateUtc="2026-06-22T08:27:00Z">
        <w:r w:rsidR="008E776F">
          <w:t>p</w:t>
        </w:r>
      </w:ins>
      <w:del w:id="131" w:author="Zorman, Daša" w:date="2026-06-22T10:27:00Z" w16du:dateUtc="2026-06-22T08:27:00Z">
        <w:r w:rsidRPr="00A00CA1" w:rsidDel="008E776F">
          <w:delText>pe-</w:delText>
        </w:r>
      </w:del>
      <w:r w:rsidRPr="00A00CA1">
        <w:t>ova rešitev za zaznavanje telesne drže, katere delovanje je namenjeno robnim napravam</w:t>
      </w:r>
      <w:r w:rsidR="00967A48" w:rsidRPr="00A00CA1">
        <w:t>, v realnem času.</w:t>
      </w:r>
      <w:r w:rsidR="00547D02" w:rsidRPr="00A00CA1">
        <w:t xml:space="preserve"> Namen rešitve je 3D zaznava </w:t>
      </w:r>
      <w:r w:rsidR="00967A48" w:rsidRPr="00A00CA1">
        <w:t xml:space="preserve"> </w:t>
      </w:r>
      <w:r w:rsidR="00547D02" w:rsidRPr="00A00CA1">
        <w:t>celotnega telesa, optimizirana za delovanje na robnih napravah</w:t>
      </w:r>
      <w:r w:rsidR="00B4312A" w:rsidRPr="00A00CA1">
        <w:t xml:space="preserve"> in </w:t>
      </w:r>
      <w:r w:rsidR="00564962" w:rsidRPr="00A00CA1">
        <w:t xml:space="preserve">v </w:t>
      </w:r>
      <w:r w:rsidR="00547D02" w:rsidRPr="00A00CA1">
        <w:t>re</w:t>
      </w:r>
      <w:r w:rsidR="006258E6" w:rsidRPr="00A00CA1">
        <w:t>a</w:t>
      </w:r>
      <w:r w:rsidR="00547D02" w:rsidRPr="00A00CA1">
        <w:t>lno</w:t>
      </w:r>
      <w:del w:id="132" w:author="Zorman, Daša" w:date="2026-06-22T10:28:00Z" w16du:dateUtc="2026-06-22T08:28:00Z">
        <w:r w:rsidR="00547D02" w:rsidRPr="00A00CA1" w:rsidDel="008E776F">
          <w:delText>-</w:delText>
        </w:r>
      </w:del>
      <w:r w:rsidR="00547D02" w:rsidRPr="00A00CA1">
        <w:t xml:space="preserve">časovnih </w:t>
      </w:r>
      <w:r w:rsidR="001D350A" w:rsidRPr="00A00CA1">
        <w:t xml:space="preserve">fitnes </w:t>
      </w:r>
      <w:r w:rsidR="00547D02" w:rsidRPr="00A00CA1">
        <w:t>aplikacijah</w:t>
      </w:r>
      <w:r w:rsidR="004D5A61">
        <w:t xml:space="preserve"> </w:t>
      </w:r>
      <w:sdt>
        <w:sdtPr>
          <w:id w:val="-1222280766"/>
          <w:citation/>
        </w:sdtPr>
        <w:sdtContent>
          <w:r w:rsidR="004D5A61">
            <w:fldChar w:fldCharType="begin"/>
          </w:r>
          <w:r w:rsidR="000C7410">
            <w:instrText xml:space="preserve">CITATION Goo \l 2057 </w:instrText>
          </w:r>
          <w:r w:rsidR="004D5A61">
            <w:fldChar w:fldCharType="separate"/>
          </w:r>
          <w:r w:rsidR="005448BA">
            <w:rPr>
              <w:noProof/>
            </w:rPr>
            <w:t>[3]</w:t>
          </w:r>
          <w:r w:rsidR="004D5A61">
            <w:fldChar w:fldCharType="end"/>
          </w:r>
        </w:sdtContent>
      </w:sdt>
      <w:r w:rsidR="00AA6127" w:rsidRPr="00A00CA1">
        <w:t>.</w:t>
      </w:r>
      <w:r w:rsidR="00221C09" w:rsidRPr="00A00CA1">
        <w:t xml:space="preserve"> Implementacija temelji na </w:t>
      </w:r>
      <w:del w:id="133" w:author="Zorman, Daša" w:date="2026-06-22T19:20:00Z" w16du:dateUtc="2026-06-22T17:20:00Z">
        <w:r w:rsidR="00221C09" w:rsidRPr="00A00CA1" w:rsidDel="007D1753">
          <w:delText>“</w:delText>
        </w:r>
      </w:del>
      <w:ins w:id="134" w:author="Zorman, Daša" w:date="2026-06-22T19:20:00Z" w16du:dateUtc="2026-06-22T17:20:00Z">
        <w:r w:rsidR="007D1753">
          <w:t>»</w:t>
        </w:r>
      </w:ins>
      <w:r w:rsidR="00221C09" w:rsidRPr="00A00CA1">
        <w:t>lahki</w:t>
      </w:r>
      <w:del w:id="135" w:author="Zorman, Daša" w:date="2026-06-22T19:20:00Z" w16du:dateUtc="2026-06-22T17:20:00Z">
        <w:r w:rsidR="00221C09" w:rsidRPr="00A00CA1" w:rsidDel="007D1753">
          <w:delText>“</w:delText>
        </w:r>
      </w:del>
      <w:ins w:id="136" w:author="Zorman, Daša" w:date="2026-06-22T19:20:00Z" w16du:dateUtc="2026-06-22T17:20:00Z">
        <w:r w:rsidR="007D1753">
          <w:t>«</w:t>
        </w:r>
      </w:ins>
      <w:r w:rsidR="00302AD1" w:rsidRPr="00A00CA1">
        <w:t xml:space="preserve"> arhitektur</w:t>
      </w:r>
      <w:r w:rsidR="00E86771" w:rsidRPr="00A00CA1">
        <w:t>i</w:t>
      </w:r>
      <w:r w:rsidR="00221C09" w:rsidRPr="00A00CA1">
        <w:t xml:space="preserve"> nevronsk</w:t>
      </w:r>
      <w:r w:rsidR="007922FF" w:rsidRPr="00A00CA1">
        <w:t xml:space="preserve">e </w:t>
      </w:r>
      <w:r w:rsidR="00221C09" w:rsidRPr="00A00CA1">
        <w:t>mre</w:t>
      </w:r>
      <w:r w:rsidR="007922FF" w:rsidRPr="00A00CA1">
        <w:t>že</w:t>
      </w:r>
      <w:r w:rsidR="00221C09" w:rsidRPr="00A00CA1">
        <w:t xml:space="preserve"> </w:t>
      </w:r>
      <w:r w:rsidR="00302AD1" w:rsidRPr="00A00CA1">
        <w:t xml:space="preserve">za ocenjevanje 3D telesne drže </w:t>
      </w:r>
      <w:r w:rsidR="00221C09" w:rsidRPr="00A00CA1">
        <w:t>BlazePose</w:t>
      </w:r>
      <w:r w:rsidR="00842EF9" w:rsidRPr="00A00CA1">
        <w:t xml:space="preserve"> GHUM</w:t>
      </w:r>
      <w:r w:rsidR="00C40D25">
        <w:t xml:space="preserve"> </w:t>
      </w:r>
      <w:sdt>
        <w:sdtPr>
          <w:id w:val="-1811541409"/>
          <w:citation/>
        </w:sdtPr>
        <w:sdtContent>
          <w:r w:rsidR="00152AE9" w:rsidRPr="00A00CA1">
            <w:fldChar w:fldCharType="begin"/>
          </w:r>
          <w:r w:rsidR="000C5CA8">
            <w:instrText xml:space="preserve">CITATION XuH20 \l 2057 </w:instrText>
          </w:r>
          <w:r w:rsidR="00152AE9" w:rsidRPr="00A00CA1">
            <w:fldChar w:fldCharType="separate"/>
          </w:r>
          <w:r w:rsidR="005448BA">
            <w:rPr>
              <w:noProof/>
            </w:rPr>
            <w:t>[9]</w:t>
          </w:r>
          <w:r w:rsidR="00152AE9" w:rsidRPr="00A00CA1">
            <w:fldChar w:fldCharType="end"/>
          </w:r>
        </w:sdtContent>
      </w:sdt>
      <w:r w:rsidR="00010ECC">
        <w:t xml:space="preserve"> in konvolucijski nevronski mreži, podobni MobileNetV2</w:t>
      </w:r>
      <w:r w:rsidR="009D5972">
        <w:t xml:space="preserve"> </w:t>
      </w:r>
      <w:sdt>
        <w:sdtPr>
          <w:id w:val="-520625990"/>
          <w:citation/>
        </w:sdtPr>
        <w:sdtContent>
          <w:r w:rsidR="00706C2C">
            <w:fldChar w:fldCharType="begin"/>
          </w:r>
          <w:r w:rsidR="00706C2C" w:rsidRPr="00706C2C">
            <w:instrText xml:space="preserve"> CITATION San19 \l 2057 </w:instrText>
          </w:r>
          <w:r w:rsidR="00706C2C">
            <w:fldChar w:fldCharType="separate"/>
          </w:r>
          <w:r w:rsidR="005448BA">
            <w:rPr>
              <w:noProof/>
            </w:rPr>
            <w:t>[10]</w:t>
          </w:r>
          <w:r w:rsidR="00706C2C">
            <w:fldChar w:fldCharType="end"/>
          </w:r>
        </w:sdtContent>
      </w:sdt>
      <w:r w:rsidR="00727373">
        <w:t>.</w:t>
      </w:r>
      <w:r w:rsidR="00C40D25">
        <w:t xml:space="preserve"> </w:t>
      </w:r>
      <w:r w:rsidR="00727373">
        <w:t>GHUM predstavlja</w:t>
      </w:r>
      <w:r w:rsidR="003C4D40">
        <w:t xml:space="preserve"> </w:t>
      </w:r>
      <w:r w:rsidR="00C40D25">
        <w:t>generativni 3D model človeškega telesa</w:t>
      </w:r>
      <w:r w:rsidR="00221C09" w:rsidRPr="00A00CA1">
        <w:t xml:space="preserve">. </w:t>
      </w:r>
      <w:r w:rsidR="00967A48" w:rsidRPr="00A00CA1">
        <w:t>Zaznava deluje tako na posameznih slikah kot tudi na video zaporedju oziroma živemu video</w:t>
      </w:r>
      <w:del w:id="137" w:author="Zorman, Daša" w:date="2026-06-22T19:32:00Z" w16du:dateUtc="2026-06-22T17:32:00Z">
        <w:r w:rsidR="00967A48" w:rsidRPr="00A00CA1" w:rsidDel="00AF241E">
          <w:delText xml:space="preserve"> </w:delText>
        </w:r>
      </w:del>
      <w:r w:rsidR="00967A48" w:rsidRPr="00A00CA1">
        <w:t>toku kamere. Rezultat modela je 33 sklepnih točk na telesu</w:t>
      </w:r>
      <w:r w:rsidR="00CB3633">
        <w:t xml:space="preserve">, ki so prikazane na sliki </w:t>
      </w:r>
      <w:r w:rsidR="00CB3633" w:rsidRPr="008E776F">
        <w:rPr>
          <w:i/>
          <w:iCs/>
          <w:rPrChange w:id="138" w:author="Zorman, Daša" w:date="2026-06-22T10:28:00Z" w16du:dateUtc="2026-06-22T08:28:00Z">
            <w:rPr/>
          </w:rPrChange>
        </w:rPr>
        <w:lastRenderedPageBreak/>
        <w:fldChar w:fldCharType="begin"/>
      </w:r>
      <w:r w:rsidR="00CB3633" w:rsidRPr="008E776F">
        <w:rPr>
          <w:i/>
          <w:iCs/>
          <w:rPrChange w:id="139" w:author="Zorman, Daša" w:date="2026-06-22T10:28:00Z" w16du:dateUtc="2026-06-22T08:28:00Z">
            <w:rPr/>
          </w:rPrChange>
        </w:rPr>
        <w:instrText xml:space="preserve"> REF _Ref232574336 \h </w:instrText>
      </w:r>
      <w:r w:rsidR="008E776F">
        <w:rPr>
          <w:i/>
          <w:iCs/>
        </w:rPr>
        <w:instrText xml:space="preserve"> \* MERGEFORMAT </w:instrText>
      </w:r>
      <w:r w:rsidR="00CB3633" w:rsidRPr="003168DE">
        <w:rPr>
          <w:i/>
          <w:iCs/>
        </w:rPr>
      </w:r>
      <w:r w:rsidR="00CB3633" w:rsidRPr="008E776F">
        <w:rPr>
          <w:i/>
          <w:iCs/>
          <w:rPrChange w:id="140" w:author="Zorman, Daša" w:date="2026-06-22T10:28:00Z" w16du:dateUtc="2026-06-22T08:28:00Z">
            <w:rPr/>
          </w:rPrChange>
        </w:rPr>
        <w:fldChar w:fldCharType="separate"/>
      </w:r>
      <w:r w:rsidR="005448BA" w:rsidRPr="008E776F">
        <w:rPr>
          <w:i/>
          <w:iCs/>
          <w:rPrChange w:id="141" w:author="Zorman, Daša" w:date="2026-06-22T10:28:00Z" w16du:dateUtc="2026-06-22T08:28:00Z">
            <w:rPr/>
          </w:rPrChange>
        </w:rPr>
        <w:t xml:space="preserve">Slika </w:t>
      </w:r>
      <w:r w:rsidR="005448BA" w:rsidRPr="008E776F">
        <w:rPr>
          <w:i/>
          <w:iCs/>
          <w:noProof/>
          <w:rPrChange w:id="142" w:author="Zorman, Daša" w:date="2026-06-22T10:28:00Z" w16du:dateUtc="2026-06-22T08:28:00Z">
            <w:rPr>
              <w:noProof/>
            </w:rPr>
          </w:rPrChange>
        </w:rPr>
        <w:t>2</w:t>
      </w:r>
      <w:r w:rsidR="005448BA" w:rsidRPr="008E776F">
        <w:rPr>
          <w:i/>
          <w:iCs/>
          <w:rPrChange w:id="143" w:author="Zorman, Daša" w:date="2026-06-22T10:28:00Z" w16du:dateUtc="2026-06-22T08:28:00Z">
            <w:rPr/>
          </w:rPrChange>
        </w:rPr>
        <w:t>.</w:t>
      </w:r>
      <w:r w:rsidR="005448BA" w:rsidRPr="008E776F">
        <w:rPr>
          <w:i/>
          <w:iCs/>
          <w:noProof/>
          <w:rPrChange w:id="144" w:author="Zorman, Daša" w:date="2026-06-22T10:28:00Z" w16du:dateUtc="2026-06-22T08:28:00Z">
            <w:rPr>
              <w:noProof/>
            </w:rPr>
          </w:rPrChange>
        </w:rPr>
        <w:t>1</w:t>
      </w:r>
      <w:r w:rsidR="005448BA" w:rsidRPr="008E776F">
        <w:rPr>
          <w:i/>
          <w:iCs/>
          <w:rPrChange w:id="145" w:author="Zorman, Daša" w:date="2026-06-22T10:28:00Z" w16du:dateUtc="2026-06-22T08:28:00Z">
            <w:rPr/>
          </w:rPrChange>
        </w:rPr>
        <w:t>: Shema sklepnih točk modela MediaPipe Pose Landmarker (33 točk)</w:t>
      </w:r>
      <w:r w:rsidR="00CB3633" w:rsidRPr="008E776F">
        <w:rPr>
          <w:i/>
          <w:iCs/>
          <w:rPrChange w:id="146" w:author="Zorman, Daša" w:date="2026-06-22T10:28:00Z" w16du:dateUtc="2026-06-22T08:28:00Z">
            <w:rPr/>
          </w:rPrChange>
        </w:rPr>
        <w:fldChar w:fldCharType="end"/>
      </w:r>
      <w:r w:rsidR="0026339F" w:rsidRPr="00A00CA1">
        <w:t>,</w:t>
      </w:r>
      <w:r w:rsidR="003D50E4">
        <w:t xml:space="preserve"> ki je povzeta po originalni sliki iz dokumentacije </w:t>
      </w:r>
      <w:sdt>
        <w:sdtPr>
          <w:id w:val="1747606456"/>
          <w:citation/>
        </w:sdtPr>
        <w:sdtContent>
          <w:r w:rsidR="003D50E4">
            <w:fldChar w:fldCharType="begin"/>
          </w:r>
          <w:r w:rsidR="003D50E4" w:rsidRPr="003D50E4">
            <w:instrText xml:space="preserve"> CITATION Goo \l 2057 </w:instrText>
          </w:r>
          <w:r w:rsidR="003D50E4">
            <w:fldChar w:fldCharType="separate"/>
          </w:r>
          <w:r w:rsidR="005448BA">
            <w:rPr>
              <w:noProof/>
            </w:rPr>
            <w:t>[3]</w:t>
          </w:r>
          <w:r w:rsidR="003D50E4">
            <w:fldChar w:fldCharType="end"/>
          </w:r>
        </w:sdtContent>
      </w:sdt>
      <w:r w:rsidR="003D50E4">
        <w:t xml:space="preserve">, </w:t>
      </w:r>
      <w:r w:rsidR="0026339F" w:rsidRPr="00A00CA1">
        <w:t xml:space="preserve">model pa je sposoben </w:t>
      </w:r>
      <w:r w:rsidR="00DE4D4A" w:rsidRPr="00A00CA1">
        <w:t xml:space="preserve">sklepne točke telesa zaznavati tako na enem kot na </w:t>
      </w:r>
      <w:r w:rsidR="00D52181">
        <w:t>več</w:t>
      </w:r>
      <w:del w:id="147" w:author="Zorman, Daša" w:date="2026-06-22T10:29:00Z" w16du:dateUtc="2026-06-22T08:29:00Z">
        <w:r w:rsidR="00D52181" w:rsidDel="008E776F">
          <w:delText>ih</w:delText>
        </w:r>
      </w:del>
      <w:r w:rsidR="00DE4D4A" w:rsidRPr="00A00CA1">
        <w:t xml:space="preserve"> telesih hkrati.</w:t>
      </w:r>
    </w:p>
    <w:p w14:paraId="6D161CCD" w14:textId="77777777" w:rsidR="00B475CA" w:rsidRPr="00A00CA1" w:rsidRDefault="00B475CA" w:rsidP="0064125D"/>
    <w:p w14:paraId="115931F2" w14:textId="127D082E" w:rsidR="00A3009C" w:rsidRPr="00A00CA1" w:rsidRDefault="00BF7FF9" w:rsidP="00A3009C">
      <w:pPr>
        <w:pStyle w:val="Images"/>
      </w:pPr>
      <w:r>
        <w:rPr>
          <w:noProof/>
        </w:rPr>
        <w:drawing>
          <wp:inline distT="0" distB="0" distL="0" distR="0" wp14:anchorId="55AD2A55" wp14:editId="6D6A28F8">
            <wp:extent cx="3952875" cy="4939465"/>
            <wp:effectExtent l="0" t="0" r="0" b="0"/>
            <wp:docPr id="118321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60757" cy="4949314"/>
                    </a:xfrm>
                    <a:prstGeom prst="rect">
                      <a:avLst/>
                    </a:prstGeom>
                    <a:noFill/>
                    <a:ln>
                      <a:noFill/>
                    </a:ln>
                  </pic:spPr>
                </pic:pic>
              </a:graphicData>
            </a:graphic>
          </wp:inline>
        </w:drawing>
      </w:r>
      <w:r w:rsidRPr="00A00CA1">
        <w:rPr>
          <w:noProof/>
        </w:rPr>
        <w:t xml:space="preserve"> </w:t>
      </w:r>
    </w:p>
    <w:p w14:paraId="05AC7827" w14:textId="14F02B7F" w:rsidR="00A3009C" w:rsidRPr="00A00CA1" w:rsidRDefault="00A3009C" w:rsidP="003D50E4">
      <w:pPr>
        <w:pStyle w:val="Napis"/>
      </w:pPr>
      <w:bookmarkStart w:id="148" w:name="_Ref232574336"/>
      <w:bookmarkStart w:id="149" w:name="_Ref232577314"/>
      <w:bookmarkStart w:id="150" w:name="_Ref232592236"/>
      <w:bookmarkStart w:id="151" w:name="_Toc232947273"/>
      <w:r w:rsidRPr="00A00CA1">
        <w:t xml:space="preserve">Slika </w:t>
      </w:r>
      <w:fldSimple w:instr=" STYLEREF 1 \s ">
        <w:r w:rsidR="00CB1899">
          <w:rPr>
            <w:noProof/>
          </w:rPr>
          <w:t>2</w:t>
        </w:r>
      </w:fldSimple>
      <w:r w:rsidR="007609AF" w:rsidRPr="00A00CA1">
        <w:t>.</w:t>
      </w:r>
      <w:fldSimple w:instr=" SEQ Slika \* ARABIC \s 1 ">
        <w:r w:rsidR="00CB1899">
          <w:rPr>
            <w:noProof/>
          </w:rPr>
          <w:t>1</w:t>
        </w:r>
      </w:fldSimple>
      <w:r w:rsidRPr="00A00CA1">
        <w:t xml:space="preserve">: </w:t>
      </w:r>
      <w:bookmarkStart w:id="152" w:name="_Ref224994256"/>
      <w:r w:rsidRPr="00A00CA1">
        <w:t>Shema sklepnih točk modela MediaPipe Pose Landmarker (33 točk)</w:t>
      </w:r>
      <w:bookmarkEnd w:id="148"/>
      <w:bookmarkEnd w:id="149"/>
      <w:bookmarkEnd w:id="150"/>
      <w:bookmarkEnd w:id="151"/>
      <w:bookmarkEnd w:id="152"/>
    </w:p>
    <w:p w14:paraId="6CF55DCA" w14:textId="77777777" w:rsidR="00084F2A" w:rsidRPr="00A00CA1" w:rsidRDefault="00084F2A" w:rsidP="003513E2"/>
    <w:p w14:paraId="40BFA453" w14:textId="7668491F" w:rsidR="003513E2" w:rsidRDefault="003513E2" w:rsidP="003513E2">
      <w:r w:rsidRPr="00A00CA1">
        <w:t xml:space="preserve">Vsaka sklepna točka je opisana v normaliziranih koordinatah slike ter dodatno tudi v 3D koordinatah sveta. Koordinate so </w:t>
      </w:r>
      <w:r w:rsidR="00084F2A" w:rsidRPr="00A00CA1">
        <w:t>podane v metrih, pri čemer so vrednosti relativne glede na izhodiščno točko, določeno kot sredina med obema kolkoma</w:t>
      </w:r>
      <w:r w:rsidR="007152E3">
        <w:t xml:space="preserve"> </w:t>
      </w:r>
      <w:sdt>
        <w:sdtPr>
          <w:id w:val="1899937779"/>
          <w:citation/>
        </w:sdtPr>
        <w:sdtContent>
          <w:r w:rsidR="007152E3">
            <w:fldChar w:fldCharType="begin"/>
          </w:r>
          <w:r w:rsidR="007152E3" w:rsidRPr="007152E3">
            <w:instrText xml:space="preserve"> CITATION Goo26 \l 2057 </w:instrText>
          </w:r>
          <w:r w:rsidR="007152E3">
            <w:fldChar w:fldCharType="separate"/>
          </w:r>
          <w:r w:rsidR="005448BA">
            <w:rPr>
              <w:noProof/>
            </w:rPr>
            <w:t>[11]</w:t>
          </w:r>
          <w:r w:rsidR="007152E3">
            <w:fldChar w:fldCharType="end"/>
          </w:r>
        </w:sdtContent>
      </w:sdt>
      <w:del w:id="153" w:author="Zorman, Daša" w:date="2026-06-22T10:29:00Z" w16du:dateUtc="2026-06-22T08:29:00Z">
        <w:r w:rsidR="00010ECC" w:rsidDel="008E776F">
          <w:delText xml:space="preserve"> </w:delText>
        </w:r>
      </w:del>
      <w:r w:rsidR="00084F2A" w:rsidRPr="00A00CA1">
        <w:t>.</w:t>
      </w:r>
      <w:r w:rsidR="00E7364D" w:rsidRPr="00A00CA1">
        <w:t xml:space="preserve"> Vsaka sklepna točka vsebuje</w:t>
      </w:r>
      <w:r w:rsidR="006348D5" w:rsidRPr="00A00CA1">
        <w:t xml:space="preserve"> tudi </w:t>
      </w:r>
      <w:r w:rsidR="00E7364D" w:rsidRPr="00A00CA1">
        <w:t>numeričn</w:t>
      </w:r>
      <w:r w:rsidR="00633A91" w:rsidRPr="00A00CA1">
        <w:t>i</w:t>
      </w:r>
      <w:r w:rsidR="00E7364D" w:rsidRPr="00A00CA1">
        <w:t xml:space="preserve"> </w:t>
      </w:r>
      <w:r w:rsidR="006348D5" w:rsidRPr="00A00CA1">
        <w:t>ocen</w:t>
      </w:r>
      <w:r w:rsidR="00633A91" w:rsidRPr="00A00CA1">
        <w:t>i</w:t>
      </w:r>
      <w:r w:rsidR="006348D5" w:rsidRPr="00A00CA1">
        <w:t xml:space="preserve"> njene vidljivosti</w:t>
      </w:r>
      <w:r w:rsidR="00633A91" w:rsidRPr="00A00CA1">
        <w:t xml:space="preserve"> in prisotnosti</w:t>
      </w:r>
      <w:r w:rsidR="006348D5" w:rsidRPr="00A00CA1">
        <w:t>.</w:t>
      </w:r>
      <w:r w:rsidR="00E7364D" w:rsidRPr="00A00CA1">
        <w:t xml:space="preserve"> </w:t>
      </w:r>
      <w:r w:rsidR="005D2F81" w:rsidRPr="00A00CA1">
        <w:t>V</w:t>
      </w:r>
      <w:r w:rsidR="00E7364D" w:rsidRPr="00A00CA1">
        <w:t xml:space="preserve">rednost </w:t>
      </w:r>
      <w:r w:rsidR="005D2F81" w:rsidRPr="00A00CA1">
        <w:t xml:space="preserve">vidljivosti </w:t>
      </w:r>
      <w:r w:rsidR="00E7364D" w:rsidRPr="00A00CA1">
        <w:t xml:space="preserve">je </w:t>
      </w:r>
      <w:r w:rsidR="006348D5" w:rsidRPr="00A00CA1">
        <w:t xml:space="preserve">v intervalu od </w:t>
      </w:r>
      <w:r w:rsidR="00E7364D" w:rsidRPr="00A00CA1">
        <w:t xml:space="preserve">0 </w:t>
      </w:r>
      <w:r w:rsidR="006348D5" w:rsidRPr="00A00CA1">
        <w:t>do</w:t>
      </w:r>
      <w:r w:rsidR="00E7364D" w:rsidRPr="00A00CA1">
        <w:t xml:space="preserve"> 1, kjer 0 pomeni, da sklepna točka </w:t>
      </w:r>
      <w:r w:rsidR="00A63354" w:rsidRPr="00A00CA1">
        <w:t xml:space="preserve">po oceni modela ni vidna oziroma </w:t>
      </w:r>
      <w:r w:rsidR="00353099" w:rsidRPr="00A00CA1">
        <w:t>je zakrita</w:t>
      </w:r>
      <w:r w:rsidR="00E7364D" w:rsidRPr="00A00CA1">
        <w:t xml:space="preserve">, </w:t>
      </w:r>
      <w:r w:rsidR="00A63354" w:rsidRPr="00A00CA1">
        <w:t xml:space="preserve">vrednost </w:t>
      </w:r>
      <w:r w:rsidR="00E7364D" w:rsidRPr="00A00CA1">
        <w:t xml:space="preserve">1 </w:t>
      </w:r>
      <w:r w:rsidR="00A63354" w:rsidRPr="00A00CA1">
        <w:t>pa označuje</w:t>
      </w:r>
      <w:r w:rsidR="006F476C" w:rsidRPr="00A00CA1">
        <w:t xml:space="preserve"> visoko </w:t>
      </w:r>
      <w:r w:rsidR="004B54E8" w:rsidRPr="00A00CA1">
        <w:t xml:space="preserve">oceno </w:t>
      </w:r>
      <w:r w:rsidR="006F476C" w:rsidRPr="00A00CA1">
        <w:t xml:space="preserve">modela, da je sklepna </w:t>
      </w:r>
      <w:r w:rsidR="006F476C" w:rsidRPr="00A00CA1">
        <w:lastRenderedPageBreak/>
        <w:t xml:space="preserve">točka v kadru prisotna in </w:t>
      </w:r>
      <w:r w:rsidR="00D528F4" w:rsidRPr="00A00CA1">
        <w:t>ni zakrita</w:t>
      </w:r>
      <w:r w:rsidR="006F476C" w:rsidRPr="00A00CA1">
        <w:t>.</w:t>
      </w:r>
      <w:r w:rsidR="00D528F4" w:rsidRPr="00A00CA1">
        <w:t xml:space="preserve"> </w:t>
      </w:r>
      <w:r w:rsidR="00861A3B" w:rsidRPr="00A00CA1">
        <w:t>Ocena v</w:t>
      </w:r>
      <w:r w:rsidR="008C013E" w:rsidRPr="00A00CA1">
        <w:t>rednost</w:t>
      </w:r>
      <w:r w:rsidR="00861A3B" w:rsidRPr="00A00CA1">
        <w:t>i</w:t>
      </w:r>
      <w:r w:rsidR="008C013E" w:rsidRPr="00A00CA1">
        <w:t xml:space="preserve"> prisotnosti </w:t>
      </w:r>
      <w:r w:rsidR="00861A3B" w:rsidRPr="00A00CA1">
        <w:t xml:space="preserve">sklepne točke </w:t>
      </w:r>
      <w:r w:rsidR="008C013E" w:rsidRPr="00A00CA1">
        <w:t>je manj stroga</w:t>
      </w:r>
      <w:r w:rsidR="00861A3B" w:rsidRPr="00A00CA1">
        <w:t>, saj predstavlja verjetnost, da je sklepna točka znotraj kadra, ne glede na to, ali je delno zakrita.</w:t>
      </w:r>
    </w:p>
    <w:p w14:paraId="650F333D" w14:textId="77777777" w:rsidR="00B61479" w:rsidRDefault="00B61479" w:rsidP="003513E2"/>
    <w:p w14:paraId="4C543C1E" w14:textId="52B3E332" w:rsidR="0020795F" w:rsidRPr="00A00CA1" w:rsidRDefault="006D2065" w:rsidP="0020795F">
      <w:r w:rsidRPr="00A00CA1">
        <w:t>Pose Landmarker je v okolju brskalnika na voljo preko</w:t>
      </w:r>
      <w:r w:rsidR="00B61479">
        <w:t xml:space="preserve"> upravitelja paketov </w:t>
      </w:r>
      <w:r w:rsidR="00B61479" w:rsidRPr="00A00CA1">
        <w:t xml:space="preserve">npm </w:t>
      </w:r>
      <w:r w:rsidR="00B61479">
        <w:t xml:space="preserve">in </w:t>
      </w:r>
      <w:r w:rsidRPr="00A00CA1">
        <w:t>knjižnice @mediapipe/tasks-vision, ki je primerna za integracijo v Next.js</w:t>
      </w:r>
      <w:r w:rsidR="00857381" w:rsidRPr="00A00CA1">
        <w:t>.</w:t>
      </w:r>
      <w:r w:rsidR="0060441C" w:rsidRPr="00A00CA1">
        <w:t xml:space="preserve"> </w:t>
      </w:r>
      <w:r w:rsidR="0020795F" w:rsidRPr="00A00CA1">
        <w:t>Na voljo so 3 različice modela: Lite</w:t>
      </w:r>
      <w:r w:rsidR="00885DE7" w:rsidRPr="00A00CA1">
        <w:t xml:space="preserve"> (</w:t>
      </w:r>
      <w:del w:id="154" w:author="Zorman, Daša" w:date="2026-06-22T10:30:00Z" w16du:dateUtc="2026-06-22T08:30:00Z">
        <w:r w:rsidR="00885DE7" w:rsidRPr="00A00CA1" w:rsidDel="008E776F">
          <w:delText xml:space="preserve">vleikost </w:delText>
        </w:r>
      </w:del>
      <w:ins w:id="155" w:author="Zorman, Daša" w:date="2026-06-22T10:30:00Z" w16du:dateUtc="2026-06-22T08:30:00Z">
        <w:r w:rsidR="008E776F">
          <w:t>velikost</w:t>
        </w:r>
        <w:r w:rsidR="008E776F" w:rsidRPr="00A00CA1">
          <w:t xml:space="preserve"> </w:t>
        </w:r>
      </w:ins>
      <w:r w:rsidR="00885DE7" w:rsidRPr="00A00CA1">
        <w:t>3MB)</w:t>
      </w:r>
      <w:r w:rsidR="0020795F" w:rsidRPr="00A00CA1">
        <w:t>, Full</w:t>
      </w:r>
      <w:r w:rsidR="00885DE7" w:rsidRPr="00A00CA1">
        <w:t xml:space="preserve"> (velikost 6MB)</w:t>
      </w:r>
      <w:r w:rsidR="0020795F" w:rsidRPr="00A00CA1">
        <w:t xml:space="preserve"> in Heavy</w:t>
      </w:r>
      <w:r w:rsidR="00885DE7" w:rsidRPr="00A00CA1">
        <w:t xml:space="preserve"> (velikost 26MB)</w:t>
      </w:r>
      <w:r w:rsidR="005B373A">
        <w:t xml:space="preserve"> </w:t>
      </w:r>
      <w:sdt>
        <w:sdtPr>
          <w:id w:val="365107387"/>
          <w:citation/>
        </w:sdtPr>
        <w:sdtContent>
          <w:r w:rsidR="005B373A">
            <w:fldChar w:fldCharType="begin"/>
          </w:r>
          <w:r w:rsidR="005B373A" w:rsidRPr="005B373A">
            <w:instrText xml:space="preserve"> CITATION Goo \l 2057 </w:instrText>
          </w:r>
          <w:r w:rsidR="005B373A">
            <w:fldChar w:fldCharType="separate"/>
          </w:r>
          <w:r w:rsidR="005448BA">
            <w:rPr>
              <w:noProof/>
            </w:rPr>
            <w:t>[3]</w:t>
          </w:r>
          <w:r w:rsidR="005B373A">
            <w:fldChar w:fldCharType="end"/>
          </w:r>
        </w:sdtContent>
      </w:sdt>
      <w:r w:rsidR="0020795F" w:rsidRPr="00A00CA1">
        <w:t xml:space="preserve">. </w:t>
      </w:r>
      <w:ins w:id="156" w:author="Zorman, Daša" w:date="2026-06-22T19:35:00Z" w16du:dateUtc="2026-06-22T17:35:00Z">
        <w:r w:rsidR="00AF241E">
          <w:t xml:space="preserve">Model </w:t>
        </w:r>
      </w:ins>
      <w:r w:rsidR="00B44657" w:rsidRPr="00A00CA1">
        <w:t xml:space="preserve">Lite </w:t>
      </w:r>
      <w:del w:id="157" w:author="Zorman, Daša" w:date="2026-06-22T19:35:00Z" w16du:dateUtc="2026-06-22T17:35:00Z">
        <w:r w:rsidR="00B44657" w:rsidRPr="00A00CA1" w:rsidDel="00AF241E">
          <w:delText xml:space="preserve">model </w:delText>
        </w:r>
      </w:del>
      <w:r w:rsidR="00B44657" w:rsidRPr="00A00CA1">
        <w:t xml:space="preserve">je </w:t>
      </w:r>
      <w:del w:id="158" w:author="Zorman, Daša" w:date="2026-06-22T19:20:00Z" w16du:dateUtc="2026-06-22T17:20:00Z">
        <w:r w:rsidR="00B44657" w:rsidRPr="00A00CA1" w:rsidDel="007D1753">
          <w:delText>“</w:delText>
        </w:r>
      </w:del>
      <w:ins w:id="159" w:author="Zorman, Daša" w:date="2026-06-22T19:20:00Z" w16du:dateUtc="2026-06-22T17:20:00Z">
        <w:r w:rsidR="007D1753">
          <w:t>»</w:t>
        </w:r>
      </w:ins>
      <w:r w:rsidR="00B44657" w:rsidRPr="00A00CA1">
        <w:t>najlažji</w:t>
      </w:r>
      <w:del w:id="160" w:author="Zorman, Daša" w:date="2026-06-22T19:20:00Z" w16du:dateUtc="2026-06-22T17:20:00Z">
        <w:r w:rsidR="00B44657" w:rsidRPr="00A00CA1" w:rsidDel="007D1753">
          <w:delText>“</w:delText>
        </w:r>
      </w:del>
      <w:ins w:id="161" w:author="Zorman, Daša" w:date="2026-06-22T19:20:00Z" w16du:dateUtc="2026-06-22T17:20:00Z">
        <w:r w:rsidR="007D1753">
          <w:t>«</w:t>
        </w:r>
      </w:ins>
      <w:r w:rsidR="00B44657" w:rsidRPr="00A00CA1">
        <w:t xml:space="preserve"> in </w:t>
      </w:r>
      <w:r w:rsidR="009A4504" w:rsidRPr="00A00CA1">
        <w:t>je namenjen za delovanje na strojno najslabših robnih napravah</w:t>
      </w:r>
      <w:r w:rsidR="00B44657" w:rsidRPr="00A00CA1">
        <w:t xml:space="preserve">, vendar je kvaliteta </w:t>
      </w:r>
      <w:r w:rsidR="003E47F8" w:rsidRPr="00A00CA1">
        <w:t>zaznave</w:t>
      </w:r>
      <w:r w:rsidR="00B44657" w:rsidRPr="00A00CA1">
        <w:t xml:space="preserve"> sklepnih točk slabša od ostalih dveh različic. Različica Full </w:t>
      </w:r>
      <w:r w:rsidR="001B0597" w:rsidRPr="00A00CA1">
        <w:t xml:space="preserve">je po hitrosti delovanja kot tudi po kakovosti </w:t>
      </w:r>
      <w:r w:rsidR="00D8396D" w:rsidRPr="00A00CA1">
        <w:t>zaznave</w:t>
      </w:r>
      <w:r w:rsidR="001B0597" w:rsidRPr="00A00CA1">
        <w:t xml:space="preserve"> sklepnih točk zlata sredina med Lite in Heavy različico. </w:t>
      </w:r>
      <w:r w:rsidR="009A4504" w:rsidRPr="00A00CA1">
        <w:t xml:space="preserve">Heavy različica </w:t>
      </w:r>
      <w:r w:rsidR="00FE2FCC" w:rsidRPr="00A00CA1">
        <w:t xml:space="preserve">je namenjena za modernejše robne naprave, </w:t>
      </w:r>
      <w:del w:id="162" w:author="Zorman, Daša" w:date="2026-06-22T10:31:00Z" w16du:dateUtc="2026-06-22T08:31:00Z">
        <w:r w:rsidR="00FE2FCC" w:rsidRPr="00A00CA1" w:rsidDel="008E776F">
          <w:delText xml:space="preserve">kajti </w:delText>
        </w:r>
      </w:del>
      <w:ins w:id="163" w:author="Zorman, Daša" w:date="2026-06-22T10:31:00Z" w16du:dateUtc="2026-06-22T08:31:00Z">
        <w:r w:rsidR="008E776F">
          <w:t>saj je</w:t>
        </w:r>
        <w:r w:rsidR="008E776F" w:rsidRPr="00A00CA1">
          <w:t xml:space="preserve"> </w:t>
        </w:r>
      </w:ins>
      <w:r w:rsidR="00FE2FCC" w:rsidRPr="00A00CA1">
        <w:t>na strojno slabših napravah</w:t>
      </w:r>
      <w:del w:id="164" w:author="Zorman, Daša" w:date="2026-06-22T10:31:00Z" w16du:dateUtc="2026-06-22T08:31:00Z">
        <w:r w:rsidR="00FE2FCC" w:rsidRPr="00A00CA1" w:rsidDel="008E776F">
          <w:delText xml:space="preserve"> je </w:delText>
        </w:r>
      </w:del>
      <w:del w:id="165" w:author="Zorman, Daša" w:date="2026-06-22T19:05:00Z" w16du:dateUtc="2026-06-22T17:05:00Z">
        <w:r w:rsidR="00FE2FCC" w:rsidRPr="00A00CA1" w:rsidDel="00251B7C">
          <w:delText xml:space="preserve">detekcija </w:delText>
        </w:r>
      </w:del>
      <w:ins w:id="166" w:author="Zorman, Daša" w:date="2026-06-22T19:05:00Z" w16du:dateUtc="2026-06-22T17:05:00Z">
        <w:r w:rsidR="00251B7C">
          <w:t>zaznava</w:t>
        </w:r>
        <w:r w:rsidR="00251B7C" w:rsidRPr="00A00CA1">
          <w:t xml:space="preserve"> </w:t>
        </w:r>
      </w:ins>
      <w:r w:rsidR="00F82B81" w:rsidRPr="00A00CA1">
        <w:t xml:space="preserve">z omenjeno različico </w:t>
      </w:r>
      <w:r w:rsidR="00FE2FCC" w:rsidRPr="00A00CA1">
        <w:t xml:space="preserve">zelo </w:t>
      </w:r>
      <w:r w:rsidR="00E46DD6" w:rsidRPr="00A00CA1">
        <w:t xml:space="preserve">počasna. </w:t>
      </w:r>
      <w:r w:rsidR="003E47F8" w:rsidRPr="00A00CA1">
        <w:t>Nudi pa najkvalitetnejšo zaznavo sklepnih</w:t>
      </w:r>
      <w:r w:rsidR="000446CE" w:rsidRPr="00A00CA1">
        <w:t xml:space="preserve"> točk.</w:t>
      </w:r>
    </w:p>
    <w:p w14:paraId="5C20496D" w14:textId="77777777" w:rsidR="005E0D59" w:rsidRPr="00A00CA1" w:rsidRDefault="005E0D59" w:rsidP="0020795F"/>
    <w:p w14:paraId="6F70D602" w14:textId="3437AA52" w:rsidR="005E0D59" w:rsidRPr="00A00CA1" w:rsidRDefault="005E0D59" w:rsidP="0020795F">
      <w:r w:rsidRPr="00A00CA1">
        <w:t>Posebnost rešitve je ta, da je sestavljena iz paketa modelov. Prvi zazna prisotnost teles, imenovan tudi detektor, drugi pa izvede določitev sklepnih točk</w:t>
      </w:r>
      <w:r w:rsidR="009B5389">
        <w:t xml:space="preserve"> </w:t>
      </w:r>
      <w:sdt>
        <w:sdtPr>
          <w:id w:val="-1891643941"/>
          <w:citation/>
        </w:sdtPr>
        <w:sdtContent>
          <w:r w:rsidR="009B5389">
            <w:fldChar w:fldCharType="begin"/>
          </w:r>
          <w:r w:rsidR="009B5389" w:rsidRPr="009B5389">
            <w:instrText xml:space="preserve"> CITATION Goo \l 2057 </w:instrText>
          </w:r>
          <w:r w:rsidR="009B5389">
            <w:fldChar w:fldCharType="separate"/>
          </w:r>
          <w:r w:rsidR="005448BA">
            <w:rPr>
              <w:noProof/>
            </w:rPr>
            <w:t>[3]</w:t>
          </w:r>
          <w:r w:rsidR="009B5389">
            <w:fldChar w:fldCharType="end"/>
          </w:r>
        </w:sdtContent>
      </w:sdt>
      <w:r w:rsidRPr="00A00CA1">
        <w:t>. Detektor uporablja vhodno obliko velikosti 224x224x3, model za določitev sklepnih točk na telesu pa 256x256x3</w:t>
      </w:r>
      <w:r w:rsidR="00A85866" w:rsidRPr="00A00CA1">
        <w:t>. Pri vseh treh različicah</w:t>
      </w:r>
      <w:r w:rsidR="008527CC" w:rsidRPr="00A00CA1">
        <w:t xml:space="preserve"> (Lite, Full in Heavy) </w:t>
      </w:r>
      <w:r w:rsidR="004036BE" w:rsidRPr="00A00CA1">
        <w:t>so vhodne oblike enake.</w:t>
      </w:r>
    </w:p>
    <w:p w14:paraId="04132BD2" w14:textId="77777777" w:rsidR="00AE3F66" w:rsidRPr="00A00CA1" w:rsidRDefault="00AE3F66" w:rsidP="0020795F"/>
    <w:p w14:paraId="79187F37" w14:textId="5645BB83" w:rsidR="00AE3F66" w:rsidRPr="00A00CA1" w:rsidRDefault="005D5445" w:rsidP="0020795F">
      <w:r w:rsidRPr="00A00CA1">
        <w:t xml:space="preserve">Model </w:t>
      </w:r>
      <w:r w:rsidR="00185BEB" w:rsidRPr="00A00CA1">
        <w:t>poleg sklepnih točk izračun</w:t>
      </w:r>
      <w:ins w:id="167" w:author="Zorman, Daša" w:date="2026-06-22T10:31:00Z" w16du:dateUtc="2026-06-22T08:31:00Z">
        <w:r w:rsidR="008E776F">
          <w:t>a</w:t>
        </w:r>
      </w:ins>
      <w:del w:id="168" w:author="Zorman, Daša" w:date="2026-06-22T10:31:00Z" w16du:dateUtc="2026-06-22T08:31:00Z">
        <w:r w:rsidR="00185BEB" w:rsidRPr="00A00CA1" w:rsidDel="008E776F">
          <w:delText>i</w:delText>
        </w:r>
      </w:del>
      <w:r w:rsidR="00185BEB" w:rsidRPr="00A00CA1">
        <w:t xml:space="preserve"> </w:t>
      </w:r>
      <w:r w:rsidRPr="00A00CA1">
        <w:t xml:space="preserve">tudi določene numerične vrednosti zaupanja, ki </w:t>
      </w:r>
      <w:r w:rsidR="00A20784" w:rsidRPr="00A00CA1">
        <w:t xml:space="preserve">podajo </w:t>
      </w:r>
      <w:r w:rsidRPr="00A00CA1">
        <w:t xml:space="preserve">informacijo o kakovosti zaznave </w:t>
      </w:r>
      <w:r w:rsidR="00677A81" w:rsidRPr="00A00CA1">
        <w:t>telesne drže</w:t>
      </w:r>
      <w:r w:rsidR="00A32614" w:rsidRPr="00A00CA1">
        <w:t xml:space="preserve"> v fazi </w:t>
      </w:r>
      <w:del w:id="169" w:author="Zorman, Daša" w:date="2026-06-22T19:05:00Z" w16du:dateUtc="2026-06-22T17:05:00Z">
        <w:r w:rsidR="00A32614" w:rsidRPr="00A00CA1" w:rsidDel="00251B7C">
          <w:delText xml:space="preserve">detekcije </w:delText>
        </w:r>
      </w:del>
      <w:ins w:id="170" w:author="Zorman, Daša" w:date="2026-06-22T19:05:00Z" w16du:dateUtc="2026-06-22T17:05:00Z">
        <w:r w:rsidR="00251B7C">
          <w:t>zaznave</w:t>
        </w:r>
        <w:r w:rsidR="00251B7C" w:rsidRPr="00A00CA1">
          <w:t xml:space="preserve"> </w:t>
        </w:r>
      </w:ins>
      <w:r w:rsidR="00A32614" w:rsidRPr="00A00CA1">
        <w:t>in sledenja</w:t>
      </w:r>
      <w:r w:rsidR="005D3660">
        <w:t xml:space="preserve"> </w:t>
      </w:r>
      <w:sdt>
        <w:sdtPr>
          <w:id w:val="1070310219"/>
          <w:citation/>
        </w:sdtPr>
        <w:sdtContent>
          <w:r w:rsidR="005D3660">
            <w:fldChar w:fldCharType="begin"/>
          </w:r>
          <w:r w:rsidR="005D3660" w:rsidRPr="005D3660">
            <w:instrText xml:space="preserve"> CITATION Goo26 \l 2057 </w:instrText>
          </w:r>
          <w:r w:rsidR="005D3660">
            <w:fldChar w:fldCharType="separate"/>
          </w:r>
          <w:r w:rsidR="005448BA">
            <w:rPr>
              <w:noProof/>
            </w:rPr>
            <w:t>[11]</w:t>
          </w:r>
          <w:r w:rsidR="005D3660">
            <w:fldChar w:fldCharType="end"/>
          </w:r>
        </w:sdtContent>
      </w:sdt>
      <w:r w:rsidR="00A32614" w:rsidRPr="00A00CA1">
        <w:t>. Vrednosti so podane v intervalu od 0 do 1</w:t>
      </w:r>
      <w:del w:id="171" w:author="Zorman, Daša" w:date="2026-06-22T10:32:00Z" w16du:dateUtc="2026-06-22T08:32:00Z">
        <w:r w:rsidR="00A32614" w:rsidRPr="00A00CA1" w:rsidDel="008E776F">
          <w:delText>,</w:delText>
        </w:r>
      </w:del>
      <w:r w:rsidR="00A32614" w:rsidRPr="00A00CA1">
        <w:t xml:space="preserve"> in sicer:</w:t>
      </w:r>
    </w:p>
    <w:p w14:paraId="2771465D" w14:textId="7F881EC3" w:rsidR="00934883" w:rsidRPr="00A00CA1" w:rsidRDefault="00C966F7">
      <w:pPr>
        <w:pStyle w:val="Odstavekseznama"/>
        <w:numPr>
          <w:ilvl w:val="0"/>
          <w:numId w:val="11"/>
        </w:numPr>
      </w:pPr>
      <w:r>
        <w:t>o</w:t>
      </w:r>
      <w:r w:rsidR="00A32614" w:rsidRPr="00A00CA1">
        <w:t>cena zaupanja</w:t>
      </w:r>
      <w:r w:rsidR="00934883" w:rsidRPr="00A00CA1">
        <w:t xml:space="preserve">, da </w:t>
      </w:r>
      <w:r w:rsidR="004A4D30" w:rsidRPr="00A00CA1">
        <w:t xml:space="preserve">je </w:t>
      </w:r>
      <w:r w:rsidR="001469E7" w:rsidRPr="00A00CA1">
        <w:t xml:space="preserve">poza </w:t>
      </w:r>
      <w:r w:rsidR="00A32614" w:rsidRPr="00A00CA1">
        <w:t xml:space="preserve">uspešno </w:t>
      </w:r>
      <w:r w:rsidR="004A4D30" w:rsidRPr="00A00CA1">
        <w:t>zaznana</w:t>
      </w:r>
      <w:ins w:id="172" w:author="Zorman, Daša" w:date="2026-06-22T10:32:00Z" w16du:dateUtc="2026-06-22T08:32:00Z">
        <w:r w:rsidR="008E776F">
          <w:t>;</w:t>
        </w:r>
      </w:ins>
      <w:del w:id="173" w:author="Zorman, Daša" w:date="2026-06-22T10:32:00Z" w16du:dateUtc="2026-06-22T08:32:00Z">
        <w:r w:rsidR="008E17A5" w:rsidDel="008E776F">
          <w:delText>,</w:delText>
        </w:r>
      </w:del>
    </w:p>
    <w:p w14:paraId="24F3BFD1" w14:textId="54AB7B2F" w:rsidR="001469E7" w:rsidRPr="00A00CA1" w:rsidRDefault="008E17A5">
      <w:pPr>
        <w:pStyle w:val="Odstavekseznama"/>
        <w:numPr>
          <w:ilvl w:val="0"/>
          <w:numId w:val="11"/>
        </w:numPr>
      </w:pPr>
      <w:r>
        <w:t>o</w:t>
      </w:r>
      <w:r w:rsidR="00A32614" w:rsidRPr="00A00CA1">
        <w:t xml:space="preserve">cena </w:t>
      </w:r>
      <w:r w:rsidR="001469E7" w:rsidRPr="00A00CA1">
        <w:t xml:space="preserve">zaupanja, da je </w:t>
      </w:r>
      <w:r w:rsidR="007176CA" w:rsidRPr="00A00CA1">
        <w:t xml:space="preserve">poza v </w:t>
      </w:r>
      <w:r w:rsidR="0040306E" w:rsidRPr="00A00CA1">
        <w:t xml:space="preserve">vhodnem </w:t>
      </w:r>
      <w:r w:rsidR="007176CA" w:rsidRPr="00A00CA1">
        <w:t>kadru prisotna</w:t>
      </w:r>
      <w:ins w:id="174" w:author="Zorman, Daša" w:date="2026-06-22T10:32:00Z" w16du:dateUtc="2026-06-22T08:32:00Z">
        <w:r w:rsidR="008E776F">
          <w:t>;</w:t>
        </w:r>
      </w:ins>
      <w:del w:id="175" w:author="Zorman, Daša" w:date="2026-06-22T10:32:00Z" w16du:dateUtc="2026-06-22T08:32:00Z">
        <w:r w:rsidDel="008E776F">
          <w:delText>,</w:delText>
        </w:r>
      </w:del>
    </w:p>
    <w:p w14:paraId="309AAD55" w14:textId="226F967A" w:rsidR="001F4001" w:rsidRPr="00A00CA1" w:rsidRDefault="008E17A5">
      <w:pPr>
        <w:pStyle w:val="Odstavekseznama"/>
        <w:numPr>
          <w:ilvl w:val="0"/>
          <w:numId w:val="11"/>
        </w:numPr>
      </w:pPr>
      <w:r>
        <w:t>o</w:t>
      </w:r>
      <w:r w:rsidR="00A32614" w:rsidRPr="00A00CA1">
        <w:t>cena</w:t>
      </w:r>
      <w:r w:rsidR="001F4001" w:rsidRPr="00A00CA1">
        <w:t xml:space="preserve"> zaupanja, da </w:t>
      </w:r>
      <w:r w:rsidR="00A32614" w:rsidRPr="00A00CA1">
        <w:t xml:space="preserve">je </w:t>
      </w:r>
      <w:r w:rsidR="001F4001" w:rsidRPr="00A00CA1">
        <w:t>sledenje poze med zaporednimi okvirji uspešno</w:t>
      </w:r>
      <w:ins w:id="176" w:author="Zorman, Daša" w:date="2026-06-22T10:32:00Z" w16du:dateUtc="2026-06-22T08:32:00Z">
        <w:r w:rsidR="008E776F">
          <w:t>.</w:t>
        </w:r>
      </w:ins>
    </w:p>
    <w:p w14:paraId="67458933" w14:textId="77777777" w:rsidR="0020795F" w:rsidRPr="00A00CA1" w:rsidRDefault="0020795F" w:rsidP="0020795F"/>
    <w:p w14:paraId="7410A06C" w14:textId="56932D81" w:rsidR="0060441C" w:rsidRPr="00A00CA1" w:rsidRDefault="0060441C" w:rsidP="0020795F">
      <w:r w:rsidRPr="00A00CA1">
        <w:t>Inicializacija modela poteka preko konfiguracije, kjer je možno nastaviti slednje:</w:t>
      </w:r>
    </w:p>
    <w:p w14:paraId="7C1ACBC1" w14:textId="79DA6BCB" w:rsidR="0026339F" w:rsidRPr="00A00CA1" w:rsidRDefault="00C966F7">
      <w:pPr>
        <w:pStyle w:val="Odstavekseznama"/>
        <w:numPr>
          <w:ilvl w:val="0"/>
          <w:numId w:val="10"/>
        </w:numPr>
      </w:pPr>
      <w:r>
        <w:t>r</w:t>
      </w:r>
      <w:r w:rsidR="0026339F" w:rsidRPr="00A00CA1">
        <w:t>azličica modela (Lite, Full ali Heavy)</w:t>
      </w:r>
      <w:ins w:id="177" w:author="Zorman, Daša" w:date="2026-06-22T10:34:00Z" w16du:dateUtc="2026-06-22T08:34:00Z">
        <w:r w:rsidR="00C80ADF">
          <w:t>;</w:t>
        </w:r>
      </w:ins>
      <w:del w:id="178" w:author="Zorman, Daša" w:date="2026-06-22T10:34:00Z" w16du:dateUtc="2026-06-22T08:34:00Z">
        <w:r w:rsidR="00C0528B" w:rsidDel="00C80ADF">
          <w:delText>,</w:delText>
        </w:r>
      </w:del>
    </w:p>
    <w:p w14:paraId="4E10F772" w14:textId="6E7C123E" w:rsidR="0026339F" w:rsidRPr="00A00CA1" w:rsidRDefault="00C0528B">
      <w:pPr>
        <w:pStyle w:val="Odstavekseznama"/>
        <w:numPr>
          <w:ilvl w:val="0"/>
          <w:numId w:val="10"/>
        </w:numPr>
      </w:pPr>
      <w:r>
        <w:t>n</w:t>
      </w:r>
      <w:r w:rsidR="0026339F" w:rsidRPr="00A00CA1">
        <w:t>ačin delovanja (slika ali video</w:t>
      </w:r>
      <w:del w:id="179" w:author="Zorman, Daša" w:date="2026-06-22T19:32:00Z" w16du:dateUtc="2026-06-22T17:32:00Z">
        <w:r w:rsidR="0026339F" w:rsidRPr="00A00CA1" w:rsidDel="00AF241E">
          <w:delText xml:space="preserve"> </w:delText>
        </w:r>
      </w:del>
      <w:r w:rsidR="0026339F" w:rsidRPr="00A00CA1">
        <w:t>tok)</w:t>
      </w:r>
      <w:ins w:id="180" w:author="Zorman, Daša" w:date="2026-06-22T10:34:00Z" w16du:dateUtc="2026-06-22T08:34:00Z">
        <w:r w:rsidR="00C80ADF">
          <w:t>;</w:t>
        </w:r>
      </w:ins>
      <w:del w:id="181" w:author="Zorman, Daša" w:date="2026-06-22T10:34:00Z" w16du:dateUtc="2026-06-22T08:34:00Z">
        <w:r w:rsidDel="00C80ADF">
          <w:delText>,</w:delText>
        </w:r>
      </w:del>
    </w:p>
    <w:p w14:paraId="7AEAC4C9" w14:textId="0221DD0D" w:rsidR="0026339F" w:rsidRPr="00A00CA1" w:rsidRDefault="00C0528B">
      <w:pPr>
        <w:pStyle w:val="Odstavekseznama"/>
        <w:numPr>
          <w:ilvl w:val="0"/>
          <w:numId w:val="10"/>
        </w:numPr>
      </w:pPr>
      <w:r>
        <w:t>š</w:t>
      </w:r>
      <w:r w:rsidR="0026339F" w:rsidRPr="00A00CA1">
        <w:t xml:space="preserve">tevilo </w:t>
      </w:r>
      <w:r w:rsidR="00537ED7" w:rsidRPr="00A00CA1">
        <w:t>teles, ki jih naj model zaznava</w:t>
      </w:r>
      <w:ins w:id="182" w:author="Zorman, Daša" w:date="2026-06-22T10:34:00Z" w16du:dateUtc="2026-06-22T08:34:00Z">
        <w:r w:rsidR="00C80ADF">
          <w:t>;</w:t>
        </w:r>
      </w:ins>
      <w:del w:id="183" w:author="Zorman, Daša" w:date="2026-06-22T10:34:00Z" w16du:dateUtc="2026-06-22T08:34:00Z">
        <w:r w:rsidDel="00C80ADF">
          <w:delText>,</w:delText>
        </w:r>
      </w:del>
    </w:p>
    <w:p w14:paraId="0DC8F1C0" w14:textId="7F3CD961" w:rsidR="006A5D34" w:rsidRPr="00A00CA1" w:rsidRDefault="00C0528B">
      <w:pPr>
        <w:pStyle w:val="Odstavekseznama"/>
        <w:numPr>
          <w:ilvl w:val="0"/>
          <w:numId w:val="10"/>
        </w:numPr>
      </w:pPr>
      <w:r>
        <w:t>s</w:t>
      </w:r>
      <w:r w:rsidR="00AE3F66" w:rsidRPr="00A00CA1">
        <w:t xml:space="preserve">podnji prag </w:t>
      </w:r>
      <w:r w:rsidR="008359C3" w:rsidRPr="00A00CA1">
        <w:t xml:space="preserve">ocene </w:t>
      </w:r>
      <w:r w:rsidR="00AE3F66" w:rsidRPr="00A00CA1">
        <w:t xml:space="preserve">zaupanja, da je </w:t>
      </w:r>
      <w:r w:rsidR="001469E7" w:rsidRPr="00A00CA1">
        <w:t xml:space="preserve">poza </w:t>
      </w:r>
      <w:r w:rsidR="00AE3F66" w:rsidRPr="00A00CA1">
        <w:t>kvalitetno zaznana</w:t>
      </w:r>
      <w:ins w:id="184" w:author="Zorman, Daša" w:date="2026-06-22T10:34:00Z" w16du:dateUtc="2026-06-22T08:34:00Z">
        <w:r w:rsidR="00C80ADF">
          <w:t>;</w:t>
        </w:r>
      </w:ins>
      <w:del w:id="185" w:author="Zorman, Daša" w:date="2026-06-22T10:34:00Z" w16du:dateUtc="2026-06-22T08:34:00Z">
        <w:r w:rsidDel="00C80ADF">
          <w:delText>,</w:delText>
        </w:r>
      </w:del>
    </w:p>
    <w:p w14:paraId="5553C530" w14:textId="69D00B82" w:rsidR="00AE3F66" w:rsidRPr="00A00CA1" w:rsidRDefault="00C0528B">
      <w:pPr>
        <w:pStyle w:val="Odstavekseznama"/>
        <w:numPr>
          <w:ilvl w:val="0"/>
          <w:numId w:val="10"/>
        </w:numPr>
      </w:pPr>
      <w:r>
        <w:t>s</w:t>
      </w:r>
      <w:r w:rsidR="00AE3F66" w:rsidRPr="00A00CA1">
        <w:t xml:space="preserve">podnji prag </w:t>
      </w:r>
      <w:r w:rsidR="008359C3" w:rsidRPr="00A00CA1">
        <w:t xml:space="preserve">ocene </w:t>
      </w:r>
      <w:r w:rsidR="00AE3F66" w:rsidRPr="00A00CA1">
        <w:t xml:space="preserve">zaupanja, da je </w:t>
      </w:r>
      <w:r w:rsidR="001469E7" w:rsidRPr="00A00CA1">
        <w:t xml:space="preserve">poza </w:t>
      </w:r>
      <w:r w:rsidR="00955061" w:rsidRPr="00A00CA1">
        <w:t>v</w:t>
      </w:r>
      <w:r w:rsidR="00AE3F66" w:rsidRPr="00A00CA1">
        <w:t xml:space="preserve"> </w:t>
      </w:r>
      <w:r w:rsidR="00AD0691" w:rsidRPr="00A00CA1">
        <w:t>vhodnem kadru</w:t>
      </w:r>
      <w:r w:rsidR="00AE3F66" w:rsidRPr="00A00CA1">
        <w:t xml:space="preserve"> prisotna</w:t>
      </w:r>
      <w:ins w:id="186" w:author="Zorman, Daša" w:date="2026-06-22T10:34:00Z" w16du:dateUtc="2026-06-22T08:34:00Z">
        <w:r w:rsidR="00C80ADF">
          <w:t>;</w:t>
        </w:r>
      </w:ins>
      <w:del w:id="187" w:author="Zorman, Daša" w:date="2026-06-22T10:34:00Z" w16du:dateUtc="2026-06-22T08:34:00Z">
        <w:r w:rsidDel="00C80ADF">
          <w:delText>,</w:delText>
        </w:r>
      </w:del>
    </w:p>
    <w:p w14:paraId="04B54F16" w14:textId="4C8022A3" w:rsidR="004F6E52" w:rsidRPr="00A00CA1" w:rsidRDefault="00C0528B">
      <w:pPr>
        <w:pStyle w:val="Odstavekseznama"/>
        <w:numPr>
          <w:ilvl w:val="0"/>
          <w:numId w:val="10"/>
        </w:numPr>
      </w:pPr>
      <w:r>
        <w:lastRenderedPageBreak/>
        <w:t>s</w:t>
      </w:r>
      <w:r w:rsidR="00CB60D3" w:rsidRPr="00A00CA1">
        <w:t xml:space="preserve">podnji prag </w:t>
      </w:r>
      <w:r w:rsidR="008359C3" w:rsidRPr="00A00CA1">
        <w:t xml:space="preserve">ocene </w:t>
      </w:r>
      <w:r w:rsidR="00CB60D3" w:rsidRPr="00A00CA1">
        <w:t xml:space="preserve">zaupanja, </w:t>
      </w:r>
      <w:r w:rsidR="006B5ACD" w:rsidRPr="00A00CA1">
        <w:t xml:space="preserve">da je sledenje poze med zaporednimi okvirji </w:t>
      </w:r>
      <w:r w:rsidR="00876434" w:rsidRPr="00A00CA1">
        <w:t xml:space="preserve">ocenjeno </w:t>
      </w:r>
      <w:r w:rsidR="00714375" w:rsidRPr="00A00CA1">
        <w:t xml:space="preserve">za </w:t>
      </w:r>
      <w:r w:rsidR="006B5ACD" w:rsidRPr="00A00CA1">
        <w:t>uspešn</w:t>
      </w:r>
      <w:r w:rsidR="004F6E52" w:rsidRPr="00A00CA1">
        <w:t>o</w:t>
      </w:r>
      <w:r>
        <w:t>.</w:t>
      </w:r>
    </w:p>
    <w:p w14:paraId="79C20D34" w14:textId="77777777" w:rsidR="00C75A94" w:rsidRPr="00A00CA1" w:rsidRDefault="00C75A94" w:rsidP="00C75A94"/>
    <w:p w14:paraId="7DE16D4E" w14:textId="16421A61" w:rsidR="00C75A94" w:rsidRPr="00A00CA1" w:rsidRDefault="00BC6EF8" w:rsidP="00C75A94">
      <w:pPr>
        <w:pStyle w:val="Naslov3"/>
      </w:pPr>
      <w:bookmarkStart w:id="188" w:name="_Toc232940797"/>
      <w:r w:rsidRPr="00A00CA1">
        <w:t>YOLO</w:t>
      </w:r>
      <w:r w:rsidR="00C75A94" w:rsidRPr="00A00CA1">
        <w:t>11</w:t>
      </w:r>
      <w:r w:rsidRPr="00A00CA1">
        <w:t>-</w:t>
      </w:r>
      <w:r w:rsidR="00C75A94" w:rsidRPr="00A00CA1">
        <w:t>pose</w:t>
      </w:r>
      <w:r w:rsidRPr="00A00CA1">
        <w:t xml:space="preserve"> </w:t>
      </w:r>
      <w:r w:rsidR="002D174C" w:rsidRPr="00A00CA1">
        <w:t xml:space="preserve">- </w:t>
      </w:r>
      <w:r w:rsidRPr="00A00CA1">
        <w:t>Ultralytics</w:t>
      </w:r>
      <w:bookmarkEnd w:id="188"/>
    </w:p>
    <w:p w14:paraId="28BF0BC5" w14:textId="4C24B73B" w:rsidR="00BC6EF8" w:rsidRPr="00A00CA1" w:rsidRDefault="00BC6EF8" w:rsidP="00BC6EF8">
      <w:r w:rsidRPr="00A00CA1">
        <w:t>YOLO11-pose je različica modelov družine Ultralytics YOLO11, namenjena zaznavanju drže</w:t>
      </w:r>
      <w:r w:rsidR="00372D6F">
        <w:t xml:space="preserve"> </w:t>
      </w:r>
      <w:sdt>
        <w:sdtPr>
          <w:id w:val="-1432506725"/>
          <w:citation/>
        </w:sdtPr>
        <w:sdtContent>
          <w:r w:rsidR="00372D6F">
            <w:fldChar w:fldCharType="begin"/>
          </w:r>
          <w:r w:rsidR="00372D6F" w:rsidRPr="00372D6F">
            <w:instrText xml:space="preserve"> CITATION Ult261 \l 2057 </w:instrText>
          </w:r>
          <w:r w:rsidR="00372D6F">
            <w:fldChar w:fldCharType="separate"/>
          </w:r>
          <w:r w:rsidR="005448BA">
            <w:rPr>
              <w:noProof/>
            </w:rPr>
            <w:t>[12]</w:t>
          </w:r>
          <w:r w:rsidR="00372D6F">
            <w:fldChar w:fldCharType="end"/>
          </w:r>
        </w:sdtContent>
      </w:sdt>
      <w:r w:rsidRPr="00A00CA1">
        <w:t xml:space="preserve">. Modeli YOLO11 podpirajo več rešitev na področju računalniškega vida, med njimi tudi zaznavanje sklepnih točk, pri čemer so te različice označene s pripono </w:t>
      </w:r>
      <w:del w:id="189" w:author="Zorman, Daša" w:date="2026-06-22T19:20:00Z" w16du:dateUtc="2026-06-22T17:20:00Z">
        <w:r w:rsidR="00AE192D" w:rsidRPr="00A00CA1" w:rsidDel="007D1753">
          <w:delText>“</w:delText>
        </w:r>
      </w:del>
      <w:ins w:id="190" w:author="Zorman, Daša" w:date="2026-06-22T19:20:00Z" w16du:dateUtc="2026-06-22T17:20:00Z">
        <w:r w:rsidR="007D1753">
          <w:t>»</w:t>
        </w:r>
      </w:ins>
      <w:r w:rsidRPr="00A00CA1">
        <w:t>-pose</w:t>
      </w:r>
      <w:del w:id="191" w:author="Zorman, Daša" w:date="2026-06-22T19:20:00Z" w16du:dateUtc="2026-06-22T17:20:00Z">
        <w:r w:rsidR="00AE192D" w:rsidRPr="00A00CA1" w:rsidDel="007D1753">
          <w:delText>“</w:delText>
        </w:r>
      </w:del>
      <w:ins w:id="192" w:author="Zorman, Daša" w:date="2026-06-22T19:20:00Z" w16du:dateUtc="2026-06-22T17:20:00Z">
        <w:r w:rsidR="007D1753">
          <w:t>«</w:t>
        </w:r>
      </w:ins>
      <w:r w:rsidR="006C4229">
        <w:t xml:space="preserve"> </w:t>
      </w:r>
      <w:sdt>
        <w:sdtPr>
          <w:id w:val="-1244410921"/>
          <w:citation/>
        </w:sdtPr>
        <w:sdtContent>
          <w:r w:rsidR="001D5C0F">
            <w:fldChar w:fldCharType="begin"/>
          </w:r>
          <w:r w:rsidR="001D5C0F" w:rsidRPr="001D5C0F">
            <w:instrText xml:space="preserve"> CITATION Ult26 \l 2057 </w:instrText>
          </w:r>
          <w:r w:rsidR="001D5C0F">
            <w:fldChar w:fldCharType="separate"/>
          </w:r>
          <w:r w:rsidR="005448BA">
            <w:rPr>
              <w:noProof/>
            </w:rPr>
            <w:t>[13]</w:t>
          </w:r>
          <w:r w:rsidR="001D5C0F">
            <w:fldChar w:fldCharType="end"/>
          </w:r>
        </w:sdtContent>
      </w:sdt>
      <w:r w:rsidRPr="00A00CA1">
        <w:t>.</w:t>
      </w:r>
      <w:r w:rsidR="00327189" w:rsidRPr="00A00CA1">
        <w:t xml:space="preserve"> Modeli delujejo za več oseb (multipose), kar pomeni, da lahko v enem vhodnem kadru hkrati zaznajo več oseb in za njih opravijo zaznavo sklepnih točk.</w:t>
      </w:r>
    </w:p>
    <w:p w14:paraId="0CA89201" w14:textId="77777777" w:rsidR="009932AF" w:rsidRPr="00A00CA1" w:rsidRDefault="009932AF" w:rsidP="00BC6EF8"/>
    <w:p w14:paraId="28918805" w14:textId="7A1BD620" w:rsidR="009932AF" w:rsidRPr="00A00CA1" w:rsidRDefault="009932AF" w:rsidP="00BC6EF8">
      <w:r w:rsidRPr="00A00CA1">
        <w:t>Pod YOLO11-pose modele spada več modelov, slednji si sledijo od najlažjega do najtežjega:</w:t>
      </w:r>
    </w:p>
    <w:p w14:paraId="29767498" w14:textId="1BF9C530" w:rsidR="009932AF" w:rsidRPr="00A00CA1" w:rsidRDefault="009932AF">
      <w:pPr>
        <w:pStyle w:val="Odstavekseznama"/>
        <w:numPr>
          <w:ilvl w:val="0"/>
          <w:numId w:val="12"/>
        </w:numPr>
      </w:pPr>
      <w:r w:rsidRPr="00A00CA1">
        <w:t>YOLO11n-pose</w:t>
      </w:r>
      <w:r w:rsidR="003E2E8B">
        <w:t>,</w:t>
      </w:r>
    </w:p>
    <w:p w14:paraId="680ED9DE" w14:textId="580E8652" w:rsidR="009932AF" w:rsidRPr="00A00CA1" w:rsidRDefault="009932AF">
      <w:pPr>
        <w:pStyle w:val="Odstavekseznama"/>
        <w:numPr>
          <w:ilvl w:val="0"/>
          <w:numId w:val="12"/>
        </w:numPr>
      </w:pPr>
      <w:r w:rsidRPr="00A00CA1">
        <w:t>YOLO11s-pose</w:t>
      </w:r>
      <w:r w:rsidR="003E2E8B">
        <w:t>,</w:t>
      </w:r>
    </w:p>
    <w:p w14:paraId="4DB0A00B" w14:textId="4043E75C" w:rsidR="009932AF" w:rsidRPr="00A00CA1" w:rsidRDefault="009932AF">
      <w:pPr>
        <w:pStyle w:val="Odstavekseznama"/>
        <w:numPr>
          <w:ilvl w:val="0"/>
          <w:numId w:val="12"/>
        </w:numPr>
      </w:pPr>
      <w:r w:rsidRPr="00A00CA1">
        <w:t>YOLO11m-pose</w:t>
      </w:r>
      <w:r w:rsidR="003E2E8B">
        <w:t>,</w:t>
      </w:r>
    </w:p>
    <w:p w14:paraId="5B94142F" w14:textId="080F79A9" w:rsidR="009932AF" w:rsidRPr="00A00CA1" w:rsidRDefault="009932AF">
      <w:pPr>
        <w:pStyle w:val="Odstavekseznama"/>
        <w:numPr>
          <w:ilvl w:val="0"/>
          <w:numId w:val="12"/>
        </w:numPr>
      </w:pPr>
      <w:r w:rsidRPr="00A00CA1">
        <w:t>YOLO11l-pose</w:t>
      </w:r>
      <w:r w:rsidR="003E2E8B">
        <w:t>,</w:t>
      </w:r>
    </w:p>
    <w:p w14:paraId="702B1D63" w14:textId="2A91C722" w:rsidR="009932AF" w:rsidRDefault="009932AF">
      <w:pPr>
        <w:pStyle w:val="Odstavekseznama"/>
        <w:numPr>
          <w:ilvl w:val="0"/>
          <w:numId w:val="12"/>
        </w:numPr>
      </w:pPr>
      <w:r w:rsidRPr="00A00CA1">
        <w:t>YOLO11x-pose</w:t>
      </w:r>
      <w:ins w:id="193" w:author="Zorman, Daša" w:date="2026-06-22T10:35:00Z" w16du:dateUtc="2026-06-22T08:35:00Z">
        <w:r w:rsidR="00C80ADF">
          <w:t>.</w:t>
        </w:r>
      </w:ins>
    </w:p>
    <w:p w14:paraId="236BF68D" w14:textId="77777777" w:rsidR="003E2E8B" w:rsidRPr="00A00CA1" w:rsidRDefault="003E2E8B" w:rsidP="003E2E8B"/>
    <w:p w14:paraId="456AF85D" w14:textId="07AF4890" w:rsidR="001241D3" w:rsidRPr="00A00CA1" w:rsidRDefault="001241D3" w:rsidP="001241D3">
      <w:r w:rsidRPr="00A00CA1">
        <w:t>Pričakovana natančnost omenjenih modelov narašča s težo oz. velikostjo modela, kar pomeni, da ima YOLO11n-pose najmanjšo pričakovano natančnost, YOLO11x-pose pa največjo pričakovano natančnost</w:t>
      </w:r>
      <w:r w:rsidR="007E43B1">
        <w:t xml:space="preserve"> </w:t>
      </w:r>
      <w:sdt>
        <w:sdtPr>
          <w:id w:val="-808399482"/>
          <w:citation/>
        </w:sdtPr>
        <w:sdtContent>
          <w:r w:rsidR="00DC2730">
            <w:fldChar w:fldCharType="begin"/>
          </w:r>
          <w:r w:rsidR="00DC2730" w:rsidRPr="00DC2730">
            <w:instrText xml:space="preserve"> CITATION Ult262 \l 2057 </w:instrText>
          </w:r>
          <w:r w:rsidR="00DC2730">
            <w:fldChar w:fldCharType="separate"/>
          </w:r>
          <w:r w:rsidR="005448BA">
            <w:rPr>
              <w:noProof/>
            </w:rPr>
            <w:t>[14]</w:t>
          </w:r>
          <w:r w:rsidR="00DC2730">
            <w:fldChar w:fldCharType="end"/>
          </w:r>
        </w:sdtContent>
      </w:sdt>
      <w:r w:rsidRPr="00A00CA1">
        <w:t>.</w:t>
      </w:r>
    </w:p>
    <w:p w14:paraId="16FAA520" w14:textId="77777777" w:rsidR="005D6023" w:rsidRPr="00A00CA1" w:rsidRDefault="005D6023" w:rsidP="001241D3"/>
    <w:p w14:paraId="3AF96615" w14:textId="4023A88A" w:rsidR="005D6023" w:rsidRPr="00A00CA1" w:rsidRDefault="005D6023" w:rsidP="001241D3">
      <w:r w:rsidRPr="00A00CA1">
        <w:t xml:space="preserve">Pose modeli Ultralytics YOLO </w:t>
      </w:r>
      <w:r w:rsidR="0034123F" w:rsidRPr="00A00CA1">
        <w:t>so privzeto učeni na podatkovni zbirki COCO-pose in napovedujejo 17 sklepnih točk, ki ustrezajo standardnim COCO sklepom</w:t>
      </w:r>
      <w:r w:rsidR="007650C3" w:rsidRPr="00A00CA1">
        <w:t xml:space="preserve"> </w:t>
      </w:r>
      <w:sdt>
        <w:sdtPr>
          <w:id w:val="-26017561"/>
          <w:citation/>
        </w:sdtPr>
        <w:sdtContent>
          <w:r w:rsidR="007650C3" w:rsidRPr="00A00CA1">
            <w:fldChar w:fldCharType="begin"/>
          </w:r>
          <w:r w:rsidR="000C5CA8">
            <w:instrText xml:space="preserve">CITATION Pat17 \l 2057 </w:instrText>
          </w:r>
          <w:r w:rsidR="007650C3" w:rsidRPr="00A00CA1">
            <w:fldChar w:fldCharType="separate"/>
          </w:r>
          <w:r w:rsidR="005448BA">
            <w:rPr>
              <w:noProof/>
            </w:rPr>
            <w:t>[15]</w:t>
          </w:r>
          <w:r w:rsidR="007650C3" w:rsidRPr="00A00CA1">
            <w:fldChar w:fldCharType="end"/>
          </w:r>
        </w:sdtContent>
      </w:sdt>
      <w:r w:rsidR="00A27317" w:rsidRPr="00A00CA1">
        <w:t xml:space="preserve"> </w:t>
      </w:r>
      <w:sdt>
        <w:sdtPr>
          <w:id w:val="-2055911038"/>
          <w:citation/>
        </w:sdtPr>
        <w:sdtContent>
          <w:r w:rsidR="00275655" w:rsidRPr="00A00CA1">
            <w:fldChar w:fldCharType="begin"/>
          </w:r>
          <w:r w:rsidR="000C5CA8">
            <w:instrText xml:space="preserve">CITATION Lin15 \l 2057 </w:instrText>
          </w:r>
          <w:r w:rsidR="00275655" w:rsidRPr="00A00CA1">
            <w:fldChar w:fldCharType="separate"/>
          </w:r>
          <w:r w:rsidR="005448BA">
            <w:rPr>
              <w:noProof/>
            </w:rPr>
            <w:t>[16]</w:t>
          </w:r>
          <w:r w:rsidR="00275655" w:rsidRPr="00A00CA1">
            <w:fldChar w:fldCharType="end"/>
          </w:r>
        </w:sdtContent>
      </w:sdt>
      <w:r w:rsidR="0034123F" w:rsidRPr="00A00CA1">
        <w:t>. V tem pogledu je YOLO pristop bolj minimalističen v primerjavi z ostalimi rešitvami</w:t>
      </w:r>
      <w:r w:rsidR="00E43554" w:rsidRPr="00A00CA1">
        <w:t xml:space="preserve">, ponuja pa drugačne prednosti </w:t>
      </w:r>
      <w:r w:rsidR="00246AED" w:rsidRPr="00A00CA1">
        <w:t>v primerjavi z ostalimi modeli.</w:t>
      </w:r>
    </w:p>
    <w:p w14:paraId="46684D55" w14:textId="77777777" w:rsidR="00340A6A" w:rsidRPr="00A00CA1" w:rsidRDefault="00340A6A" w:rsidP="001241D3"/>
    <w:p w14:paraId="44F5EB12" w14:textId="33D8AD64" w:rsidR="00981989" w:rsidRDefault="00981989" w:rsidP="001241D3">
      <w:r w:rsidRPr="00A00CA1">
        <w:t xml:space="preserve">Že naučeni modeli YOLO11-pose so privzeto trenirani za človeško pozo (npr. na COCO-pose učni množici). Je pa delovanje zaznave ključnih točk zasnovana dovolj splošno, da je </w:t>
      </w:r>
      <w:ins w:id="194" w:author="Zorman, Daša" w:date="2026-06-22T19:35:00Z" w16du:dateUtc="2026-06-22T17:35:00Z">
        <w:r w:rsidR="00AF241E" w:rsidRPr="00A00CA1">
          <w:t xml:space="preserve">modele </w:t>
        </w:r>
      </w:ins>
      <w:r w:rsidRPr="00A00CA1">
        <w:t xml:space="preserve">YOLO-pose </w:t>
      </w:r>
      <w:del w:id="195" w:author="Zorman, Daša" w:date="2026-06-22T19:35:00Z" w16du:dateUtc="2026-06-22T17:35:00Z">
        <w:r w:rsidRPr="00A00CA1" w:rsidDel="00AF241E">
          <w:delText xml:space="preserve">modele </w:delText>
        </w:r>
      </w:del>
      <w:r w:rsidRPr="00A00CA1">
        <w:t>mogoče učiti</w:t>
      </w:r>
      <w:r w:rsidR="009A3B1B">
        <w:t xml:space="preserve"> </w:t>
      </w:r>
      <w:sdt>
        <w:sdtPr>
          <w:id w:val="-1677180920"/>
          <w:citation/>
        </w:sdtPr>
        <w:sdtContent>
          <w:r w:rsidR="00BB5C06">
            <w:fldChar w:fldCharType="begin"/>
          </w:r>
          <w:r w:rsidR="00BB5C06" w:rsidRPr="00BB5C06">
            <w:instrText xml:space="preserve"> CITATION Ult17 \l 2057 </w:instrText>
          </w:r>
          <w:r w:rsidR="00BB5C06">
            <w:fldChar w:fldCharType="separate"/>
          </w:r>
          <w:r w:rsidR="005448BA">
            <w:rPr>
              <w:noProof/>
            </w:rPr>
            <w:t>[17]</w:t>
          </w:r>
          <w:r w:rsidR="00BB5C06">
            <w:fldChar w:fldCharType="end"/>
          </w:r>
        </w:sdtContent>
      </w:sdt>
      <w:r w:rsidRPr="00A00CA1">
        <w:t xml:space="preserve"> ali nastaviti na poljubno definirane poze, kjer ključne točke ne predstavljajo nujno človeških sklepov</w:t>
      </w:r>
      <w:del w:id="196" w:author="Zorman, Daša" w:date="2026-06-22T10:36:00Z" w16du:dateUtc="2026-06-22T08:36:00Z">
        <w:r w:rsidRPr="00A00CA1" w:rsidDel="00C80ADF">
          <w:delText>,</w:delText>
        </w:r>
      </w:del>
      <w:r w:rsidRPr="00A00CA1">
        <w:t xml:space="preserve"> temveč katerikoli </w:t>
      </w:r>
      <w:r w:rsidRPr="00A00CA1">
        <w:lastRenderedPageBreak/>
        <w:t>konsistentno označen</w:t>
      </w:r>
      <w:del w:id="197" w:author="Zorman, Daša" w:date="2026-06-22T10:36:00Z" w16du:dateUtc="2026-06-22T08:36:00Z">
        <w:r w:rsidRPr="00A00CA1" w:rsidDel="00C80ADF">
          <w:delText>i</w:delText>
        </w:r>
      </w:del>
      <w:r w:rsidRPr="00A00CA1">
        <w:t xml:space="preserve"> del objekta v učni zbirki. Ultralytics dokumentacija navaja tudi primere specializiranih učnih zbirk za </w:t>
      </w:r>
      <w:r w:rsidR="00455852">
        <w:t xml:space="preserve">prepoznavo </w:t>
      </w:r>
      <w:r w:rsidRPr="00A00CA1">
        <w:t>živalsk</w:t>
      </w:r>
      <w:r w:rsidR="00455852">
        <w:t>e</w:t>
      </w:r>
      <w:r w:rsidRPr="00A00CA1">
        <w:t xml:space="preserve"> </w:t>
      </w:r>
      <w:r w:rsidR="00256BCA">
        <w:t>drž</w:t>
      </w:r>
      <w:r w:rsidR="00455852">
        <w:t>e</w:t>
      </w:r>
      <w:r w:rsidR="00256BCA">
        <w:t xml:space="preserve">, kot je </w:t>
      </w:r>
      <w:r w:rsidRPr="00A00CA1">
        <w:t>Tiger-Pos</w:t>
      </w:r>
      <w:r w:rsidR="00DD6104">
        <w:t>e</w:t>
      </w:r>
      <w:r w:rsidR="002E211A">
        <w:t xml:space="preserve"> </w:t>
      </w:r>
      <w:sdt>
        <w:sdtPr>
          <w:id w:val="-1158525759"/>
          <w:citation/>
        </w:sdtPr>
        <w:sdtContent>
          <w:r w:rsidR="002E211A">
            <w:fldChar w:fldCharType="begin"/>
          </w:r>
          <w:r w:rsidR="002E211A" w:rsidRPr="002E211A">
            <w:instrText xml:space="preserve"> CITATION Ult23 \l 2057 </w:instrText>
          </w:r>
          <w:r w:rsidR="002E211A">
            <w:fldChar w:fldCharType="separate"/>
          </w:r>
          <w:r w:rsidR="005448BA">
            <w:rPr>
              <w:noProof/>
            </w:rPr>
            <w:t>[18]</w:t>
          </w:r>
          <w:r w:rsidR="002E211A">
            <w:fldChar w:fldCharType="end"/>
          </w:r>
        </w:sdtContent>
      </w:sdt>
      <w:r w:rsidR="00424888">
        <w:t xml:space="preserve"> </w:t>
      </w:r>
      <w:sdt>
        <w:sdtPr>
          <w:id w:val="-1634702992"/>
          <w:citation/>
        </w:sdtPr>
        <w:sdtContent>
          <w:r w:rsidR="004F0C21">
            <w:fldChar w:fldCharType="begin"/>
          </w:r>
          <w:r w:rsidR="004F0C21" w:rsidRPr="004F0C21">
            <w:instrText xml:space="preserve"> CITATION Ult231 \l 2057 </w:instrText>
          </w:r>
          <w:r w:rsidR="004F0C21">
            <w:fldChar w:fldCharType="separate"/>
          </w:r>
          <w:r w:rsidR="005448BA">
            <w:rPr>
              <w:noProof/>
            </w:rPr>
            <w:t>[19]</w:t>
          </w:r>
          <w:r w:rsidR="004F0C21">
            <w:fldChar w:fldCharType="end"/>
          </w:r>
        </w:sdtContent>
      </w:sdt>
      <w:r w:rsidRPr="00A00CA1">
        <w:t>.</w:t>
      </w:r>
      <w:r w:rsidR="00256BCA">
        <w:t xml:space="preserve"> </w:t>
      </w:r>
      <w:r w:rsidR="009C3A9F">
        <w:t xml:space="preserve">Še en zanimiv primer specializirane učne zbirke za prepoznavo živalskih drž je </w:t>
      </w:r>
      <w:r w:rsidR="00B31039">
        <w:t xml:space="preserve">Benchmarking Fish Dataset </w:t>
      </w:r>
      <w:sdt>
        <w:sdtPr>
          <w:id w:val="-1800835863"/>
          <w:citation/>
        </w:sdtPr>
        <w:sdtContent>
          <w:r w:rsidR="00232332">
            <w:fldChar w:fldCharType="begin"/>
          </w:r>
          <w:r w:rsidR="00232332" w:rsidRPr="00232332">
            <w:instrText xml:space="preserve"> CITATION Liu24 \l 2057 </w:instrText>
          </w:r>
          <w:r w:rsidR="00232332">
            <w:fldChar w:fldCharType="separate"/>
          </w:r>
          <w:r w:rsidR="005448BA">
            <w:rPr>
              <w:noProof/>
            </w:rPr>
            <w:t>[20]</w:t>
          </w:r>
          <w:r w:rsidR="00232332">
            <w:fldChar w:fldCharType="end"/>
          </w:r>
        </w:sdtContent>
      </w:sdt>
      <w:r w:rsidR="00565BFD">
        <w:t>.</w:t>
      </w:r>
    </w:p>
    <w:p w14:paraId="15C74ADC" w14:textId="77777777" w:rsidR="00B16069" w:rsidRDefault="00B16069" w:rsidP="001241D3"/>
    <w:p w14:paraId="686ACA08" w14:textId="77777777" w:rsidR="006C007B" w:rsidRDefault="00424888" w:rsidP="006C007B">
      <w:pPr>
        <w:keepNext/>
        <w:jc w:val="center"/>
      </w:pPr>
      <w:r>
        <w:rPr>
          <w:noProof/>
        </w:rPr>
        <w:drawing>
          <wp:inline distT="0" distB="0" distL="0" distR="0" wp14:anchorId="1054ACAA" wp14:editId="6EA08957">
            <wp:extent cx="3242733" cy="3242733"/>
            <wp:effectExtent l="0" t="0" r="0" b="0"/>
            <wp:docPr id="500076881" name="Picture 4" descr="Tiger Keypoints Estimation Using Ultralytics YOLOv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iger Keypoints Estimation Using Ultralytics YOLOv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7174" cy="3247174"/>
                    </a:xfrm>
                    <a:prstGeom prst="rect">
                      <a:avLst/>
                    </a:prstGeom>
                    <a:noFill/>
                    <a:ln>
                      <a:noFill/>
                    </a:ln>
                  </pic:spPr>
                </pic:pic>
              </a:graphicData>
            </a:graphic>
          </wp:inline>
        </w:drawing>
      </w:r>
    </w:p>
    <w:p w14:paraId="7271F561" w14:textId="290F7740" w:rsidR="00B31039" w:rsidRDefault="006C007B" w:rsidP="00634B77">
      <w:pPr>
        <w:pStyle w:val="Napis"/>
      </w:pPr>
      <w:bookmarkStart w:id="198" w:name="_Toc232947274"/>
      <w:r>
        <w:t xml:space="preserve">Slika </w:t>
      </w:r>
      <w:fldSimple w:instr=" SEQ Slika \* ARABIC ">
        <w:r w:rsidR="00CB1899">
          <w:rPr>
            <w:noProof/>
          </w:rPr>
          <w:t>2</w:t>
        </w:r>
      </w:fldSimple>
      <w:r>
        <w:t xml:space="preserve">: Sklepne točke na tigru, </w:t>
      </w:r>
      <w:r w:rsidR="00FB401F">
        <w:t>napovedane</w:t>
      </w:r>
      <w:r>
        <w:t xml:space="preserve"> z Ultralytics YOLOv8</w:t>
      </w:r>
      <w:bookmarkEnd w:id="198"/>
    </w:p>
    <w:p w14:paraId="624B2F5F" w14:textId="77777777" w:rsidR="009309B6" w:rsidRPr="009309B6" w:rsidRDefault="009309B6" w:rsidP="009309B6"/>
    <w:p w14:paraId="26745C28" w14:textId="77777777" w:rsidR="00CB1899" w:rsidRDefault="00D26B68" w:rsidP="00CB1899">
      <w:pPr>
        <w:keepNext/>
        <w:jc w:val="center"/>
      </w:pPr>
      <w:r>
        <w:rPr>
          <w:noProof/>
        </w:rPr>
        <w:drawing>
          <wp:inline distT="0" distB="0" distL="0" distR="0" wp14:anchorId="0CAB7089" wp14:editId="6C602B78">
            <wp:extent cx="4775200" cy="1604845"/>
            <wp:effectExtent l="0" t="0" r="6350" b="0"/>
            <wp:docPr id="198918035" name="Picture 5" descr="Refer to ca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fer to captio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83268" cy="1607556"/>
                    </a:xfrm>
                    <a:prstGeom prst="rect">
                      <a:avLst/>
                    </a:prstGeom>
                    <a:noFill/>
                    <a:ln>
                      <a:noFill/>
                    </a:ln>
                  </pic:spPr>
                </pic:pic>
              </a:graphicData>
            </a:graphic>
          </wp:inline>
        </w:drawing>
      </w:r>
    </w:p>
    <w:p w14:paraId="7A7E7667" w14:textId="4CCA8D12" w:rsidR="00D26B68" w:rsidRPr="00D26B68" w:rsidRDefault="00CB1899" w:rsidP="00CB1899">
      <w:pPr>
        <w:pStyle w:val="Napis"/>
      </w:pPr>
      <w:bookmarkStart w:id="199" w:name="_Toc232947275"/>
      <w:r>
        <w:t xml:space="preserve">Slika </w:t>
      </w:r>
      <w:fldSimple w:instr=" SEQ Slika \* ARABIC ">
        <w:r>
          <w:rPr>
            <w:noProof/>
          </w:rPr>
          <w:t>3</w:t>
        </w:r>
      </w:fldSimple>
      <w:r>
        <w:t>: Sklepne točke na ribah, predstavljene v Benchmarking Fish Dataset</w:t>
      </w:r>
      <w:bookmarkEnd w:id="199"/>
    </w:p>
    <w:p w14:paraId="0C081458" w14:textId="77777777" w:rsidR="00981989" w:rsidRPr="00A00CA1" w:rsidRDefault="00981989" w:rsidP="001241D3"/>
    <w:p w14:paraId="240D7211" w14:textId="67F60240" w:rsidR="00EE26A8" w:rsidRPr="00A00CA1" w:rsidRDefault="00EE26A8" w:rsidP="001241D3">
      <w:r w:rsidRPr="00A00CA1">
        <w:t xml:space="preserve">Ključna posebnost </w:t>
      </w:r>
      <w:ins w:id="200" w:author="Zorman, Daša" w:date="2026-06-22T19:36:00Z" w16du:dateUtc="2026-06-22T17:36:00Z">
        <w:r w:rsidR="00AF241E" w:rsidRPr="00A00CA1">
          <w:t xml:space="preserve">modelov </w:t>
        </w:r>
      </w:ins>
      <w:r w:rsidRPr="00A00CA1">
        <w:t xml:space="preserve">YOLO-pose </w:t>
      </w:r>
      <w:del w:id="201" w:author="Zorman, Daša" w:date="2026-06-22T19:36:00Z" w16du:dateUtc="2026-06-22T17:36:00Z">
        <w:r w:rsidRPr="00A00CA1" w:rsidDel="00AF241E">
          <w:delText xml:space="preserve">modelov </w:delText>
        </w:r>
      </w:del>
      <w:r w:rsidRPr="00A00CA1">
        <w:t xml:space="preserve">je, da rezultat modelov ne zajema le 17 sklepnih točk, ampak vključuje tudi </w:t>
      </w:r>
      <w:del w:id="202" w:author="Zorman, Daša" w:date="2026-06-22T19:06:00Z" w16du:dateUtc="2026-06-22T17:06:00Z">
        <w:r w:rsidRPr="00A00CA1" w:rsidDel="00251B7C">
          <w:delText xml:space="preserve">detekcijske </w:delText>
        </w:r>
      </w:del>
      <w:ins w:id="203" w:author="Zorman, Daša" w:date="2026-06-22T19:06:00Z" w16du:dateUtc="2026-06-22T17:06:00Z">
        <w:r w:rsidR="00251B7C">
          <w:t>zaznavne</w:t>
        </w:r>
        <w:r w:rsidR="00251B7C" w:rsidRPr="00A00CA1">
          <w:t xml:space="preserve"> </w:t>
        </w:r>
      </w:ins>
      <w:r w:rsidRPr="00A00CA1">
        <w:t xml:space="preserve">informacije </w:t>
      </w:r>
      <w:r w:rsidR="00EF3368" w:rsidRPr="00A00CA1">
        <w:t>za vsako</w:t>
      </w:r>
      <w:r w:rsidRPr="00A00CA1">
        <w:t xml:space="preserve"> oseb</w:t>
      </w:r>
      <w:r w:rsidR="00EF3368" w:rsidRPr="00A00CA1">
        <w:t>o v kadru</w:t>
      </w:r>
      <w:r w:rsidR="00F50611">
        <w:t xml:space="preserve"> </w:t>
      </w:r>
      <w:sdt>
        <w:sdtPr>
          <w:id w:val="-485551185"/>
          <w:citation/>
        </w:sdtPr>
        <w:sdtContent>
          <w:r w:rsidR="00F50611">
            <w:fldChar w:fldCharType="begin"/>
          </w:r>
          <w:r w:rsidR="00F50611" w:rsidRPr="00F50611">
            <w:instrText xml:space="preserve"> CITATION Ult263 \l 2057 </w:instrText>
          </w:r>
          <w:r w:rsidR="00F50611">
            <w:fldChar w:fldCharType="separate"/>
          </w:r>
          <w:r w:rsidR="005448BA">
            <w:rPr>
              <w:noProof/>
            </w:rPr>
            <w:t>[21]</w:t>
          </w:r>
          <w:r w:rsidR="00F50611">
            <w:fldChar w:fldCharType="end"/>
          </w:r>
        </w:sdtContent>
      </w:sdt>
      <w:r w:rsidRPr="00A00CA1">
        <w:t xml:space="preserve">. V splošnem izhod </w:t>
      </w:r>
      <w:r w:rsidR="009457AD" w:rsidRPr="00A00CA1">
        <w:t xml:space="preserve">za </w:t>
      </w:r>
      <w:r w:rsidR="004F6A6E" w:rsidRPr="00A00CA1">
        <w:t>vsako</w:t>
      </w:r>
      <w:r w:rsidR="009457AD" w:rsidRPr="00A00CA1">
        <w:t xml:space="preserve"> osebo </w:t>
      </w:r>
      <w:r w:rsidRPr="00A00CA1">
        <w:t>sestavljajo:</w:t>
      </w:r>
    </w:p>
    <w:p w14:paraId="1CD596A9" w14:textId="5A2B83FB" w:rsidR="00EE26A8" w:rsidRPr="00A00CA1" w:rsidRDefault="00662749">
      <w:pPr>
        <w:pStyle w:val="Odstavekseznama"/>
        <w:numPr>
          <w:ilvl w:val="0"/>
          <w:numId w:val="13"/>
        </w:numPr>
      </w:pPr>
      <w:r>
        <w:lastRenderedPageBreak/>
        <w:t>o</w:t>
      </w:r>
      <w:r w:rsidR="00EE26A8" w:rsidRPr="00A00CA1">
        <w:t>mejitveni pravokotnik (bounding box) osebe (v normalizirani obliki: x, y, širina, višina)</w:t>
      </w:r>
      <w:ins w:id="204" w:author="Zorman, Daša" w:date="2026-06-22T10:38:00Z" w16du:dateUtc="2026-06-22T08:38:00Z">
        <w:r w:rsidR="00C80ADF">
          <w:t>;</w:t>
        </w:r>
      </w:ins>
      <w:del w:id="205" w:author="Zorman, Daša" w:date="2026-06-22T10:38:00Z" w16du:dateUtc="2026-06-22T08:38:00Z">
        <w:r w:rsidR="00BC1AC0" w:rsidDel="00C80ADF">
          <w:delText>,</w:delText>
        </w:r>
      </w:del>
    </w:p>
    <w:p w14:paraId="69EDE9F2" w14:textId="78907283" w:rsidR="00EE26A8" w:rsidRPr="00A00CA1" w:rsidRDefault="00BC1AC0">
      <w:pPr>
        <w:pStyle w:val="Odstavekseznama"/>
        <w:numPr>
          <w:ilvl w:val="0"/>
          <w:numId w:val="13"/>
        </w:numPr>
      </w:pPr>
      <w:r>
        <w:t>o</w:t>
      </w:r>
      <w:r w:rsidR="00EE26A8" w:rsidRPr="00A00CA1">
        <w:t xml:space="preserve">cena zaupanja </w:t>
      </w:r>
      <w:del w:id="206" w:author="Zorman, Daša" w:date="2026-06-22T19:06:00Z" w16du:dateUtc="2026-06-22T17:06:00Z">
        <w:r w:rsidR="00EE26A8" w:rsidRPr="00A00CA1" w:rsidDel="00251B7C">
          <w:delText>detekcije</w:delText>
        </w:r>
      </w:del>
      <w:ins w:id="207" w:author="Zorman, Daša" w:date="2026-06-22T19:06:00Z" w16du:dateUtc="2026-06-22T17:06:00Z">
        <w:r w:rsidR="00251B7C">
          <w:t>zaznave</w:t>
        </w:r>
      </w:ins>
      <w:ins w:id="208" w:author="Zorman, Daša" w:date="2026-06-22T10:38:00Z" w16du:dateUtc="2026-06-22T08:38:00Z">
        <w:r w:rsidR="00C80ADF">
          <w:t>;</w:t>
        </w:r>
      </w:ins>
      <w:del w:id="209" w:author="Zorman, Daša" w:date="2026-06-22T10:38:00Z" w16du:dateUtc="2026-06-22T08:38:00Z">
        <w:r w:rsidDel="00C80ADF">
          <w:delText>,</w:delText>
        </w:r>
      </w:del>
    </w:p>
    <w:p w14:paraId="2E3C05B7" w14:textId="42007723" w:rsidR="00EE26A8" w:rsidRPr="00A00CA1" w:rsidRDefault="00BC1AC0">
      <w:pPr>
        <w:pStyle w:val="Odstavekseznama"/>
        <w:numPr>
          <w:ilvl w:val="0"/>
          <w:numId w:val="13"/>
        </w:numPr>
      </w:pPr>
      <w:r>
        <w:t>s</w:t>
      </w:r>
      <w:r w:rsidR="00EE26A8" w:rsidRPr="00A00CA1">
        <w:t>klepne točke, kjer vsaka točka vsebuje normalizirano lokacijo in vrednost vidljivosti</w:t>
      </w:r>
      <w:ins w:id="210" w:author="Zorman, Daša" w:date="2026-06-22T10:37:00Z" w16du:dateUtc="2026-06-22T08:37:00Z">
        <w:r w:rsidR="00C80ADF">
          <w:t>.</w:t>
        </w:r>
      </w:ins>
    </w:p>
    <w:p w14:paraId="481A07C9" w14:textId="77777777" w:rsidR="00971496" w:rsidRPr="00A00CA1" w:rsidRDefault="00971496" w:rsidP="00971496"/>
    <w:p w14:paraId="0970AC54" w14:textId="75EC9BEE" w:rsidR="00971496" w:rsidRPr="00A00CA1" w:rsidRDefault="00971496" w:rsidP="00971496">
      <w:del w:id="211" w:author="Zorman, Daša" w:date="2026-06-22T19:36:00Z" w16du:dateUtc="2026-06-22T17:36:00Z">
        <w:r w:rsidRPr="00A00CA1" w:rsidDel="00AF241E">
          <w:delText xml:space="preserve">YOLO </w:delText>
        </w:r>
      </w:del>
      <w:ins w:id="212" w:author="Zorman, Daša" w:date="2026-06-22T19:36:00Z" w16du:dateUtc="2026-06-22T17:36:00Z">
        <w:r w:rsidR="00AF241E">
          <w:t>M</w:t>
        </w:r>
      </w:ins>
      <w:del w:id="213" w:author="Zorman, Daša" w:date="2026-06-22T19:36:00Z" w16du:dateUtc="2026-06-22T17:36:00Z">
        <w:r w:rsidRPr="00A00CA1" w:rsidDel="00AF241E">
          <w:delText>m</w:delText>
        </w:r>
      </w:del>
      <w:r w:rsidRPr="00A00CA1">
        <w:t xml:space="preserve">odeli </w:t>
      </w:r>
      <w:ins w:id="214" w:author="Zorman, Daša" w:date="2026-06-22T19:36:00Z" w16du:dateUtc="2026-06-22T17:36:00Z">
        <w:r w:rsidR="00AF241E" w:rsidRPr="00A00CA1">
          <w:t xml:space="preserve">YOLO </w:t>
        </w:r>
      </w:ins>
      <w:r w:rsidRPr="00A00CA1">
        <w:t xml:space="preserve">pri zaznavi uporabljajo parameter </w:t>
      </w:r>
      <w:del w:id="215" w:author="Zorman, Daša" w:date="2026-06-22T19:20:00Z" w16du:dateUtc="2026-06-22T17:20:00Z">
        <w:r w:rsidRPr="00A00CA1" w:rsidDel="007D1753">
          <w:delText>“</w:delText>
        </w:r>
      </w:del>
      <w:ins w:id="216" w:author="Zorman, Daša" w:date="2026-06-22T19:20:00Z" w16du:dateUtc="2026-06-22T17:20:00Z">
        <w:r w:rsidR="007D1753">
          <w:t>»</w:t>
        </w:r>
      </w:ins>
      <w:r w:rsidRPr="00A00CA1">
        <w:t>imgsz</w:t>
      </w:r>
      <w:del w:id="217" w:author="Zorman, Daša" w:date="2026-06-22T19:20:00Z" w16du:dateUtc="2026-06-22T17:20:00Z">
        <w:r w:rsidRPr="00A00CA1" w:rsidDel="007D1753">
          <w:delText>“</w:delText>
        </w:r>
      </w:del>
      <w:ins w:id="218" w:author="Zorman, Daša" w:date="2026-06-22T19:20:00Z" w16du:dateUtc="2026-06-22T17:20:00Z">
        <w:r w:rsidR="007D1753">
          <w:t>«</w:t>
        </w:r>
      </w:ins>
      <w:r w:rsidRPr="00A00CA1">
        <w:t>, ki določa velikost</w:t>
      </w:r>
      <w:r w:rsidR="007B45F3">
        <w:t xml:space="preserve"> kvadratno oblikovane</w:t>
      </w:r>
      <w:r w:rsidRPr="00A00CA1">
        <w:t xml:space="preserve"> vhodne slike</w:t>
      </w:r>
      <w:r w:rsidR="003B7671">
        <w:t xml:space="preserve"> </w:t>
      </w:r>
      <w:sdt>
        <w:sdtPr>
          <w:id w:val="-111514136"/>
          <w:citation/>
        </w:sdtPr>
        <w:sdtContent>
          <w:r w:rsidR="00E85A75">
            <w:fldChar w:fldCharType="begin"/>
          </w:r>
          <w:r w:rsidR="00E85A75" w:rsidRPr="00E85A75">
            <w:instrText xml:space="preserve"> CITATION Ult264 \l 2057 </w:instrText>
          </w:r>
          <w:r w:rsidR="00E85A75">
            <w:fldChar w:fldCharType="separate"/>
          </w:r>
          <w:r w:rsidR="005448BA">
            <w:rPr>
              <w:noProof/>
            </w:rPr>
            <w:t>[22]</w:t>
          </w:r>
          <w:r w:rsidR="00E85A75">
            <w:fldChar w:fldCharType="end"/>
          </w:r>
        </w:sdtContent>
      </w:sdt>
      <w:r w:rsidRPr="00A00CA1">
        <w:t>. Večja vhodna ločljivost praviloma izboljša kakovost zaznave in natančnost sklepnih točk, vendar poveča računsko zahtevnost in s tem zmanjša hitrost delovanja. Manjša ločljivost ima obratne lastnosti (hitrejše delovanje, praviloma slabšo natančnost). V okviru naloge je opravljena primerjava med dvema modeloma, en ima vhodno ločljivost velikosti 256, drug pa privzeto ločljivost velikosti 640.</w:t>
      </w:r>
    </w:p>
    <w:p w14:paraId="256587FE" w14:textId="77777777" w:rsidR="00EF3483" w:rsidRPr="00A00CA1" w:rsidRDefault="00EF3483" w:rsidP="00971496"/>
    <w:p w14:paraId="13E51FC6" w14:textId="7CF35F62" w:rsidR="00EF3483" w:rsidRPr="00A00CA1" w:rsidRDefault="00EF3483" w:rsidP="00971496">
      <w:del w:id="219" w:author="Zorman, Daša" w:date="2026-06-22T19:36:00Z" w16du:dateUtc="2026-06-22T17:36:00Z">
        <w:r w:rsidRPr="00A00CA1" w:rsidDel="00AF241E">
          <w:delText xml:space="preserve">YOLO-pose </w:delText>
        </w:r>
      </w:del>
      <w:ins w:id="220" w:author="Zorman, Daša" w:date="2026-06-22T19:36:00Z" w16du:dateUtc="2026-06-22T17:36:00Z">
        <w:r w:rsidR="00AF241E">
          <w:t>M</w:t>
        </w:r>
      </w:ins>
      <w:del w:id="221" w:author="Zorman, Daša" w:date="2026-06-22T19:36:00Z" w16du:dateUtc="2026-06-22T17:36:00Z">
        <w:r w:rsidRPr="00A00CA1" w:rsidDel="00AF241E">
          <w:delText>m</w:delText>
        </w:r>
      </w:del>
      <w:r w:rsidRPr="00A00CA1">
        <w:t xml:space="preserve">odele </w:t>
      </w:r>
      <w:ins w:id="222" w:author="Zorman, Daša" w:date="2026-06-22T19:36:00Z" w16du:dateUtc="2026-06-22T17:36:00Z">
        <w:r w:rsidR="00AF241E" w:rsidRPr="00A00CA1">
          <w:t xml:space="preserve">YOLO-pose </w:t>
        </w:r>
      </w:ins>
      <w:r w:rsidRPr="00A00CA1">
        <w:t xml:space="preserve">je mogoče izvoziti v več formatov, kar omogoča prilagoditev različnim izvajalnim okoljem. Primarno izvajalno okolje za </w:t>
      </w:r>
      <w:r w:rsidR="002B00B4" w:rsidRPr="00A00CA1">
        <w:t>uporabo</w:t>
      </w:r>
      <w:r w:rsidR="007B262D" w:rsidRPr="00A00CA1">
        <w:t xml:space="preserve"> </w:t>
      </w:r>
      <w:r w:rsidRPr="00A00CA1">
        <w:t>YOLO</w:t>
      </w:r>
      <w:r w:rsidR="00EB1E00" w:rsidRPr="00A00CA1">
        <w:t xml:space="preserve"> modelov</w:t>
      </w:r>
      <w:r w:rsidRPr="00A00CA1">
        <w:t xml:space="preserve"> je Python. Možnost izvažanja modelov v ostale formate je v kontekstu naloge </w:t>
      </w:r>
      <w:r w:rsidR="007B78B5" w:rsidRPr="00A00CA1">
        <w:t>ključna</w:t>
      </w:r>
      <w:r w:rsidRPr="00A00CA1">
        <w:t>, saj naloga temelji na izvajanju in delovanju modela v brskalniku in na robnih napravah.</w:t>
      </w:r>
    </w:p>
    <w:p w14:paraId="2B0CA502" w14:textId="77777777" w:rsidR="00F60F7D" w:rsidRPr="00A00CA1" w:rsidRDefault="00F60F7D" w:rsidP="00971496"/>
    <w:p w14:paraId="1DDF0349" w14:textId="69F66B62" w:rsidR="00F60F7D" w:rsidRPr="00A00CA1" w:rsidRDefault="00F60F7D" w:rsidP="00971496">
      <w:r w:rsidRPr="00A00CA1">
        <w:t xml:space="preserve">Najučinkovitejšo izvajanje </w:t>
      </w:r>
      <w:ins w:id="223" w:author="Zorman, Daša" w:date="2026-06-22T19:36:00Z" w16du:dateUtc="2026-06-22T17:36:00Z">
        <w:r w:rsidR="00AF241E" w:rsidRPr="00A00CA1">
          <w:t xml:space="preserve">modelov </w:t>
        </w:r>
      </w:ins>
      <w:r w:rsidRPr="00A00CA1">
        <w:t xml:space="preserve">YOLO-pose </w:t>
      </w:r>
      <w:del w:id="224" w:author="Zorman, Daša" w:date="2026-06-22T19:36:00Z" w16du:dateUtc="2026-06-22T17:36:00Z">
        <w:r w:rsidRPr="00A00CA1" w:rsidDel="00AF241E">
          <w:delText xml:space="preserve">modelov </w:delText>
        </w:r>
      </w:del>
      <w:r w:rsidRPr="00A00CA1">
        <w:t>v okolju brskalnika omogoča knjižnica npm @tensorflow/tfjs</w:t>
      </w:r>
      <w:r w:rsidR="00E85A75">
        <w:t xml:space="preserve"> </w:t>
      </w:r>
      <w:sdt>
        <w:sdtPr>
          <w:id w:val="682246786"/>
          <w:citation/>
        </w:sdtPr>
        <w:sdtContent>
          <w:r w:rsidR="002D709F">
            <w:fldChar w:fldCharType="begin"/>
          </w:r>
          <w:r w:rsidR="002D709F" w:rsidRPr="002D709F">
            <w:instrText xml:space="preserve"> CITATION Ult265 \l 2057 </w:instrText>
          </w:r>
          <w:r w:rsidR="002D709F">
            <w:fldChar w:fldCharType="separate"/>
          </w:r>
          <w:r w:rsidR="005448BA">
            <w:rPr>
              <w:noProof/>
            </w:rPr>
            <w:t>[23]</w:t>
          </w:r>
          <w:r w:rsidR="002D709F">
            <w:fldChar w:fldCharType="end"/>
          </w:r>
        </w:sdtContent>
      </w:sdt>
      <w:r w:rsidRPr="00A00CA1">
        <w:t>. Knjižnica omogoča nalaganje modela in tudi izbiro zaledja, ki vpliva na zmogljivost in porabo virov ter je pomemben dejavnik pri optimizaciji hitrosti delovanja modelov v brskalniku.</w:t>
      </w:r>
    </w:p>
    <w:p w14:paraId="109A4999" w14:textId="77777777" w:rsidR="007B262D" w:rsidRPr="00A00CA1" w:rsidRDefault="007B262D" w:rsidP="00971496"/>
    <w:p w14:paraId="1CABFF3E" w14:textId="495942C9" w:rsidR="008B528B" w:rsidRPr="00A00CA1" w:rsidRDefault="007B262D" w:rsidP="00BC6EF8">
      <w:r w:rsidRPr="00A00CA1">
        <w:t xml:space="preserve">Med izbranimi modeli v nalogi </w:t>
      </w:r>
      <w:r w:rsidR="007E072C" w:rsidRPr="00A00CA1">
        <w:t xml:space="preserve">se YOLO izkaže kot najbolj praktičen z vidika nadaljnjega razvoja, saj omogoča samostojno učenje in prilagajanje na lastne učne množice ter izvoz v različne formate za različna izvajalna okolja. Zato je bil YOLO izbran kot </w:t>
      </w:r>
      <w:r w:rsidR="001E17E0">
        <w:t>model</w:t>
      </w:r>
      <w:r w:rsidR="007E072C" w:rsidRPr="00A00CA1">
        <w:t>, ki je bil v nadaljevanju naloge dodatno učen. Opisani so tudi rezultati modela pred učenjem in po učenju.</w:t>
      </w:r>
    </w:p>
    <w:p w14:paraId="7514EE48" w14:textId="7AF01171" w:rsidR="008B528B" w:rsidRPr="00A00CA1" w:rsidRDefault="008B528B" w:rsidP="008B528B">
      <w:pPr>
        <w:pStyle w:val="Naslov3"/>
      </w:pPr>
      <w:bookmarkStart w:id="225" w:name="_Toc232940798"/>
      <w:r w:rsidRPr="00A00CA1">
        <w:lastRenderedPageBreak/>
        <w:t>PoseNet</w:t>
      </w:r>
      <w:r w:rsidR="00F865E4" w:rsidRPr="00A00CA1">
        <w:t xml:space="preserve"> – Tensorflow.js</w:t>
      </w:r>
      <w:bookmarkEnd w:id="225"/>
    </w:p>
    <w:p w14:paraId="3BF057E3" w14:textId="4866ED69" w:rsidR="008B528B" w:rsidRPr="00A00CA1" w:rsidRDefault="00F50721" w:rsidP="008B528B">
      <w:r w:rsidRPr="00A00CA1">
        <w:t>PoseNet je model namenjen zaznavanju</w:t>
      </w:r>
      <w:r w:rsidR="006934A1" w:rsidRPr="00A00CA1">
        <w:t xml:space="preserve"> telesne</w:t>
      </w:r>
      <w:r w:rsidRPr="00A00CA1">
        <w:t xml:space="preserve"> drže.</w:t>
      </w:r>
      <w:del w:id="226" w:author="Zorman, Daša" w:date="2026-06-22T10:40:00Z" w16du:dateUtc="2026-06-22T08:40:00Z">
        <w:r w:rsidRPr="00A00CA1" w:rsidDel="00C80ADF">
          <w:delText xml:space="preserve"> </w:delText>
        </w:r>
      </w:del>
      <w:r w:rsidRPr="00A00CA1">
        <w:t xml:space="preserve"> Integriran je v okolje Tensorflow.js</w:t>
      </w:r>
      <w:r w:rsidR="00A42759">
        <w:t xml:space="preserve"> </w:t>
      </w:r>
      <w:sdt>
        <w:sdtPr>
          <w:id w:val="1200905016"/>
          <w:citation/>
        </w:sdtPr>
        <w:sdtContent>
          <w:r w:rsidR="00A42759">
            <w:fldChar w:fldCharType="begin"/>
          </w:r>
          <w:r w:rsidR="00A42759" w:rsidRPr="00A42759">
            <w:instrText xml:space="preserve"> CITATION Ove18 \l 2057 </w:instrText>
          </w:r>
          <w:r w:rsidR="00A42759">
            <w:fldChar w:fldCharType="separate"/>
          </w:r>
          <w:r w:rsidR="005448BA">
            <w:rPr>
              <w:noProof/>
            </w:rPr>
            <w:t>[24]</w:t>
          </w:r>
          <w:r w:rsidR="00A42759">
            <w:fldChar w:fldCharType="end"/>
          </w:r>
        </w:sdtContent>
      </w:sdt>
      <w:r w:rsidRPr="00A00CA1">
        <w:t>, kar omogoča izvajanje neposredno v spletnem brskalniku.</w:t>
      </w:r>
      <w:r w:rsidR="0085127B" w:rsidRPr="00A00CA1">
        <w:t xml:space="preserve"> Namenjen je realno</w:t>
      </w:r>
      <w:del w:id="227" w:author="Zorman, Daša" w:date="2026-06-22T10:40:00Z" w16du:dateUtc="2026-06-22T08:40:00Z">
        <w:r w:rsidR="0085127B" w:rsidRPr="00A00CA1" w:rsidDel="00C80ADF">
          <w:delText>-</w:delText>
        </w:r>
      </w:del>
      <w:r w:rsidR="0085127B" w:rsidRPr="00A00CA1">
        <w:t>časovni oceni poze na slikah in video</w:t>
      </w:r>
      <w:del w:id="228" w:author="Zorman, Daša" w:date="2026-06-22T19:32:00Z" w16du:dateUtc="2026-06-22T17:32:00Z">
        <w:r w:rsidR="0085127B" w:rsidRPr="00A00CA1" w:rsidDel="00AF241E">
          <w:delText xml:space="preserve"> </w:delText>
        </w:r>
      </w:del>
      <w:r w:rsidR="0085127B" w:rsidRPr="00A00CA1">
        <w:t xml:space="preserve">toku, pri čemer je PoseNet v praksi pogosto uporabljen kot </w:t>
      </w:r>
      <w:del w:id="229" w:author="Zorman, Daša" w:date="2026-06-22T19:20:00Z" w16du:dateUtc="2026-06-22T17:20:00Z">
        <w:r w:rsidR="0085127B" w:rsidRPr="00A00CA1" w:rsidDel="007D1753">
          <w:delText>“</w:delText>
        </w:r>
      </w:del>
      <w:ins w:id="230" w:author="Zorman, Daša" w:date="2026-06-22T19:20:00Z" w16du:dateUtc="2026-06-22T17:20:00Z">
        <w:r w:rsidR="007D1753">
          <w:t>»</w:t>
        </w:r>
      </w:ins>
      <w:r w:rsidR="0085127B" w:rsidRPr="00A00CA1">
        <w:t>lahka</w:t>
      </w:r>
      <w:del w:id="231" w:author="Zorman, Daša" w:date="2026-06-22T19:20:00Z" w16du:dateUtc="2026-06-22T17:20:00Z">
        <w:r w:rsidR="0085127B" w:rsidRPr="00A00CA1" w:rsidDel="007D1753">
          <w:delText>“</w:delText>
        </w:r>
      </w:del>
      <w:ins w:id="232" w:author="Zorman, Daša" w:date="2026-06-22T19:20:00Z" w16du:dateUtc="2026-06-22T17:20:00Z">
        <w:r w:rsidR="007D1753">
          <w:t>«</w:t>
        </w:r>
      </w:ins>
      <w:r w:rsidR="0085127B" w:rsidRPr="00A00CA1">
        <w:t xml:space="preserve"> rešitev za aplikacije spletnih brskalnikov.</w:t>
      </w:r>
    </w:p>
    <w:p w14:paraId="70907ECB" w14:textId="77777777" w:rsidR="00B773E0" w:rsidRPr="00A00CA1" w:rsidRDefault="00B773E0" w:rsidP="008B528B"/>
    <w:p w14:paraId="7B5DB417" w14:textId="30B50287" w:rsidR="00B773E0" w:rsidRPr="00A00CA1" w:rsidRDefault="00B773E0" w:rsidP="008B528B">
      <w:r w:rsidRPr="00A00CA1">
        <w:t xml:space="preserve">PoseNet podpira tako zaznavo ene osebe kot tudi zaznavo več oseb hkrati. </w:t>
      </w:r>
      <w:r w:rsidR="008909B2" w:rsidRPr="00A00CA1">
        <w:t>V konfiguraciji modela je možno specificirati maksimalno število oseb, ki bi jih naj model med izvajanjem zaznal.</w:t>
      </w:r>
      <w:r w:rsidR="00946F08" w:rsidRPr="00A00CA1">
        <w:t xml:space="preserve"> V okviru te naloge je model uporabljen za zaznavo </w:t>
      </w:r>
      <w:r w:rsidR="00D62014" w:rsidRPr="00A00CA1">
        <w:t xml:space="preserve">le </w:t>
      </w:r>
      <w:r w:rsidR="00946F08" w:rsidRPr="00A00CA1">
        <w:t>ene osebe v kadru.</w:t>
      </w:r>
    </w:p>
    <w:p w14:paraId="1E5D76A8" w14:textId="77777777" w:rsidR="00357F37" w:rsidRPr="00A00CA1" w:rsidRDefault="00357F37" w:rsidP="008B528B"/>
    <w:p w14:paraId="77FE7A44" w14:textId="449C2B69" w:rsidR="00357F37" w:rsidRPr="00A00CA1" w:rsidRDefault="00953EAD" w:rsidP="008B528B">
      <w:r w:rsidRPr="00A00CA1">
        <w:t>Za</w:t>
      </w:r>
      <w:r w:rsidR="00357F37" w:rsidRPr="00A00CA1">
        <w:t xml:space="preserve"> integracijo modela v okolje JavaScript je na voljo knjižnica </w:t>
      </w:r>
      <w:r w:rsidR="00660B18">
        <w:t xml:space="preserve">npm </w:t>
      </w:r>
      <w:r w:rsidR="00357F37" w:rsidRPr="00A00CA1">
        <w:t>@tensorflow-models/pose-detection</w:t>
      </w:r>
      <w:r w:rsidR="001F3645">
        <w:t xml:space="preserve"> </w:t>
      </w:r>
      <w:sdt>
        <w:sdtPr>
          <w:id w:val="1724635773"/>
          <w:citation/>
        </w:sdtPr>
        <w:sdtContent>
          <w:r w:rsidR="001F3645">
            <w:fldChar w:fldCharType="begin"/>
          </w:r>
          <w:r w:rsidR="001F3645" w:rsidRPr="001F3645">
            <w:instrText xml:space="preserve"> CITATION Ten26 \l 2057 </w:instrText>
          </w:r>
          <w:r w:rsidR="001F3645">
            <w:fldChar w:fldCharType="separate"/>
          </w:r>
          <w:r w:rsidR="005448BA">
            <w:rPr>
              <w:noProof/>
            </w:rPr>
            <w:t>[25]</w:t>
          </w:r>
          <w:r w:rsidR="001F3645">
            <w:fldChar w:fldCharType="end"/>
          </w:r>
        </w:sdtContent>
      </w:sdt>
      <w:r w:rsidR="00357F37" w:rsidRPr="00A00CA1">
        <w:t xml:space="preserve">, ki se izvaja s pomočjo knjižnice </w:t>
      </w:r>
      <w:r w:rsidR="00660B18">
        <w:t xml:space="preserve">npm </w:t>
      </w:r>
      <w:r w:rsidR="00357F37" w:rsidRPr="00A00CA1">
        <w:t>@tensorflow/tfjs</w:t>
      </w:r>
      <w:r w:rsidR="006F5224" w:rsidRPr="00A00CA1">
        <w:t>.</w:t>
      </w:r>
    </w:p>
    <w:p w14:paraId="60733D4E" w14:textId="77777777" w:rsidR="00B37E34" w:rsidRPr="00A00CA1" w:rsidRDefault="00B37E34" w:rsidP="008B528B"/>
    <w:p w14:paraId="6B8CF988" w14:textId="5319802E" w:rsidR="00B37E34" w:rsidRPr="00A00CA1" w:rsidRDefault="00B37E34" w:rsidP="008B528B">
      <w:r w:rsidRPr="00A00CA1">
        <w:t xml:space="preserve">Izhod modela predstavlja 17 sklepnih točk, ki podobno kot privzeto učeni </w:t>
      </w:r>
      <w:ins w:id="233" w:author="Zorman, Daša" w:date="2026-06-22T10:42:00Z" w16du:dateUtc="2026-06-22T08:42:00Z">
        <w:r w:rsidR="00956D44">
          <w:t xml:space="preserve">modeli </w:t>
        </w:r>
      </w:ins>
      <w:r w:rsidRPr="00A00CA1">
        <w:t>YOLO</w:t>
      </w:r>
      <w:del w:id="234" w:author="Zorman, Daša" w:date="2026-06-22T10:42:00Z" w16du:dateUtc="2026-06-22T08:42:00Z">
        <w:r w:rsidRPr="00A00CA1" w:rsidDel="00956D44">
          <w:delText xml:space="preserve"> modeli</w:delText>
        </w:r>
      </w:del>
      <w:del w:id="235" w:author="Zorman, Daša" w:date="2026-06-22T10:41:00Z" w16du:dateUtc="2026-06-22T08:41:00Z">
        <w:r w:rsidRPr="00A00CA1" w:rsidDel="00C80ADF">
          <w:delText>,</w:delText>
        </w:r>
      </w:del>
      <w:r w:rsidRPr="00A00CA1">
        <w:t xml:space="preserve"> ustrezajo obliki COCO-pose učne množice.</w:t>
      </w:r>
      <w:r w:rsidR="007C02E1" w:rsidRPr="00A00CA1">
        <w:t xml:space="preserve"> </w:t>
      </w:r>
      <w:r w:rsidR="008D3DCB">
        <w:t xml:space="preserve">Sklepne točke so prikazane na sliki </w:t>
      </w:r>
      <w:r w:rsidR="008D3DCB" w:rsidRPr="00C80ADF">
        <w:rPr>
          <w:i/>
          <w:iCs/>
          <w:rPrChange w:id="236" w:author="Zorman, Daša" w:date="2026-06-22T10:41:00Z" w16du:dateUtc="2026-06-22T08:41:00Z">
            <w:rPr/>
          </w:rPrChange>
        </w:rPr>
        <w:fldChar w:fldCharType="begin"/>
      </w:r>
      <w:r w:rsidR="008D3DCB" w:rsidRPr="00C80ADF">
        <w:rPr>
          <w:i/>
          <w:iCs/>
          <w:rPrChange w:id="237" w:author="Zorman, Daša" w:date="2026-06-22T10:41:00Z" w16du:dateUtc="2026-06-22T08:41:00Z">
            <w:rPr/>
          </w:rPrChange>
        </w:rPr>
        <w:instrText xml:space="preserve"> REF _Ref224991595 \h </w:instrText>
      </w:r>
      <w:r w:rsidR="00C80ADF">
        <w:rPr>
          <w:i/>
          <w:iCs/>
        </w:rPr>
        <w:instrText xml:space="preserve"> \* MERGEFORMAT </w:instrText>
      </w:r>
      <w:r w:rsidR="008D3DCB" w:rsidRPr="003168DE">
        <w:rPr>
          <w:i/>
          <w:iCs/>
        </w:rPr>
      </w:r>
      <w:r w:rsidR="008D3DCB" w:rsidRPr="00C80ADF">
        <w:rPr>
          <w:i/>
          <w:iCs/>
          <w:rPrChange w:id="238" w:author="Zorman, Daša" w:date="2026-06-22T10:41:00Z" w16du:dateUtc="2026-06-22T08:41:00Z">
            <w:rPr/>
          </w:rPrChange>
        </w:rPr>
        <w:fldChar w:fldCharType="separate"/>
      </w:r>
      <w:r w:rsidR="005448BA" w:rsidRPr="00C80ADF">
        <w:rPr>
          <w:i/>
          <w:iCs/>
          <w:rPrChange w:id="239" w:author="Zorman, Daša" w:date="2026-06-22T10:41:00Z" w16du:dateUtc="2026-06-22T08:41:00Z">
            <w:rPr/>
          </w:rPrChange>
        </w:rPr>
        <w:t xml:space="preserve">Slika </w:t>
      </w:r>
      <w:r w:rsidR="005448BA" w:rsidRPr="00C80ADF">
        <w:rPr>
          <w:i/>
          <w:iCs/>
          <w:noProof/>
          <w:rPrChange w:id="240" w:author="Zorman, Daša" w:date="2026-06-22T10:41:00Z" w16du:dateUtc="2026-06-22T08:41:00Z">
            <w:rPr>
              <w:noProof/>
            </w:rPr>
          </w:rPrChange>
        </w:rPr>
        <w:t>2</w:t>
      </w:r>
      <w:r w:rsidR="005448BA" w:rsidRPr="00C80ADF">
        <w:rPr>
          <w:i/>
          <w:iCs/>
          <w:rPrChange w:id="241" w:author="Zorman, Daša" w:date="2026-06-22T10:41:00Z" w16du:dateUtc="2026-06-22T08:41:00Z">
            <w:rPr/>
          </w:rPrChange>
        </w:rPr>
        <w:t>.</w:t>
      </w:r>
      <w:r w:rsidR="005448BA" w:rsidRPr="00C80ADF">
        <w:rPr>
          <w:i/>
          <w:iCs/>
          <w:noProof/>
          <w:rPrChange w:id="242" w:author="Zorman, Daša" w:date="2026-06-22T10:41:00Z" w16du:dateUtc="2026-06-22T08:41:00Z">
            <w:rPr>
              <w:noProof/>
            </w:rPr>
          </w:rPrChange>
        </w:rPr>
        <w:t>4</w:t>
      </w:r>
      <w:r w:rsidR="005448BA" w:rsidRPr="00C80ADF">
        <w:rPr>
          <w:i/>
          <w:iCs/>
          <w:rPrChange w:id="243" w:author="Zorman, Daša" w:date="2026-06-22T10:41:00Z" w16du:dateUtc="2026-06-22T08:41:00Z">
            <w:rPr/>
          </w:rPrChange>
        </w:rPr>
        <w:t>: Shema sklepnih točk</w:t>
      </w:r>
      <w:ins w:id="244" w:author="Zorman, Daša" w:date="2026-06-22T10:42:00Z" w16du:dateUtc="2026-06-22T08:42:00Z">
        <w:r w:rsidR="00C80ADF">
          <w:rPr>
            <w:i/>
            <w:iCs/>
          </w:rPr>
          <w:t xml:space="preserve"> modela</w:t>
        </w:r>
      </w:ins>
      <w:r w:rsidR="005448BA" w:rsidRPr="00C80ADF">
        <w:rPr>
          <w:i/>
          <w:iCs/>
          <w:rPrChange w:id="245" w:author="Zorman, Daša" w:date="2026-06-22T10:41:00Z" w16du:dateUtc="2026-06-22T08:41:00Z">
            <w:rPr/>
          </w:rPrChange>
        </w:rPr>
        <w:t xml:space="preserve"> PoseNet</w:t>
      </w:r>
      <w:del w:id="246" w:author="Zorman, Daša" w:date="2026-06-22T10:42:00Z" w16du:dateUtc="2026-06-22T08:42:00Z">
        <w:r w:rsidR="005448BA" w:rsidRPr="00C80ADF" w:rsidDel="00C80ADF">
          <w:rPr>
            <w:i/>
            <w:iCs/>
            <w:rPrChange w:id="247" w:author="Zorman, Daša" w:date="2026-06-22T10:41:00Z" w16du:dateUtc="2026-06-22T08:41:00Z">
              <w:rPr/>
            </w:rPrChange>
          </w:rPr>
          <w:delText xml:space="preserve"> modela</w:delText>
        </w:r>
      </w:del>
      <w:r w:rsidR="008D3DCB" w:rsidRPr="00C80ADF">
        <w:rPr>
          <w:i/>
          <w:iCs/>
          <w:rPrChange w:id="248" w:author="Zorman, Daša" w:date="2026-06-22T10:41:00Z" w16du:dateUtc="2026-06-22T08:41:00Z">
            <w:rPr/>
          </w:rPrChange>
        </w:rPr>
        <w:fldChar w:fldCharType="end"/>
      </w:r>
      <w:r w:rsidR="008D3DCB">
        <w:t>, ki je povzeta po originalni sliki iz dokumentacije</w:t>
      </w:r>
      <w:r w:rsidR="001939D0">
        <w:t xml:space="preserve"> </w:t>
      </w:r>
      <w:sdt>
        <w:sdtPr>
          <w:id w:val="-733856094"/>
          <w:citation/>
        </w:sdtPr>
        <w:sdtContent>
          <w:r w:rsidR="00840EA1">
            <w:fldChar w:fldCharType="begin"/>
          </w:r>
          <w:r w:rsidR="00840EA1" w:rsidRPr="00840EA1">
            <w:instrText xml:space="preserve"> CITATION Ten26 \l 2057 </w:instrText>
          </w:r>
          <w:r w:rsidR="00840EA1">
            <w:fldChar w:fldCharType="separate"/>
          </w:r>
          <w:r w:rsidR="005448BA">
            <w:rPr>
              <w:noProof/>
            </w:rPr>
            <w:t>[25]</w:t>
          </w:r>
          <w:r w:rsidR="00840EA1">
            <w:fldChar w:fldCharType="end"/>
          </w:r>
        </w:sdtContent>
      </w:sdt>
      <w:r w:rsidR="00434B14">
        <w:t xml:space="preserve">. </w:t>
      </w:r>
      <w:r w:rsidR="007C02E1" w:rsidRPr="00A00CA1">
        <w:t>Vsaka sklepna točka vsebuje 2D koordinati (x, y)</w:t>
      </w:r>
      <w:ins w:id="249" w:author="Zorman, Daša" w:date="2026-06-22T10:41:00Z" w16du:dateUtc="2026-06-22T08:41:00Z">
        <w:r w:rsidR="00C80ADF">
          <w:t xml:space="preserve"> in</w:t>
        </w:r>
      </w:ins>
      <w:del w:id="250" w:author="Zorman, Daša" w:date="2026-06-22T10:41:00Z" w16du:dateUtc="2026-06-22T08:41:00Z">
        <w:r w:rsidR="007C02E1" w:rsidRPr="00A00CA1" w:rsidDel="00C80ADF">
          <w:delText xml:space="preserve">, ter </w:delText>
        </w:r>
      </w:del>
      <w:r w:rsidR="007C02E1" w:rsidRPr="00A00CA1">
        <w:t xml:space="preserve">oceno zaupanja, ki predstavlja zanesljivost </w:t>
      </w:r>
      <w:del w:id="251" w:author="Zorman, Daša" w:date="2026-06-22T19:06:00Z" w16du:dateUtc="2026-06-22T17:06:00Z">
        <w:r w:rsidR="007C02E1" w:rsidRPr="00A00CA1" w:rsidDel="00251B7C">
          <w:delText xml:space="preserve">detekcije </w:delText>
        </w:r>
      </w:del>
      <w:ins w:id="252" w:author="Zorman, Daša" w:date="2026-06-22T19:06:00Z" w16du:dateUtc="2026-06-22T17:06:00Z">
        <w:r w:rsidR="00251B7C">
          <w:t>zaznave</w:t>
        </w:r>
        <w:r w:rsidR="00251B7C" w:rsidRPr="00A00CA1">
          <w:t xml:space="preserve"> </w:t>
        </w:r>
      </w:ins>
      <w:r w:rsidR="007C02E1" w:rsidRPr="00A00CA1">
        <w:t>modela za izbrano sklepno točko.</w:t>
      </w:r>
    </w:p>
    <w:p w14:paraId="5A7A20E6" w14:textId="428B1C7E" w:rsidR="007609AF" w:rsidRPr="00A00CA1" w:rsidRDefault="00853128" w:rsidP="007609AF">
      <w:pPr>
        <w:pStyle w:val="Images"/>
      </w:pPr>
      <w:r>
        <w:rPr>
          <w:noProof/>
        </w:rPr>
        <w:lastRenderedPageBreak/>
        <w:drawing>
          <wp:inline distT="0" distB="0" distL="0" distR="0" wp14:anchorId="65EB8A9D" wp14:editId="17DE110F">
            <wp:extent cx="4152900" cy="4152900"/>
            <wp:effectExtent l="0" t="0" r="0" b="0"/>
            <wp:docPr id="14762498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52900" cy="4152900"/>
                    </a:xfrm>
                    <a:prstGeom prst="rect">
                      <a:avLst/>
                    </a:prstGeom>
                    <a:noFill/>
                    <a:ln>
                      <a:noFill/>
                    </a:ln>
                  </pic:spPr>
                </pic:pic>
              </a:graphicData>
            </a:graphic>
          </wp:inline>
        </w:drawing>
      </w:r>
    </w:p>
    <w:p w14:paraId="215BB72B" w14:textId="307AE4B2" w:rsidR="007E5737" w:rsidRPr="00A00CA1" w:rsidRDefault="007609AF" w:rsidP="007609AF">
      <w:pPr>
        <w:pStyle w:val="Napis"/>
      </w:pPr>
      <w:bookmarkStart w:id="253" w:name="_Ref224991595"/>
      <w:bookmarkStart w:id="254" w:name="_Toc232947276"/>
      <w:r w:rsidRPr="00A00CA1">
        <w:t xml:space="preserve">Slika </w:t>
      </w:r>
      <w:fldSimple w:instr=" STYLEREF 1 \s ">
        <w:r w:rsidR="00CB1899">
          <w:rPr>
            <w:noProof/>
          </w:rPr>
          <w:t>2</w:t>
        </w:r>
      </w:fldSimple>
      <w:r w:rsidRPr="00A00CA1">
        <w:t>.</w:t>
      </w:r>
      <w:fldSimple w:instr=" SEQ Slika \* ARABIC \s 1 ">
        <w:r w:rsidR="00CB1899">
          <w:rPr>
            <w:noProof/>
          </w:rPr>
          <w:t>4</w:t>
        </w:r>
      </w:fldSimple>
      <w:r w:rsidRPr="00A00CA1">
        <w:t xml:space="preserve">: </w:t>
      </w:r>
      <w:r w:rsidR="00B50F07" w:rsidRPr="00A00CA1">
        <w:t xml:space="preserve">Shema </w:t>
      </w:r>
      <w:r w:rsidRPr="00A00CA1">
        <w:t>sklepnih točk</w:t>
      </w:r>
      <w:ins w:id="255" w:author="Zorman, Daša" w:date="2026-06-22T10:42:00Z" w16du:dateUtc="2026-06-22T08:42:00Z">
        <w:r w:rsidR="00C80ADF">
          <w:t xml:space="preserve"> modela</w:t>
        </w:r>
      </w:ins>
      <w:r w:rsidRPr="00A00CA1">
        <w:t xml:space="preserve"> PoseNet</w:t>
      </w:r>
      <w:del w:id="256" w:author="Zorman, Daša" w:date="2026-06-22T10:42:00Z" w16du:dateUtc="2026-06-22T08:42:00Z">
        <w:r w:rsidRPr="00A00CA1" w:rsidDel="00C80ADF">
          <w:delText xml:space="preserve"> modela</w:delText>
        </w:r>
      </w:del>
      <w:bookmarkEnd w:id="253"/>
      <w:bookmarkEnd w:id="254"/>
    </w:p>
    <w:p w14:paraId="00CAE038" w14:textId="77777777" w:rsidR="00F66308" w:rsidRPr="00A00CA1" w:rsidRDefault="00F66308" w:rsidP="00F66308"/>
    <w:p w14:paraId="08C77DB5" w14:textId="65FC6086" w:rsidR="00D17943" w:rsidRPr="00A00CA1" w:rsidRDefault="00F66308" w:rsidP="00F66308">
      <w:r w:rsidRPr="00A00CA1">
        <w:t>Pose Net podpira dve osnovni arhitekturi: MobileNetV1</w:t>
      </w:r>
      <w:ins w:id="257" w:author="Zorman, Daša" w:date="2026-06-22T10:42:00Z" w16du:dateUtc="2026-06-22T08:42:00Z">
        <w:r w:rsidR="00C80ADF">
          <w:t xml:space="preserve"> in</w:t>
        </w:r>
      </w:ins>
      <w:del w:id="258" w:author="Zorman, Daša" w:date="2026-06-22T10:42:00Z" w16du:dateUtc="2026-06-22T08:42:00Z">
        <w:r w:rsidRPr="00A00CA1" w:rsidDel="00C80ADF">
          <w:delText>,</w:delText>
        </w:r>
      </w:del>
      <w:r w:rsidRPr="00A00CA1">
        <w:t xml:space="preserve"> ResNet. Pri inicializaciji </w:t>
      </w:r>
      <w:ins w:id="259" w:author="Zorman, Daša" w:date="2026-06-22T10:42:00Z" w16du:dateUtc="2026-06-22T08:42:00Z">
        <w:r w:rsidR="00C80ADF">
          <w:t xml:space="preserve">modela </w:t>
        </w:r>
      </w:ins>
      <w:r w:rsidRPr="00A00CA1">
        <w:t>PoseNet</w:t>
      </w:r>
      <w:ins w:id="260" w:author="Zorman, Daša" w:date="2026-06-22T10:42:00Z" w16du:dateUtc="2026-06-22T08:42:00Z">
        <w:r w:rsidR="00C80ADF">
          <w:t xml:space="preserve"> </w:t>
        </w:r>
      </w:ins>
      <w:del w:id="261" w:author="Zorman, Daša" w:date="2026-06-22T10:42:00Z" w16du:dateUtc="2026-06-22T08:42:00Z">
        <w:r w:rsidRPr="00A00CA1" w:rsidDel="00C80ADF">
          <w:delText xml:space="preserve"> modela </w:delText>
        </w:r>
      </w:del>
      <w:r w:rsidRPr="00A00CA1">
        <w:t>je potrebno specificirati katera arhitektura se naj uporablja.</w:t>
      </w:r>
      <w:r w:rsidR="0077407A" w:rsidRPr="00A00CA1">
        <w:t xml:space="preserve"> </w:t>
      </w:r>
    </w:p>
    <w:p w14:paraId="4E3732B8" w14:textId="77777777" w:rsidR="00D17943" w:rsidRPr="00A00CA1" w:rsidRDefault="00D17943" w:rsidP="00F66308"/>
    <w:p w14:paraId="737FC251" w14:textId="05C874FA" w:rsidR="00D17943" w:rsidRPr="00A00CA1" w:rsidRDefault="004A3F6B" w:rsidP="00F66308">
      <w:r w:rsidRPr="00A00CA1">
        <w:t xml:space="preserve">Arhitektura </w:t>
      </w:r>
      <w:r w:rsidR="0077407A" w:rsidRPr="00A00CA1">
        <w:t>MobileNet</w:t>
      </w:r>
      <w:r w:rsidR="00D17943" w:rsidRPr="00A00CA1">
        <w:t>V</w:t>
      </w:r>
      <w:r w:rsidR="0077407A" w:rsidRPr="00A00CA1">
        <w:t xml:space="preserve">1 je praviloma hitrejša in primernejša za šibkejše naprave, kar pomeni, da je praviloma tudi manj natančna. </w:t>
      </w:r>
      <w:r w:rsidR="00D17943" w:rsidRPr="00A00CA1">
        <w:t xml:space="preserve">MobileNetV1 je del množice konvolucijskih nevronskih mrež, namenjenih za aplikacije </w:t>
      </w:r>
      <w:r w:rsidR="00126027" w:rsidRPr="00A00CA1">
        <w:t xml:space="preserve">računalniškega vida </w:t>
      </w:r>
      <w:r w:rsidR="00D17943" w:rsidRPr="00A00CA1">
        <w:t>na robnih napravah</w:t>
      </w:r>
      <w:r w:rsidR="00870E8B" w:rsidRPr="00A00CA1">
        <w:t xml:space="preserve"> </w:t>
      </w:r>
      <w:sdt>
        <w:sdtPr>
          <w:id w:val="258180196"/>
          <w:citation/>
        </w:sdtPr>
        <w:sdtContent>
          <w:r w:rsidR="00870E8B" w:rsidRPr="00A00CA1">
            <w:fldChar w:fldCharType="begin"/>
          </w:r>
          <w:r w:rsidR="000C5CA8">
            <w:instrText xml:space="preserve">CITATION How17 \l 2057 </w:instrText>
          </w:r>
          <w:r w:rsidR="00870E8B" w:rsidRPr="00A00CA1">
            <w:fldChar w:fldCharType="separate"/>
          </w:r>
          <w:r w:rsidR="005448BA">
            <w:rPr>
              <w:noProof/>
            </w:rPr>
            <w:t>[26]</w:t>
          </w:r>
          <w:r w:rsidR="00870E8B" w:rsidRPr="00A00CA1">
            <w:fldChar w:fldCharType="end"/>
          </w:r>
        </w:sdtContent>
      </w:sdt>
      <w:r w:rsidR="00870E8B" w:rsidRPr="00A00CA1">
        <w:t xml:space="preserve">, </w:t>
      </w:r>
      <w:r w:rsidR="00DC4B11" w:rsidRPr="00A00CA1">
        <w:t xml:space="preserve">saj so klasične arhitekture </w:t>
      </w:r>
      <w:r w:rsidR="00F55F0B">
        <w:t xml:space="preserve">konvolucijskih nevronskih mrež (CNN) </w:t>
      </w:r>
      <w:r w:rsidR="00DC4B11" w:rsidRPr="00A00CA1">
        <w:t xml:space="preserve">pogosto pretežke za takšne platforme. </w:t>
      </w:r>
      <w:r w:rsidR="000D185D" w:rsidRPr="00A00CA1">
        <w:t>Struktura arhitekture temelji na globinsko ločljivih konvolucijah, razen prvega sloja, ki je polna konvolucija</w:t>
      </w:r>
      <w:r w:rsidR="002362A7" w:rsidRPr="00A00CA1">
        <w:t>.</w:t>
      </w:r>
      <w:r w:rsidR="00B55768" w:rsidRPr="00A00CA1">
        <w:t xml:space="preserve"> MobileNet uporablja globinsko ločljive konvolucije</w:t>
      </w:r>
      <w:r w:rsidR="008E706F" w:rsidRPr="00A00CA1">
        <w:t xml:space="preserve"> velikosti 3x3</w:t>
      </w:r>
      <w:r w:rsidR="00B55768" w:rsidRPr="00A00CA1">
        <w:t>, ki opravijo 8 do 9</w:t>
      </w:r>
      <w:ins w:id="262" w:author="Zorman, Daša" w:date="2026-06-22T10:44:00Z" w16du:dateUtc="2026-06-22T08:44:00Z">
        <w:r w:rsidR="00956D44">
          <w:t>-</w:t>
        </w:r>
      </w:ins>
      <w:del w:id="263" w:author="Zorman, Daša" w:date="2026-06-22T10:44:00Z" w16du:dateUtc="2026-06-22T08:44:00Z">
        <w:r w:rsidR="00B55768" w:rsidRPr="00A00CA1" w:rsidDel="00956D44">
          <w:delText xml:space="preserve"> </w:delText>
        </w:r>
      </w:del>
      <w:r w:rsidR="00B55768" w:rsidRPr="00A00CA1">
        <w:t>krat manj računskih operacij kot standardne konvolucije</w:t>
      </w:r>
      <w:r w:rsidR="00672E37">
        <w:t xml:space="preserve"> </w:t>
      </w:r>
      <w:sdt>
        <w:sdtPr>
          <w:id w:val="-1772386855"/>
          <w:citation/>
        </w:sdtPr>
        <w:sdtContent>
          <w:r w:rsidR="00911D92">
            <w:fldChar w:fldCharType="begin"/>
          </w:r>
          <w:r w:rsidR="00911D92" w:rsidRPr="00911D92">
            <w:instrText xml:space="preserve"> CITATION How17 \l 2057 </w:instrText>
          </w:r>
          <w:r w:rsidR="00911D92">
            <w:fldChar w:fldCharType="separate"/>
          </w:r>
          <w:r w:rsidR="005448BA">
            <w:rPr>
              <w:noProof/>
            </w:rPr>
            <w:t>[26]</w:t>
          </w:r>
          <w:r w:rsidR="00911D92">
            <w:fldChar w:fldCharType="end"/>
          </w:r>
        </w:sdtContent>
      </w:sdt>
      <w:r w:rsidR="00B55768" w:rsidRPr="00A00CA1">
        <w:t xml:space="preserve">, pri čemer se natančnost zmanjša le v </w:t>
      </w:r>
      <w:r w:rsidR="006E6A2C" w:rsidRPr="00A00CA1">
        <w:t>majhnem</w:t>
      </w:r>
      <w:r w:rsidR="00B55768" w:rsidRPr="00A00CA1">
        <w:t xml:space="preserve"> obsegu</w:t>
      </w:r>
      <w:r w:rsidR="0067060C" w:rsidRPr="00A00CA1">
        <w:t xml:space="preserve">, kar je za </w:t>
      </w:r>
      <w:r w:rsidR="0079123E" w:rsidRPr="00A00CA1">
        <w:t>izvajanje</w:t>
      </w:r>
      <w:r w:rsidR="0067060C" w:rsidRPr="00A00CA1">
        <w:t xml:space="preserve"> na robnih napravah ključnega pomena.</w:t>
      </w:r>
      <w:r w:rsidR="007800D8" w:rsidRPr="00A00CA1">
        <w:t xml:space="preserve"> Glavna slabost globinsko ločljivih konvolucij v primerjavi s standardnimi je ta, da vhodne kanale le prefiltrira in jih ne združuje za ustvarjanje novih </w:t>
      </w:r>
      <w:r w:rsidR="009B3E02" w:rsidRPr="00A00CA1">
        <w:lastRenderedPageBreak/>
        <w:t>značilnosti</w:t>
      </w:r>
      <w:r w:rsidR="007800D8" w:rsidRPr="00A00CA1">
        <w:t xml:space="preserve">. Za ustvarjanje novih </w:t>
      </w:r>
      <w:r w:rsidR="007E7BB3" w:rsidRPr="00A00CA1">
        <w:t>značilnosti</w:t>
      </w:r>
      <w:r w:rsidR="007800D8" w:rsidRPr="00A00CA1">
        <w:t xml:space="preserve"> je potrebna dodatna plast, ki izračuna linearno kombinacijo izhoda globinske konvolucije </w:t>
      </w:r>
      <w:r w:rsidR="00540DF8" w:rsidRPr="00A00CA1">
        <w:t>in</w:t>
      </w:r>
      <w:r w:rsidR="007800D8" w:rsidRPr="00A00CA1">
        <w:t xml:space="preserve"> konvolucije velikosti 1x1.</w:t>
      </w:r>
    </w:p>
    <w:p w14:paraId="6C053233" w14:textId="77777777" w:rsidR="00D17943" w:rsidRPr="00A00CA1" w:rsidRDefault="00D17943" w:rsidP="00F66308"/>
    <w:p w14:paraId="18A79373" w14:textId="191DDB30" w:rsidR="00F66308" w:rsidRPr="00A00CA1" w:rsidRDefault="00F35C8D" w:rsidP="00F66308">
      <w:r w:rsidRPr="00A00CA1">
        <w:t xml:space="preserve">Arhitektura ResNet je računsko zahtevnejša, kar v praksi pomeni, da je praviloma natančnejša. </w:t>
      </w:r>
      <w:r w:rsidR="00C47D96" w:rsidRPr="00A00CA1">
        <w:t>Njena slabost je večja računska zahtevnost v primerjavi z arhitekturo MobileNetV1, zato je za uporabo na robni napravah manj primerna.</w:t>
      </w:r>
    </w:p>
    <w:p w14:paraId="61AEA104" w14:textId="77777777" w:rsidR="00D603E8" w:rsidRPr="00A00CA1" w:rsidRDefault="00D603E8" w:rsidP="00F66308"/>
    <w:p w14:paraId="2D81C4DA" w14:textId="13CDE5F8" w:rsidR="00D603E8" w:rsidRPr="00A00CA1" w:rsidRDefault="00D603E8" w:rsidP="00F66308">
      <w:r w:rsidRPr="00A00CA1">
        <w:t>Pri inicializaciji modela je potrebno podati konfiguracijo z naslednjimi parametri</w:t>
      </w:r>
      <w:r w:rsidR="003A10B2">
        <w:t xml:space="preserve"> </w:t>
      </w:r>
      <w:sdt>
        <w:sdtPr>
          <w:id w:val="1736737666"/>
          <w:citation/>
        </w:sdtPr>
        <w:sdtContent>
          <w:r w:rsidR="00781771">
            <w:fldChar w:fldCharType="begin"/>
          </w:r>
          <w:r w:rsidR="00781771">
            <w:rPr>
              <w:lang w:val="en-GB"/>
            </w:rPr>
            <w:instrText xml:space="preserve"> CITATION Ten261 \l 2057 </w:instrText>
          </w:r>
          <w:r w:rsidR="00781771">
            <w:fldChar w:fldCharType="separate"/>
          </w:r>
          <w:r w:rsidR="005448BA" w:rsidRPr="005448BA">
            <w:rPr>
              <w:noProof/>
              <w:lang w:val="en-GB"/>
            </w:rPr>
            <w:t>[27]</w:t>
          </w:r>
          <w:r w:rsidR="00781771">
            <w:fldChar w:fldCharType="end"/>
          </w:r>
        </w:sdtContent>
      </w:sdt>
      <w:r w:rsidRPr="00A00CA1">
        <w:t>:</w:t>
      </w:r>
    </w:p>
    <w:p w14:paraId="65BF5254" w14:textId="218D6968" w:rsidR="0053020A" w:rsidRPr="00A00CA1" w:rsidRDefault="00956D44">
      <w:pPr>
        <w:pStyle w:val="Odstavekseznama"/>
        <w:numPr>
          <w:ilvl w:val="0"/>
          <w:numId w:val="15"/>
        </w:numPr>
      </w:pPr>
      <w:ins w:id="264" w:author="Zorman, Daša" w:date="2026-06-22T10:51:00Z" w16du:dateUtc="2026-06-22T08:51:00Z">
        <w:r>
          <w:t>a</w:t>
        </w:r>
      </w:ins>
      <w:del w:id="265" w:author="Zorman, Daša" w:date="2026-06-22T10:45:00Z" w16du:dateUtc="2026-06-22T08:45:00Z">
        <w:r w:rsidR="0053020A" w:rsidRPr="00A00CA1" w:rsidDel="00956D44">
          <w:delText>a</w:delText>
        </w:r>
      </w:del>
      <w:r w:rsidR="0053020A" w:rsidRPr="00A00CA1">
        <w:t>rchitecture: izbira med MobileNetV1 in ResNet arhitekturo</w:t>
      </w:r>
      <w:ins w:id="266" w:author="Zorman, Daša" w:date="2026-06-22T10:45:00Z" w16du:dateUtc="2026-06-22T08:45:00Z">
        <w:r>
          <w:t>.</w:t>
        </w:r>
      </w:ins>
      <w:del w:id="267" w:author="Zorman, Daša" w:date="2026-06-22T10:45:00Z" w16du:dateUtc="2026-06-22T08:45:00Z">
        <w:r w:rsidR="00BC1AC0" w:rsidDel="00956D44">
          <w:delText>,</w:delText>
        </w:r>
      </w:del>
    </w:p>
    <w:p w14:paraId="6EE3DE2F" w14:textId="0E827510" w:rsidR="00D603E8" w:rsidRPr="00A00CA1" w:rsidRDefault="00956D44">
      <w:pPr>
        <w:pStyle w:val="Odstavekseznama"/>
        <w:numPr>
          <w:ilvl w:val="0"/>
          <w:numId w:val="14"/>
        </w:numPr>
      </w:pPr>
      <w:ins w:id="268" w:author="Zorman, Daša" w:date="2026-06-22T10:51:00Z" w16du:dateUtc="2026-06-22T08:51:00Z">
        <w:r>
          <w:t>o</w:t>
        </w:r>
      </w:ins>
      <w:del w:id="269" w:author="Zorman, Daša" w:date="2026-06-22T10:45:00Z" w16du:dateUtc="2026-06-22T08:45:00Z">
        <w:r w:rsidR="00D603E8" w:rsidRPr="00A00CA1" w:rsidDel="00956D44">
          <w:delText>o</w:delText>
        </w:r>
      </w:del>
      <w:r w:rsidR="00D603E8" w:rsidRPr="00A00CA1">
        <w:t>utputStride: faktor zmanjšanja ločljivosti med vhodno sliko in izhodn</w:t>
      </w:r>
      <w:r w:rsidR="00351853" w:rsidRPr="00A00CA1">
        <w:t xml:space="preserve">imi </w:t>
      </w:r>
      <w:r w:rsidR="005441B2" w:rsidRPr="00A00CA1">
        <w:t xml:space="preserve">značilnicami </w:t>
      </w:r>
      <w:r w:rsidR="00D603E8" w:rsidRPr="00A00CA1">
        <w:t>modela</w:t>
      </w:r>
      <w:r w:rsidR="00351853" w:rsidRPr="00A00CA1">
        <w:t xml:space="preserve">. Manjša kot je vrednost, večje dimenzije so </w:t>
      </w:r>
      <w:r w:rsidR="0091337E" w:rsidRPr="00A00CA1">
        <w:t>izhodne značilnice, večja je natančnost, večja je računska zahtevnost. Večja kot je vrednost, manjše dimenzije so izhodne značilnice, manjša je natančnost, manjša je računska zahtevnost</w:t>
      </w:r>
      <w:ins w:id="270" w:author="Zorman, Daša" w:date="2026-06-22T10:45:00Z" w16du:dateUtc="2026-06-22T08:45:00Z">
        <w:r>
          <w:t>.</w:t>
        </w:r>
      </w:ins>
      <w:del w:id="271" w:author="Zorman, Daša" w:date="2026-06-22T10:45:00Z" w16du:dateUtc="2026-06-22T08:45:00Z">
        <w:r w:rsidR="00BC1AC0" w:rsidDel="00956D44">
          <w:delText>,</w:delText>
        </w:r>
      </w:del>
    </w:p>
    <w:p w14:paraId="55066D43" w14:textId="058783ED" w:rsidR="0053020A" w:rsidRPr="00A00CA1" w:rsidRDefault="00956D44">
      <w:pPr>
        <w:pStyle w:val="Odstavekseznama"/>
        <w:numPr>
          <w:ilvl w:val="0"/>
          <w:numId w:val="14"/>
        </w:numPr>
      </w:pPr>
      <w:ins w:id="272" w:author="Zorman, Daša" w:date="2026-06-22T10:51:00Z" w16du:dateUtc="2026-06-22T08:51:00Z">
        <w:r>
          <w:t>i</w:t>
        </w:r>
      </w:ins>
      <w:del w:id="273" w:author="Zorman, Daša" w:date="2026-06-22T10:45:00Z" w16du:dateUtc="2026-06-22T08:45:00Z">
        <w:r w:rsidR="0053020A" w:rsidRPr="00A00CA1" w:rsidDel="00956D44">
          <w:delText>i</w:delText>
        </w:r>
      </w:del>
      <w:r w:rsidR="0053020A" w:rsidRPr="00A00CA1">
        <w:t>nput</w:t>
      </w:r>
      <w:r w:rsidR="00A230EE" w:rsidRPr="00A00CA1">
        <w:t xml:space="preserve">Resolution: </w:t>
      </w:r>
      <w:r w:rsidR="003805B3" w:rsidRPr="00A00CA1">
        <w:t xml:space="preserve">določa velikost, na katero se vhodna slika pomanjša, preden se </w:t>
      </w:r>
      <w:r w:rsidR="00562B79" w:rsidRPr="00A00CA1">
        <w:t>nad njo opravi zaznava</w:t>
      </w:r>
      <w:ins w:id="274" w:author="Zorman, Daša" w:date="2026-06-22T10:46:00Z" w16du:dateUtc="2026-06-22T08:46:00Z">
        <w:r>
          <w:t>.</w:t>
        </w:r>
      </w:ins>
      <w:del w:id="275" w:author="Zorman, Daša" w:date="2026-06-22T10:46:00Z" w16du:dateUtc="2026-06-22T08:46:00Z">
        <w:r w:rsidR="00BC1AC0" w:rsidDel="00956D44">
          <w:delText>,</w:delText>
        </w:r>
      </w:del>
    </w:p>
    <w:p w14:paraId="488D55E8" w14:textId="4D6E8BD1" w:rsidR="0073306B" w:rsidRPr="00A00CA1" w:rsidRDefault="00956D44">
      <w:pPr>
        <w:pStyle w:val="Odstavekseznama"/>
        <w:numPr>
          <w:ilvl w:val="0"/>
          <w:numId w:val="14"/>
        </w:numPr>
      </w:pPr>
      <w:ins w:id="276" w:author="Zorman, Daša" w:date="2026-06-22T10:52:00Z" w16du:dateUtc="2026-06-22T08:52:00Z">
        <w:r>
          <w:t>m</w:t>
        </w:r>
      </w:ins>
      <w:del w:id="277" w:author="Zorman, Daša" w:date="2026-06-22T10:46:00Z" w16du:dateUtc="2026-06-22T08:46:00Z">
        <w:r w:rsidR="0073306B" w:rsidRPr="00A00CA1" w:rsidDel="00956D44">
          <w:delText>m</w:delText>
        </w:r>
      </w:del>
      <w:r w:rsidR="0073306B" w:rsidRPr="00A00CA1">
        <w:t xml:space="preserve">ultiplier: </w:t>
      </w:r>
      <w:r w:rsidR="00E12E19" w:rsidRPr="00A00CA1">
        <w:t xml:space="preserve">faktor zmanjševanja števila kanalov za vse konvolucijske </w:t>
      </w:r>
      <w:r w:rsidR="002810EC" w:rsidRPr="00A00CA1">
        <w:t>sloje</w:t>
      </w:r>
      <w:r w:rsidR="00B30211" w:rsidRPr="00A00CA1">
        <w:t>. Več konvolucijskih kanalov pomeni praviloma natančnejši, a računsko zahtevnejši model</w:t>
      </w:r>
      <w:ins w:id="278" w:author="Zorman, Daša" w:date="2026-06-22T10:46:00Z" w16du:dateUtc="2026-06-22T08:46:00Z">
        <w:r>
          <w:t>.</w:t>
        </w:r>
      </w:ins>
      <w:del w:id="279" w:author="Zorman, Daša" w:date="2026-06-22T10:46:00Z" w16du:dateUtc="2026-06-22T08:46:00Z">
        <w:r w:rsidR="00BC1AC0" w:rsidDel="00956D44">
          <w:delText>,</w:delText>
        </w:r>
      </w:del>
    </w:p>
    <w:p w14:paraId="3F013D9D" w14:textId="05DA625E" w:rsidR="005A2823" w:rsidRPr="00A00CA1" w:rsidRDefault="00956D44">
      <w:pPr>
        <w:pStyle w:val="Odstavekseznama"/>
        <w:numPr>
          <w:ilvl w:val="0"/>
          <w:numId w:val="14"/>
        </w:numPr>
      </w:pPr>
      <w:ins w:id="280" w:author="Zorman, Daša" w:date="2026-06-22T10:52:00Z" w16du:dateUtc="2026-06-22T08:52:00Z">
        <w:r>
          <w:t>q</w:t>
        </w:r>
      </w:ins>
      <w:del w:id="281" w:author="Zorman, Daša" w:date="2026-06-22T10:46:00Z" w16du:dateUtc="2026-06-22T08:46:00Z">
        <w:r w:rsidR="00EA779D" w:rsidRPr="00A00CA1" w:rsidDel="00956D44">
          <w:delText>q</w:delText>
        </w:r>
      </w:del>
      <w:r w:rsidR="00EA779D" w:rsidRPr="00A00CA1">
        <w:t>uantBytes</w:t>
      </w:r>
      <w:r w:rsidR="00790544" w:rsidRPr="00A00CA1">
        <w:t>:</w:t>
      </w:r>
      <w:r w:rsidR="007A52B6" w:rsidRPr="00A00CA1">
        <w:t xml:space="preserve"> število bajtov, ki se uporabi za shranjevanje uteži modela</w:t>
      </w:r>
      <w:r w:rsidR="00A209E2" w:rsidRPr="00A00CA1">
        <w:t>. Večja vrednost pomeni natančnejši in računsko zahtevnejši model</w:t>
      </w:r>
      <w:r w:rsidR="00BC1AC0">
        <w:t>.</w:t>
      </w:r>
    </w:p>
    <w:p w14:paraId="51DC7D7A" w14:textId="77777777" w:rsidR="00591732" w:rsidRPr="00A00CA1" w:rsidRDefault="00591732" w:rsidP="00591732"/>
    <w:p w14:paraId="396B65B4" w14:textId="6991B896" w:rsidR="00591732" w:rsidRPr="00A00CA1" w:rsidRDefault="00591732" w:rsidP="00591732">
      <w:pPr>
        <w:pStyle w:val="Naslov3"/>
      </w:pPr>
      <w:bookmarkStart w:id="282" w:name="_Toc232940799"/>
      <w:r w:rsidRPr="00A00CA1">
        <w:t>Move</w:t>
      </w:r>
      <w:r w:rsidR="001047A2" w:rsidRPr="00A00CA1">
        <w:t>N</w:t>
      </w:r>
      <w:r w:rsidRPr="00A00CA1">
        <w:t>et</w:t>
      </w:r>
      <w:r w:rsidR="00047EF4" w:rsidRPr="00A00CA1">
        <w:t xml:space="preserve"> – Tensorflow.js</w:t>
      </w:r>
      <w:bookmarkEnd w:id="282"/>
    </w:p>
    <w:p w14:paraId="553A994F" w14:textId="44F814C5" w:rsidR="006934A1" w:rsidRPr="00A00CA1" w:rsidRDefault="006934A1" w:rsidP="006934A1">
      <w:r w:rsidRPr="00A00CA1">
        <w:t>MoveNet je model za zaznavanje telesne drže</w:t>
      </w:r>
      <w:r w:rsidR="00351640" w:rsidRPr="00A00CA1">
        <w:t>, ki se podobno kot PoseNet v brskalniku uporablja preko knjižnice npm @tensorflow-models/pose-detection in se izvaja z uporabo knjižnice npm @tensorflow-js</w:t>
      </w:r>
      <w:r w:rsidR="00053744" w:rsidRPr="00A00CA1">
        <w:t xml:space="preserve">. </w:t>
      </w:r>
      <w:r w:rsidR="00453511" w:rsidRPr="00A00CA1">
        <w:t>Njegov namen uporabe je sledenje telesnim držam med izvajanjem telesnih aktivnosti, zato je izbira tega modela za to nalogo zelo smiselna</w:t>
      </w:r>
      <w:r w:rsidR="00781771">
        <w:t xml:space="preserve"> </w:t>
      </w:r>
      <w:sdt>
        <w:sdtPr>
          <w:id w:val="-435208513"/>
          <w:citation/>
        </w:sdtPr>
        <w:sdtContent>
          <w:r w:rsidR="00781771">
            <w:fldChar w:fldCharType="begin"/>
          </w:r>
          <w:r w:rsidR="00781771" w:rsidRPr="00781771">
            <w:instrText xml:space="preserve"> CITATION Bel \l 2057 </w:instrText>
          </w:r>
          <w:r w:rsidR="00781771">
            <w:fldChar w:fldCharType="separate"/>
          </w:r>
          <w:r w:rsidR="005448BA">
            <w:rPr>
              <w:noProof/>
            </w:rPr>
            <w:t>[28]</w:t>
          </w:r>
          <w:r w:rsidR="00781771">
            <w:fldChar w:fldCharType="end"/>
          </w:r>
        </w:sdtContent>
      </w:sdt>
      <w:r w:rsidR="00453511" w:rsidRPr="00A00CA1">
        <w:t>.</w:t>
      </w:r>
    </w:p>
    <w:p w14:paraId="19612854" w14:textId="77777777" w:rsidR="00453511" w:rsidRPr="00A00CA1" w:rsidRDefault="00453511" w:rsidP="006934A1"/>
    <w:p w14:paraId="3E528E8C" w14:textId="636DE888" w:rsidR="00F16BC3" w:rsidRPr="00A00CA1" w:rsidRDefault="00F16BC3" w:rsidP="006934A1">
      <w:r w:rsidRPr="00A00CA1">
        <w:t>Model MoveNet ima dve različici: Lightning in Thunder. Move</w:t>
      </w:r>
      <w:ins w:id="283" w:author="Zorman, Daša" w:date="2026-06-22T10:46:00Z" w16du:dateUtc="2026-06-22T08:46:00Z">
        <w:r w:rsidR="00956D44">
          <w:t>N</w:t>
        </w:r>
      </w:ins>
      <w:del w:id="284" w:author="Zorman, Daša" w:date="2026-06-22T10:46:00Z" w16du:dateUtc="2026-06-22T08:46:00Z">
        <w:r w:rsidRPr="00A00CA1" w:rsidDel="00956D44">
          <w:delText>n</w:delText>
        </w:r>
      </w:del>
      <w:r w:rsidRPr="00A00CA1">
        <w:t xml:space="preserve">et Lightning je </w:t>
      </w:r>
      <w:del w:id="285" w:author="Zorman, Daša" w:date="2026-06-22T19:20:00Z" w16du:dateUtc="2026-06-22T17:20:00Z">
        <w:r w:rsidRPr="00A00CA1" w:rsidDel="007D1753">
          <w:delText>“</w:delText>
        </w:r>
      </w:del>
      <w:ins w:id="286" w:author="Zorman, Daša" w:date="2026-06-22T19:20:00Z" w16du:dateUtc="2026-06-22T17:20:00Z">
        <w:r w:rsidR="007D1753">
          <w:t>»</w:t>
        </w:r>
      </w:ins>
      <w:r w:rsidRPr="00A00CA1">
        <w:t>lažji</w:t>
      </w:r>
      <w:del w:id="287" w:author="Zorman, Daša" w:date="2026-06-22T19:20:00Z" w16du:dateUtc="2026-06-22T17:20:00Z">
        <w:r w:rsidRPr="00A00CA1" w:rsidDel="007D1753">
          <w:delText>“</w:delText>
        </w:r>
      </w:del>
      <w:ins w:id="288" w:author="Zorman, Daša" w:date="2026-06-22T19:20:00Z" w16du:dateUtc="2026-06-22T17:20:00Z">
        <w:r w:rsidR="007D1753">
          <w:t>«</w:t>
        </w:r>
      </w:ins>
      <w:r w:rsidRPr="00A00CA1">
        <w:t xml:space="preserve"> model, ki ima praviloma slabšo kvaliteto zaznave in manjšo računsko zahtevnost. Njegova prioriteta je hitrost, zato zaznava telesne drže deluje le za eno oseb</w:t>
      </w:r>
      <w:r w:rsidR="00D16652" w:rsidRPr="00A00CA1">
        <w:t>o</w:t>
      </w:r>
      <w:r w:rsidRPr="00A00CA1">
        <w:t xml:space="preserve">. </w:t>
      </w:r>
      <w:r w:rsidR="005D3EE7" w:rsidRPr="00A00CA1">
        <w:t xml:space="preserve">MoveNet </w:t>
      </w:r>
      <w:r w:rsidR="005D3EE7" w:rsidRPr="00A00CA1">
        <w:lastRenderedPageBreak/>
        <w:t xml:space="preserve">Thunder pa ima praviloma boljšo kvaliteto zaznave in s tem povečano računsko zahtevnost, kar naredi model </w:t>
      </w:r>
      <w:del w:id="289" w:author="Zorman, Daša" w:date="2026-06-22T19:20:00Z" w16du:dateUtc="2026-06-22T17:20:00Z">
        <w:r w:rsidR="005D3EE7" w:rsidRPr="00A00CA1" w:rsidDel="007D1753">
          <w:delText>“</w:delText>
        </w:r>
      </w:del>
      <w:ins w:id="290" w:author="Zorman, Daša" w:date="2026-06-22T19:20:00Z" w16du:dateUtc="2026-06-22T17:20:00Z">
        <w:r w:rsidR="007D1753">
          <w:t>»</w:t>
        </w:r>
      </w:ins>
      <w:r w:rsidR="005D3EE7" w:rsidRPr="00A00CA1">
        <w:t>težji</w:t>
      </w:r>
      <w:del w:id="291" w:author="Zorman, Daša" w:date="2026-06-22T19:20:00Z" w16du:dateUtc="2026-06-22T17:20:00Z">
        <w:r w:rsidR="005D3EE7" w:rsidRPr="00A00CA1" w:rsidDel="007D1753">
          <w:delText>“</w:delText>
        </w:r>
      </w:del>
      <w:ins w:id="292" w:author="Zorman, Daša" w:date="2026-06-22T19:20:00Z" w16du:dateUtc="2026-06-22T17:20:00Z">
        <w:r w:rsidR="007D1753">
          <w:t>«</w:t>
        </w:r>
      </w:ins>
      <w:r w:rsidR="005D3EE7" w:rsidRPr="00A00CA1">
        <w:t xml:space="preserve">. </w:t>
      </w:r>
      <w:r w:rsidR="008724AF" w:rsidRPr="00A00CA1">
        <w:t>Sposoben je tudi zaznave več oseb hkrati, zato obstajata dve različi</w:t>
      </w:r>
      <w:ins w:id="293" w:author="Zorman, Daša" w:date="2026-06-22T10:47:00Z" w16du:dateUtc="2026-06-22T08:47:00Z">
        <w:r w:rsidR="00956D44">
          <w:t>ci modela</w:t>
        </w:r>
      </w:ins>
      <w:r w:rsidR="008724AF" w:rsidRPr="00A00CA1">
        <w:t xml:space="preserve"> MoveNet Thunder</w:t>
      </w:r>
      <w:del w:id="294" w:author="Zorman, Daša" w:date="2026-06-22T10:47:00Z" w16du:dateUtc="2026-06-22T08:47:00Z">
        <w:r w:rsidR="008724AF" w:rsidRPr="00A00CA1" w:rsidDel="00956D44">
          <w:delText xml:space="preserve"> modela</w:delText>
        </w:r>
      </w:del>
      <w:r w:rsidR="008724AF" w:rsidRPr="00A00CA1">
        <w:t>: SINGLEPOSE_THUNDER</w:t>
      </w:r>
      <w:r w:rsidR="00940280" w:rsidRPr="00A00CA1">
        <w:t xml:space="preserve">, </w:t>
      </w:r>
      <w:ins w:id="295" w:author="Zorman, Daša" w:date="2026-06-22T10:47:00Z" w16du:dateUtc="2026-06-22T08:47:00Z">
        <w:r w:rsidR="00956D44">
          <w:t xml:space="preserve">ki je </w:t>
        </w:r>
      </w:ins>
      <w:r w:rsidR="00940280" w:rsidRPr="00A00CA1">
        <w:t>namenjen zaznavi le ene osebe v kadru</w:t>
      </w:r>
      <w:ins w:id="296" w:author="Zorman, Daša" w:date="2026-06-22T10:47:00Z" w16du:dateUtc="2026-06-22T08:47:00Z">
        <w:r w:rsidR="00956D44">
          <w:t>,</w:t>
        </w:r>
      </w:ins>
      <w:r w:rsidR="00940280" w:rsidRPr="00A00CA1">
        <w:t xml:space="preserve"> </w:t>
      </w:r>
      <w:r w:rsidR="008724AF" w:rsidRPr="00A00CA1">
        <w:t>in MULTIPOSE_THUNDER</w:t>
      </w:r>
      <w:r w:rsidR="00940280" w:rsidRPr="00A00CA1">
        <w:t xml:space="preserve">, ki je sposoben zaznave več oseb v kadru </w:t>
      </w:r>
      <w:r w:rsidR="002F4521" w:rsidRPr="00A00CA1">
        <w:t>hkrati</w:t>
      </w:r>
      <w:r w:rsidR="008724AF" w:rsidRPr="00A00CA1">
        <w:t>.</w:t>
      </w:r>
      <w:r w:rsidR="00F56C53" w:rsidRPr="00A00CA1">
        <w:t xml:space="preserve"> Različica Lightning je bolj primerna za realno</w:t>
      </w:r>
      <w:del w:id="297" w:author="Zorman, Daša" w:date="2026-06-22T10:47:00Z" w16du:dateUtc="2026-06-22T08:47:00Z">
        <w:r w:rsidR="00F56C53" w:rsidRPr="00A00CA1" w:rsidDel="00956D44">
          <w:delText>-</w:delText>
        </w:r>
      </w:del>
      <w:r w:rsidR="00F56C53" w:rsidRPr="00A00CA1">
        <w:t>časovno zaznavo</w:t>
      </w:r>
      <w:r w:rsidR="00504525" w:rsidRPr="00A00CA1">
        <w:t>, ki je ključnega pomena v tej nalogi.</w:t>
      </w:r>
    </w:p>
    <w:p w14:paraId="35986347" w14:textId="77777777" w:rsidR="003C57D8" w:rsidRPr="00A00CA1" w:rsidRDefault="003C57D8" w:rsidP="006934A1"/>
    <w:p w14:paraId="63260EF1" w14:textId="13E12E16" w:rsidR="003C57D8" w:rsidRPr="00A00CA1" w:rsidRDefault="003C57D8" w:rsidP="006934A1">
      <w:r w:rsidRPr="00A00CA1">
        <w:t>Obe različici modela MoveNet prejmeta na vhod RGB sliko ali posnetek video toka, ki je predstavljen kot tenzor z obliko 192x192x3 za Lightning različico in 256x256x3 za Thunder različico</w:t>
      </w:r>
      <w:r w:rsidR="00EB7404">
        <w:t xml:space="preserve"> </w:t>
      </w:r>
      <w:sdt>
        <w:sdtPr>
          <w:id w:val="-1735228347"/>
          <w:citation/>
        </w:sdtPr>
        <w:sdtContent>
          <w:r w:rsidR="00EB7404">
            <w:fldChar w:fldCharType="begin"/>
          </w:r>
          <w:r w:rsidR="00EB7404" w:rsidRPr="00EB7404">
            <w:instrText xml:space="preserve"> CITATION Vot21 \l 2057 </w:instrText>
          </w:r>
          <w:r w:rsidR="00EB7404">
            <w:fldChar w:fldCharType="separate"/>
          </w:r>
          <w:r w:rsidR="005448BA">
            <w:rPr>
              <w:noProof/>
            </w:rPr>
            <w:t>[29]</w:t>
          </w:r>
          <w:r w:rsidR="00EB7404">
            <w:fldChar w:fldCharType="end"/>
          </w:r>
        </w:sdtContent>
      </w:sdt>
      <w:r w:rsidRPr="00A00CA1">
        <w:t>.</w:t>
      </w:r>
      <w:r w:rsidR="00C14101" w:rsidRPr="00A00CA1">
        <w:t xml:space="preserve"> Obe različici podata na izhodu 4D tenzor oblike [1, 1, 17, 3], kjer</w:t>
      </w:r>
      <w:r w:rsidR="00DA63BB" w:rsidRPr="00A00CA1">
        <w:t xml:space="preserve"> za </w:t>
      </w:r>
      <w:r w:rsidR="00FC1536" w:rsidRPr="00A00CA1">
        <w:t xml:space="preserve">vsako od </w:t>
      </w:r>
      <w:del w:id="298" w:author="Zorman, Daša" w:date="2026-06-22T10:48:00Z" w16du:dateUtc="2026-06-22T08:48:00Z">
        <w:r w:rsidR="00DA63BB" w:rsidRPr="00A00CA1" w:rsidDel="00956D44">
          <w:delText xml:space="preserve">vseh </w:delText>
        </w:r>
      </w:del>
      <w:r w:rsidR="00DA63BB" w:rsidRPr="00A00CA1">
        <w:t>17 sklepnih točk, ki jih model napove,</w:t>
      </w:r>
      <w:r w:rsidR="00C14101" w:rsidRPr="00A00CA1">
        <w:t xml:space="preserve"> prva dva kanala zadnje dimenzije predstavljata </w:t>
      </w:r>
      <w:del w:id="299" w:author="Zorman, Daša" w:date="2026-06-22T10:48:00Z" w16du:dateUtc="2026-06-22T08:48:00Z">
        <w:r w:rsidR="00C14101" w:rsidRPr="00A00CA1" w:rsidDel="00956D44">
          <w:delText xml:space="preserve">x in y </w:delText>
        </w:r>
      </w:del>
      <w:r w:rsidR="00C14101" w:rsidRPr="00A00CA1">
        <w:t>koordinati</w:t>
      </w:r>
      <w:ins w:id="300" w:author="Zorman, Daša" w:date="2026-06-22T10:48:00Z" w16du:dateUtc="2026-06-22T08:48:00Z">
        <w:r w:rsidR="00956D44">
          <w:t xml:space="preserve"> x in y</w:t>
        </w:r>
      </w:ins>
      <w:r w:rsidR="00C14101" w:rsidRPr="00A00CA1">
        <w:t>, vrednost zadnjega kanala zadnje dimenzije pa predstavlja oceno zanesljivosti napovedi</w:t>
      </w:r>
      <w:r w:rsidR="00D52A1C" w:rsidRPr="00A00CA1">
        <w:t xml:space="preserve"> za vsako sklepno točko</w:t>
      </w:r>
      <w:r w:rsidR="009307BF" w:rsidRPr="00A00CA1">
        <w:t xml:space="preserve"> </w:t>
      </w:r>
      <w:sdt>
        <w:sdtPr>
          <w:id w:val="-391110478"/>
          <w:citation/>
        </w:sdtPr>
        <w:sdtContent>
          <w:r w:rsidR="009307BF" w:rsidRPr="00A00CA1">
            <w:fldChar w:fldCharType="begin"/>
          </w:r>
          <w:r w:rsidR="000C5CA8">
            <w:instrText xml:space="preserve">CITATION Bel \l 2057 </w:instrText>
          </w:r>
          <w:r w:rsidR="009307BF" w:rsidRPr="00A00CA1">
            <w:fldChar w:fldCharType="separate"/>
          </w:r>
          <w:r w:rsidR="005448BA">
            <w:rPr>
              <w:noProof/>
            </w:rPr>
            <w:t>[28]</w:t>
          </w:r>
          <w:r w:rsidR="009307BF" w:rsidRPr="00A00CA1">
            <w:fldChar w:fldCharType="end"/>
          </w:r>
        </w:sdtContent>
      </w:sdt>
      <w:r w:rsidR="005362E0" w:rsidRPr="00A00CA1">
        <w:t>.</w:t>
      </w:r>
    </w:p>
    <w:p w14:paraId="2921B38F" w14:textId="77777777" w:rsidR="00614B67" w:rsidRPr="00A00CA1" w:rsidRDefault="00614B67" w:rsidP="006934A1"/>
    <w:p w14:paraId="42532045" w14:textId="2648BA02" w:rsidR="00614B67" w:rsidRPr="00A00CA1" w:rsidRDefault="00614B67" w:rsidP="006934A1">
      <w:r w:rsidRPr="00A00CA1">
        <w:t>V primeru, da je v kadru več oseb hkrati, se različica modela za zaznavo le ene osebe osredotoča na zaznavanje drže osebe, ki je najbližje središču slike</w:t>
      </w:r>
      <w:ins w:id="301" w:author="Zorman, Daša" w:date="2026-06-22T10:49:00Z" w16du:dateUtc="2026-06-22T08:49:00Z">
        <w:r w:rsidR="00956D44">
          <w:t>,</w:t>
        </w:r>
      </w:ins>
      <w:r w:rsidRPr="00A00CA1">
        <w:t xml:space="preserve"> in ignorira ostale osebe </w:t>
      </w:r>
      <w:r w:rsidR="006A5EAE" w:rsidRPr="00A00CA1">
        <w:t>v sliki</w:t>
      </w:r>
      <w:r w:rsidR="00D45971" w:rsidRPr="00A00CA1">
        <w:t xml:space="preserve"> (zavrača osebe v ozadju).</w:t>
      </w:r>
      <w:r w:rsidR="00F225E7" w:rsidRPr="00A00CA1">
        <w:t xml:space="preserve"> Model napove 17 ključnih točk,</w:t>
      </w:r>
      <w:r w:rsidR="00DE2093" w:rsidRPr="00A00CA1">
        <w:t xml:space="preserve"> ki so enake oblike kot pri izhodu modela PoseNet, predstavljene na</w:t>
      </w:r>
      <w:r w:rsidR="00633633" w:rsidRPr="00A00CA1">
        <w:t xml:space="preserve"> </w:t>
      </w:r>
      <w:r w:rsidR="008D5D46" w:rsidRPr="00956D44">
        <w:rPr>
          <w:i/>
          <w:iCs/>
          <w:rPrChange w:id="302" w:author="Zorman, Daša" w:date="2026-06-22T10:49:00Z" w16du:dateUtc="2026-06-22T08:49:00Z">
            <w:rPr/>
          </w:rPrChange>
        </w:rPr>
        <w:fldChar w:fldCharType="begin"/>
      </w:r>
      <w:r w:rsidR="008D5D46" w:rsidRPr="00956D44">
        <w:rPr>
          <w:i/>
          <w:iCs/>
          <w:rPrChange w:id="303" w:author="Zorman, Daša" w:date="2026-06-22T10:49:00Z" w16du:dateUtc="2026-06-22T08:49:00Z">
            <w:rPr/>
          </w:rPrChange>
        </w:rPr>
        <w:instrText xml:space="preserve"> REF _Ref224991595 \h </w:instrText>
      </w:r>
      <w:r w:rsidR="00956D44">
        <w:rPr>
          <w:i/>
          <w:iCs/>
        </w:rPr>
        <w:instrText xml:space="preserve"> \* MERGEFORMAT </w:instrText>
      </w:r>
      <w:r w:rsidR="008D5D46" w:rsidRPr="003168DE">
        <w:rPr>
          <w:i/>
          <w:iCs/>
        </w:rPr>
      </w:r>
      <w:r w:rsidR="008D5D46" w:rsidRPr="00956D44">
        <w:rPr>
          <w:i/>
          <w:iCs/>
          <w:rPrChange w:id="304" w:author="Zorman, Daša" w:date="2026-06-22T10:49:00Z" w16du:dateUtc="2026-06-22T08:49:00Z">
            <w:rPr/>
          </w:rPrChange>
        </w:rPr>
        <w:fldChar w:fldCharType="separate"/>
      </w:r>
      <w:r w:rsidR="005448BA" w:rsidRPr="00956D44">
        <w:rPr>
          <w:i/>
          <w:iCs/>
          <w:rPrChange w:id="305" w:author="Zorman, Daša" w:date="2026-06-22T10:49:00Z" w16du:dateUtc="2026-06-22T08:49:00Z">
            <w:rPr/>
          </w:rPrChange>
        </w:rPr>
        <w:t xml:space="preserve">Slika </w:t>
      </w:r>
      <w:r w:rsidR="005448BA" w:rsidRPr="00956D44">
        <w:rPr>
          <w:i/>
          <w:iCs/>
          <w:noProof/>
          <w:rPrChange w:id="306" w:author="Zorman, Daša" w:date="2026-06-22T10:49:00Z" w16du:dateUtc="2026-06-22T08:49:00Z">
            <w:rPr>
              <w:noProof/>
            </w:rPr>
          </w:rPrChange>
        </w:rPr>
        <w:t>2</w:t>
      </w:r>
      <w:r w:rsidR="005448BA" w:rsidRPr="00956D44">
        <w:rPr>
          <w:i/>
          <w:iCs/>
          <w:rPrChange w:id="307" w:author="Zorman, Daša" w:date="2026-06-22T10:49:00Z" w16du:dateUtc="2026-06-22T08:49:00Z">
            <w:rPr/>
          </w:rPrChange>
        </w:rPr>
        <w:t>.</w:t>
      </w:r>
      <w:r w:rsidR="005448BA" w:rsidRPr="00956D44">
        <w:rPr>
          <w:i/>
          <w:iCs/>
          <w:noProof/>
          <w:rPrChange w:id="308" w:author="Zorman, Daša" w:date="2026-06-22T10:49:00Z" w16du:dateUtc="2026-06-22T08:49:00Z">
            <w:rPr>
              <w:noProof/>
            </w:rPr>
          </w:rPrChange>
        </w:rPr>
        <w:t>4</w:t>
      </w:r>
      <w:r w:rsidR="005448BA" w:rsidRPr="00956D44">
        <w:rPr>
          <w:i/>
          <w:iCs/>
          <w:rPrChange w:id="309" w:author="Zorman, Daša" w:date="2026-06-22T10:49:00Z" w16du:dateUtc="2026-06-22T08:49:00Z">
            <w:rPr/>
          </w:rPrChange>
        </w:rPr>
        <w:t>: Shema sklepnih točk PoseNet modela</w:t>
      </w:r>
      <w:r w:rsidR="008D5D46" w:rsidRPr="00956D44">
        <w:rPr>
          <w:i/>
          <w:iCs/>
          <w:rPrChange w:id="310" w:author="Zorman, Daša" w:date="2026-06-22T10:49:00Z" w16du:dateUtc="2026-06-22T08:49:00Z">
            <w:rPr/>
          </w:rPrChange>
        </w:rPr>
        <w:fldChar w:fldCharType="end"/>
      </w:r>
      <w:r w:rsidR="008D5D46" w:rsidRPr="00A00CA1">
        <w:t>.</w:t>
      </w:r>
    </w:p>
    <w:p w14:paraId="7A5DB693" w14:textId="77777777" w:rsidR="00065AD2" w:rsidRPr="00A00CA1" w:rsidRDefault="00065AD2" w:rsidP="006934A1"/>
    <w:p w14:paraId="336424E4" w14:textId="2033A2EE" w:rsidR="00065AD2" w:rsidRPr="00A00CA1" w:rsidRDefault="00065AD2" w:rsidP="006934A1">
      <w:r w:rsidRPr="00A00CA1">
        <w:t xml:space="preserve">Model je privzeto naučen na že omenjeni COCO-pose učni množici in na </w:t>
      </w:r>
      <w:r w:rsidR="00A74004">
        <w:t xml:space="preserve">interni Googlovi </w:t>
      </w:r>
      <w:r w:rsidR="000B1F7C" w:rsidRPr="00A00CA1">
        <w:t>učni množici imenovani Active</w:t>
      </w:r>
      <w:r w:rsidR="00A74004">
        <w:t xml:space="preserve"> </w:t>
      </w:r>
      <w:sdt>
        <w:sdtPr>
          <w:id w:val="743844858"/>
          <w:citation/>
        </w:sdtPr>
        <w:sdtContent>
          <w:r w:rsidR="00E85674">
            <w:fldChar w:fldCharType="begin"/>
          </w:r>
          <w:r w:rsidR="00E85674" w:rsidRPr="00E85674">
            <w:instrText xml:space="preserve"> CITATION Vot21 \l 2057 </w:instrText>
          </w:r>
          <w:r w:rsidR="00E85674">
            <w:fldChar w:fldCharType="separate"/>
          </w:r>
          <w:r w:rsidR="005448BA">
            <w:rPr>
              <w:noProof/>
            </w:rPr>
            <w:t>[29]</w:t>
          </w:r>
          <w:r w:rsidR="00E85674">
            <w:fldChar w:fldCharType="end"/>
          </w:r>
        </w:sdtContent>
      </w:sdt>
      <w:r w:rsidR="000B1F7C" w:rsidRPr="00A00CA1">
        <w:t xml:space="preserve">, ki je zgrajena iz </w:t>
      </w:r>
      <w:r w:rsidRPr="00A00CA1">
        <w:t xml:space="preserve">slik, </w:t>
      </w:r>
      <w:r w:rsidR="00FB35B5" w:rsidRPr="00A00CA1">
        <w:t xml:space="preserve">na katerih </w:t>
      </w:r>
      <w:r w:rsidRPr="00A00CA1">
        <w:t xml:space="preserve">oseba izvaja neko aktivnost – </w:t>
      </w:r>
      <w:r w:rsidR="00EB3B2A" w:rsidRPr="00A00CA1">
        <w:t>izvajanje vadbe v</w:t>
      </w:r>
      <w:r w:rsidRPr="00A00CA1">
        <w:t xml:space="preserve"> fitnesu, raztegovanje, ples</w:t>
      </w:r>
      <w:del w:id="311" w:author="Zorman, Daša" w:date="2026-06-22T10:49:00Z" w16du:dateUtc="2026-06-22T08:49:00Z">
        <w:r w:rsidRPr="00A00CA1" w:rsidDel="00956D44">
          <w:delText>,</w:delText>
        </w:r>
      </w:del>
      <w:r w:rsidRPr="00A00CA1">
        <w:t xml:space="preserve"> ...</w:t>
      </w:r>
      <w:r w:rsidR="006F3E1F" w:rsidRPr="00A00CA1">
        <w:t xml:space="preserve"> Privzeto učenje na učni množici Active ga razlikuje od ostalih modelov, ki so privzeto učeni le na COCO-pose učni množici</w:t>
      </w:r>
      <w:ins w:id="312" w:author="Zorman, Daša" w:date="2026-06-22T10:49:00Z" w16du:dateUtc="2026-06-22T08:49:00Z">
        <w:r w:rsidR="00956D44">
          <w:t>,</w:t>
        </w:r>
      </w:ins>
      <w:r w:rsidR="006F3E1F" w:rsidRPr="00A00CA1">
        <w:t xml:space="preserve"> in poudarja, da je namenjen uporabi sledenju telesne drže med izvajanjem aktivnosti.</w:t>
      </w:r>
    </w:p>
    <w:p w14:paraId="712BB2D7" w14:textId="77777777" w:rsidR="000374FD" w:rsidRPr="00A00CA1" w:rsidRDefault="000374FD" w:rsidP="006934A1"/>
    <w:p w14:paraId="35520405" w14:textId="409FE8E8" w:rsidR="00626F80" w:rsidRPr="00A00CA1" w:rsidRDefault="00F16BC3" w:rsidP="006934A1">
      <w:r w:rsidRPr="00A00CA1">
        <w:t xml:space="preserve">Pri inicializaciji modela MoveNet je </w:t>
      </w:r>
      <w:del w:id="313" w:author="Zorman, Daša" w:date="2026-06-22T10:50:00Z" w16du:dateUtc="2026-06-22T08:50:00Z">
        <w:r w:rsidRPr="00A00CA1" w:rsidDel="00956D44">
          <w:delText xml:space="preserve">potrebno </w:delText>
        </w:r>
      </w:del>
      <w:ins w:id="314" w:author="Zorman, Daša" w:date="2026-06-22T10:50:00Z" w16du:dateUtc="2026-06-22T08:50:00Z">
        <w:r w:rsidR="00956D44">
          <w:t>treba</w:t>
        </w:r>
        <w:r w:rsidR="00956D44" w:rsidRPr="00A00CA1">
          <w:t xml:space="preserve"> </w:t>
        </w:r>
      </w:ins>
      <w:r w:rsidRPr="00A00CA1">
        <w:t>podati konfiguracijo, ki sestoji iz naslednjih parametrov</w:t>
      </w:r>
      <w:r w:rsidR="000465C3">
        <w:t xml:space="preserve"> </w:t>
      </w:r>
      <w:sdt>
        <w:sdtPr>
          <w:id w:val="1814132457"/>
          <w:citation/>
        </w:sdtPr>
        <w:sdtContent>
          <w:r w:rsidR="000465C3">
            <w:fldChar w:fldCharType="begin"/>
          </w:r>
          <w:r w:rsidR="000465C3" w:rsidRPr="000465C3">
            <w:instrText xml:space="preserve"> CITATION Ten262 \l 2057 </w:instrText>
          </w:r>
          <w:r w:rsidR="000465C3">
            <w:fldChar w:fldCharType="separate"/>
          </w:r>
          <w:r w:rsidR="005448BA">
            <w:rPr>
              <w:noProof/>
            </w:rPr>
            <w:t>[30]</w:t>
          </w:r>
          <w:r w:rsidR="000465C3">
            <w:fldChar w:fldCharType="end"/>
          </w:r>
        </w:sdtContent>
      </w:sdt>
      <w:r w:rsidRPr="00A00CA1">
        <w:t>:</w:t>
      </w:r>
    </w:p>
    <w:p w14:paraId="2341FE6E" w14:textId="7989B7F2" w:rsidR="00DA77F6" w:rsidRPr="00A00CA1" w:rsidRDefault="00DA77F6">
      <w:pPr>
        <w:pStyle w:val="Odstavekseznama"/>
        <w:numPr>
          <w:ilvl w:val="0"/>
          <w:numId w:val="16"/>
        </w:numPr>
      </w:pPr>
      <w:r w:rsidRPr="00A00CA1">
        <w:t>modelType: izbira med SINGLEPOSE_LIGHTNING, SINGLEPOSE_THUNDER in MULTIPOSE_THUNDER tipi modela</w:t>
      </w:r>
      <w:ins w:id="315" w:author="Zorman, Daša" w:date="2026-06-22T10:51:00Z" w16du:dateUtc="2026-06-22T08:51:00Z">
        <w:r w:rsidR="00956D44">
          <w:t>.</w:t>
        </w:r>
      </w:ins>
      <w:del w:id="316" w:author="Zorman, Daša" w:date="2026-06-22T10:51:00Z" w16du:dateUtc="2026-06-22T08:51:00Z">
        <w:r w:rsidR="00B11EF8" w:rsidDel="00956D44">
          <w:delText>,</w:delText>
        </w:r>
      </w:del>
    </w:p>
    <w:p w14:paraId="59AD048E" w14:textId="1B1EE242" w:rsidR="004A1350" w:rsidRPr="00A00CA1" w:rsidRDefault="004A1350">
      <w:pPr>
        <w:pStyle w:val="Odstavekseznama"/>
        <w:numPr>
          <w:ilvl w:val="0"/>
          <w:numId w:val="16"/>
        </w:numPr>
      </w:pPr>
      <w:r w:rsidRPr="00A00CA1">
        <w:lastRenderedPageBreak/>
        <w:t>modelUrl: niz, ki določa prilagojen URL-naslov modela</w:t>
      </w:r>
      <w:ins w:id="317" w:author="Zorman, Daša" w:date="2026-06-22T10:51:00Z" w16du:dateUtc="2026-06-22T08:51:00Z">
        <w:r w:rsidR="00956D44">
          <w:t>.</w:t>
        </w:r>
      </w:ins>
      <w:del w:id="318" w:author="Zorman, Daša" w:date="2026-06-22T10:51:00Z" w16du:dateUtc="2026-06-22T08:51:00Z">
        <w:r w:rsidR="00B11EF8" w:rsidDel="00956D44">
          <w:delText>,</w:delText>
        </w:r>
      </w:del>
    </w:p>
    <w:p w14:paraId="69C8F6C4" w14:textId="11BDD6A6" w:rsidR="003C57D8" w:rsidRPr="00A00CA1" w:rsidRDefault="00C6263E">
      <w:pPr>
        <w:pStyle w:val="Odstavekseznama"/>
        <w:numPr>
          <w:ilvl w:val="0"/>
          <w:numId w:val="16"/>
        </w:numPr>
      </w:pPr>
      <w:r w:rsidRPr="00A00CA1">
        <w:t>enableSmoothing: logična vrednost, ki določa, ali naj se za glajenje napovedanih ključnih točk uporabi časovni filter</w:t>
      </w:r>
      <w:ins w:id="319" w:author="Zorman, Daša" w:date="2026-06-22T10:51:00Z" w16du:dateUtc="2026-06-22T08:51:00Z">
        <w:r w:rsidR="00956D44">
          <w:t>.</w:t>
        </w:r>
      </w:ins>
      <w:del w:id="320" w:author="Zorman, Daša" w:date="2026-06-22T10:51:00Z" w16du:dateUtc="2026-06-22T08:51:00Z">
        <w:r w:rsidR="00B11EF8" w:rsidDel="00956D44">
          <w:delText>,</w:delText>
        </w:r>
      </w:del>
    </w:p>
    <w:p w14:paraId="1CE47947" w14:textId="630D0AFE" w:rsidR="00FA7D16" w:rsidRPr="00A00CA1" w:rsidRDefault="00FA7D16">
      <w:pPr>
        <w:pStyle w:val="Odstavekseznama"/>
        <w:numPr>
          <w:ilvl w:val="0"/>
          <w:numId w:val="16"/>
        </w:numPr>
      </w:pPr>
      <w:r w:rsidRPr="00A00CA1">
        <w:t xml:space="preserve">minPoseScore: minimalna ocena zanesljivosti, ki jo mora imeti poza, da se </w:t>
      </w:r>
      <w:r w:rsidR="003F20B2" w:rsidRPr="00A00CA1">
        <w:t>njena zaznava šteje za veljavno</w:t>
      </w:r>
      <w:ins w:id="321" w:author="Zorman, Daša" w:date="2026-06-22T10:51:00Z" w16du:dateUtc="2026-06-22T08:51:00Z">
        <w:r w:rsidR="00956D44">
          <w:t>.</w:t>
        </w:r>
      </w:ins>
      <w:del w:id="322" w:author="Zorman, Daša" w:date="2026-06-22T10:51:00Z" w16du:dateUtc="2026-06-22T08:51:00Z">
        <w:r w:rsidR="00B11EF8" w:rsidDel="00956D44">
          <w:delText>,</w:delText>
        </w:r>
      </w:del>
    </w:p>
    <w:p w14:paraId="540B98F2" w14:textId="69A22664" w:rsidR="000F59A1" w:rsidRPr="00A00CA1" w:rsidRDefault="000F59A1">
      <w:pPr>
        <w:pStyle w:val="Odstavekseznama"/>
        <w:numPr>
          <w:ilvl w:val="0"/>
          <w:numId w:val="16"/>
        </w:numPr>
      </w:pPr>
      <w:r w:rsidRPr="00A00CA1">
        <w:t>multiPoseMaxDimension: Največja dimenzija, ki se uporabi kot vhod za model za zaznavo več telesnih drž hkrati. Mora biti večkratnik števila 32, kot omenjeno pa je privzeta vrednost 256</w:t>
      </w:r>
      <w:ins w:id="323" w:author="Zorman, Daša" w:date="2026-06-22T10:51:00Z" w16du:dateUtc="2026-06-22T08:51:00Z">
        <w:r w:rsidR="00956D44">
          <w:t>.</w:t>
        </w:r>
      </w:ins>
      <w:del w:id="324" w:author="Zorman, Daša" w:date="2026-06-22T10:51:00Z" w16du:dateUtc="2026-06-22T08:51:00Z">
        <w:r w:rsidR="00B11EF8" w:rsidDel="00956D44">
          <w:delText>,</w:delText>
        </w:r>
      </w:del>
    </w:p>
    <w:p w14:paraId="6BBEFEBC" w14:textId="3947567E" w:rsidR="008B338E" w:rsidRPr="00A00CA1" w:rsidRDefault="008B338E">
      <w:pPr>
        <w:pStyle w:val="Odstavekseznama"/>
        <w:numPr>
          <w:ilvl w:val="0"/>
          <w:numId w:val="16"/>
        </w:numPr>
      </w:pPr>
      <w:r w:rsidRPr="00A00CA1">
        <w:t xml:space="preserve">enableTracking: logična vrednost, ki se uporablja pri zaznavi večih oseb in določa, ali naj vsaka telesna drža vsebuje edinstveni identifikator, ki omogoča sledenju </w:t>
      </w:r>
      <w:r w:rsidR="00365D7A" w:rsidRPr="00A00CA1">
        <w:t xml:space="preserve">telesni </w:t>
      </w:r>
      <w:r w:rsidRPr="00A00CA1">
        <w:t>drži</w:t>
      </w:r>
      <w:ins w:id="325" w:author="Zorman, Daša" w:date="2026-06-22T10:51:00Z" w16du:dateUtc="2026-06-22T08:51:00Z">
        <w:r w:rsidR="00956D44">
          <w:t>.</w:t>
        </w:r>
      </w:ins>
      <w:del w:id="326" w:author="Zorman, Daša" w:date="2026-06-22T10:51:00Z" w16du:dateUtc="2026-06-22T08:51:00Z">
        <w:r w:rsidR="00B11EF8" w:rsidDel="00956D44">
          <w:delText>,</w:delText>
        </w:r>
      </w:del>
    </w:p>
    <w:p w14:paraId="4EB6FC95" w14:textId="6DD27D54" w:rsidR="00F56C53" w:rsidRPr="00A00CA1" w:rsidRDefault="00907637" w:rsidP="00F56C53">
      <w:pPr>
        <w:pStyle w:val="Odstavekseznama"/>
        <w:numPr>
          <w:ilvl w:val="0"/>
          <w:numId w:val="16"/>
        </w:numPr>
      </w:pPr>
      <w:r w:rsidRPr="00A00CA1">
        <w:t>trackerType in trackerConfig: se uporabljata za tip in konfiguracijo načina sledenja telesni drži</w:t>
      </w:r>
      <w:ins w:id="327" w:author="Zorman, Daša" w:date="2026-06-22T10:51:00Z" w16du:dateUtc="2026-06-22T08:51:00Z">
        <w:r w:rsidR="00956D44">
          <w:t>.</w:t>
        </w:r>
      </w:ins>
      <w:del w:id="328" w:author="Zorman, Daša" w:date="2026-06-22T10:51:00Z" w16du:dateUtc="2026-06-22T08:51:00Z">
        <w:r w:rsidRPr="00A00CA1" w:rsidDel="00956D44">
          <w:delText>.</w:delText>
        </w:r>
      </w:del>
    </w:p>
    <w:p w14:paraId="4001EBD8" w14:textId="34534174" w:rsidR="00A513D9" w:rsidRPr="00A00CA1" w:rsidRDefault="007D52B0" w:rsidP="007C5A59">
      <w:pPr>
        <w:pStyle w:val="Naslov3"/>
      </w:pPr>
      <w:bookmarkStart w:id="329" w:name="_Toc232940800"/>
      <w:r w:rsidRPr="00A00CA1">
        <w:t>BlazePose – Tensorflow.js</w:t>
      </w:r>
      <w:bookmarkEnd w:id="329"/>
    </w:p>
    <w:p w14:paraId="3C2E9DD0" w14:textId="324FDBA1" w:rsidR="00FC4F00" w:rsidRPr="00A00CA1" w:rsidDel="00235B48" w:rsidRDefault="00FC4F00" w:rsidP="00FC4F00">
      <w:pPr>
        <w:rPr>
          <w:del w:id="330" w:author="Zorman, Daša" w:date="2026-06-22T10:55:00Z" w16du:dateUtc="2026-06-22T08:55:00Z"/>
        </w:rPr>
      </w:pPr>
      <w:r w:rsidRPr="00A00CA1">
        <w:t xml:space="preserve">BlazePose je </w:t>
      </w:r>
      <w:del w:id="331" w:author="Zorman, Daša" w:date="2026-06-22T19:20:00Z" w16du:dateUtc="2026-06-22T17:20:00Z">
        <w:r w:rsidR="00373B59" w:rsidRPr="00A00CA1" w:rsidDel="007D1753">
          <w:delText>“</w:delText>
        </w:r>
      </w:del>
      <w:ins w:id="332" w:author="Zorman, Daša" w:date="2026-06-22T19:20:00Z" w16du:dateUtc="2026-06-22T17:20:00Z">
        <w:r w:rsidR="007D1753">
          <w:t>»</w:t>
        </w:r>
      </w:ins>
      <w:r w:rsidR="00373B59" w:rsidRPr="00A00CA1">
        <w:t>lahka</w:t>
      </w:r>
      <w:del w:id="333" w:author="Zorman, Daša" w:date="2026-06-22T19:20:00Z" w16du:dateUtc="2026-06-22T17:20:00Z">
        <w:r w:rsidR="00373B59" w:rsidRPr="00A00CA1" w:rsidDel="007D1753">
          <w:delText>“</w:delText>
        </w:r>
      </w:del>
      <w:ins w:id="334" w:author="Zorman, Daša" w:date="2026-06-22T19:20:00Z" w16du:dateUtc="2026-06-22T17:20:00Z">
        <w:r w:rsidR="007D1753">
          <w:t>«</w:t>
        </w:r>
      </w:ins>
      <w:r w:rsidR="00373B59" w:rsidRPr="00A00CA1">
        <w:t xml:space="preserve"> konvolucijska arhitektura nevronsk</w:t>
      </w:r>
      <w:r w:rsidR="005556AE" w:rsidRPr="00A00CA1">
        <w:t>e</w:t>
      </w:r>
      <w:r w:rsidR="00373B59" w:rsidRPr="00A00CA1">
        <w:t xml:space="preserve"> mreže</w:t>
      </w:r>
      <w:r w:rsidR="00EE122E">
        <w:t xml:space="preserve"> </w:t>
      </w:r>
      <w:sdt>
        <w:sdtPr>
          <w:id w:val="-1993786863"/>
          <w:citation/>
        </w:sdtPr>
        <w:sdtContent>
          <w:r w:rsidR="00EE122E">
            <w:fldChar w:fldCharType="begin"/>
          </w:r>
          <w:r w:rsidR="00EE122E" w:rsidRPr="00EE122E">
            <w:instrText xml:space="preserve"> CITATION Baz20 \l 2057 </w:instrText>
          </w:r>
          <w:r w:rsidR="00EE122E">
            <w:fldChar w:fldCharType="separate"/>
          </w:r>
          <w:r w:rsidR="005448BA">
            <w:rPr>
              <w:noProof/>
            </w:rPr>
            <w:t>[31]</w:t>
          </w:r>
          <w:r w:rsidR="00EE122E">
            <w:fldChar w:fldCharType="end"/>
          </w:r>
        </w:sdtContent>
      </w:sdt>
      <w:r w:rsidR="00373B59" w:rsidRPr="00A00CA1">
        <w:t xml:space="preserve">, namenjena </w:t>
      </w:r>
      <w:r w:rsidRPr="00A00CA1">
        <w:t>za realno</w:t>
      </w:r>
      <w:del w:id="335" w:author="Zorman, Daša" w:date="2026-06-22T10:52:00Z" w16du:dateUtc="2026-06-22T08:52:00Z">
        <w:r w:rsidRPr="00A00CA1" w:rsidDel="00956D44">
          <w:delText>-</w:delText>
        </w:r>
      </w:del>
      <w:r w:rsidRPr="00A00CA1">
        <w:t>časovno zaznavanje drže, zasnovan</w:t>
      </w:r>
      <w:ins w:id="336" w:author="Zorman, Daša" w:date="2026-06-22T10:53:00Z" w16du:dateUtc="2026-06-22T08:53:00Z">
        <w:r w:rsidR="00235B48">
          <w:t>a</w:t>
        </w:r>
      </w:ins>
      <w:r w:rsidRPr="00A00CA1">
        <w:t xml:space="preserve"> za delovanje na robnih napravah</w:t>
      </w:r>
      <w:del w:id="337" w:author="Zorman, Daša" w:date="2026-06-22T10:53:00Z" w16du:dateUtc="2026-06-22T08:53:00Z">
        <w:r w:rsidRPr="00A00CA1" w:rsidDel="00235B48">
          <w:delText>, ki je</w:delText>
        </w:r>
      </w:del>
      <w:ins w:id="338" w:author="Zorman, Daša" w:date="2026-06-22T10:53:00Z" w16du:dateUtc="2026-06-22T08:53:00Z">
        <w:r w:rsidR="00235B48">
          <w:t xml:space="preserve"> in</w:t>
        </w:r>
      </w:ins>
      <w:r w:rsidRPr="00A00CA1">
        <w:t xml:space="preserve"> namenjen</w:t>
      </w:r>
      <w:ins w:id="339" w:author="Zorman, Daša" w:date="2026-06-22T10:53:00Z" w16du:dateUtc="2026-06-22T08:53:00Z">
        <w:r w:rsidR="00235B48">
          <w:t>a</w:t>
        </w:r>
      </w:ins>
      <w:r w:rsidRPr="00A00CA1">
        <w:t xml:space="preserve"> za scenarije, kot so fitnes aplikacije. Podobno kot PoseNet in MoveNet</w:t>
      </w:r>
      <w:del w:id="340" w:author="Zorman, Daša" w:date="2026-06-22T10:53:00Z" w16du:dateUtc="2026-06-22T08:53:00Z">
        <w:r w:rsidRPr="00A00CA1" w:rsidDel="00235B48">
          <w:delText>,</w:delText>
        </w:r>
      </w:del>
      <w:r w:rsidRPr="00A00CA1">
        <w:t xml:space="preserve"> je tudi BlazePose v brskalniku dostopen preko knjižnice npm</w:t>
      </w:r>
      <w:r w:rsidR="00AC170A" w:rsidRPr="00A00CA1">
        <w:t xml:space="preserve"> </w:t>
      </w:r>
      <w:r w:rsidRPr="00A00CA1">
        <w:t xml:space="preserve">@tensorflow-models/pose-detection in se izvaja z uporabo knjižnice npm @tensorflow-js. </w:t>
      </w:r>
      <w:r w:rsidR="00A80E2F" w:rsidRPr="00A00CA1">
        <w:t xml:space="preserve">Implementacija arhitekture BlazePose je </w:t>
      </w:r>
      <w:r w:rsidR="005C24E3" w:rsidRPr="00A00CA1">
        <w:t xml:space="preserve"> vključena tudi </w:t>
      </w:r>
      <w:r w:rsidR="007E475F" w:rsidRPr="00A00CA1">
        <w:t xml:space="preserve">v </w:t>
      </w:r>
      <w:r w:rsidR="00F16688" w:rsidRPr="00A00CA1">
        <w:t xml:space="preserve">uporabi </w:t>
      </w:r>
      <w:r w:rsidR="005C24E3" w:rsidRPr="00A00CA1">
        <w:t>MediaPip</w:t>
      </w:r>
      <w:ins w:id="341" w:author="Zorman, Daša" w:date="2026-06-22T10:53:00Z" w16du:dateUtc="2026-06-22T08:53:00Z">
        <w:r w:rsidR="00235B48">
          <w:t>ove</w:t>
        </w:r>
      </w:ins>
      <w:del w:id="342" w:author="Zorman, Daša" w:date="2026-06-22T10:53:00Z" w16du:dateUtc="2026-06-22T08:53:00Z">
        <w:r w:rsidR="005C24E3" w:rsidRPr="00A00CA1" w:rsidDel="00235B48">
          <w:delText>e</w:delText>
        </w:r>
        <w:r w:rsidR="00D12EC7" w:rsidRPr="00A00CA1" w:rsidDel="00235B48">
          <w:delText>-ove</w:delText>
        </w:r>
      </w:del>
      <w:r w:rsidR="00D65D9A" w:rsidRPr="00A00CA1">
        <w:t xml:space="preserve"> rešitve </w:t>
      </w:r>
      <w:r w:rsidR="00D12EC7" w:rsidRPr="00A00CA1">
        <w:t>PoseLandmarker</w:t>
      </w:r>
      <w:r w:rsidR="00F811D9" w:rsidRPr="00A00CA1">
        <w:t>, saj je BlazePose v spletnih aplikacijah mogoče uporabljati na dva načina</w:t>
      </w:r>
      <w:r w:rsidR="00C77FF1" w:rsidRPr="00A00CA1">
        <w:t xml:space="preserve"> </w:t>
      </w:r>
      <w:ins w:id="343" w:author="Zorman, Daša" w:date="2026-06-22T10:54:00Z" w16du:dateUtc="2026-06-22T08:54:00Z">
        <w:r w:rsidR="00235B48">
          <w:t xml:space="preserve">bodisi </w:t>
        </w:r>
      </w:ins>
      <w:ins w:id="344" w:author="Zorman, Daša" w:date="2026-06-22T10:55:00Z" w16du:dateUtc="2026-06-22T08:55:00Z">
        <w:r w:rsidR="00235B48">
          <w:t xml:space="preserve">preko </w:t>
        </w:r>
      </w:ins>
      <w:ins w:id="345" w:author="Zorman, Daša" w:date="2026-06-22T10:54:00Z" w16du:dateUtc="2026-06-22T08:54:00Z">
        <w:r w:rsidR="00235B48">
          <w:t>implementacij</w:t>
        </w:r>
      </w:ins>
      <w:ins w:id="346" w:author="Zorman, Daša" w:date="2026-06-22T10:55:00Z" w16du:dateUtc="2026-06-22T08:55:00Z">
        <w:r w:rsidR="00235B48">
          <w:t>e</w:t>
        </w:r>
      </w:ins>
      <w:ins w:id="347" w:author="Zorman, Daša" w:date="2026-06-22T10:54:00Z" w16du:dateUtc="2026-06-22T08:54:00Z">
        <w:r w:rsidR="00235B48">
          <w:t xml:space="preserve"> MediaPipe bodisi </w:t>
        </w:r>
      </w:ins>
      <w:ins w:id="348" w:author="Zorman, Daša" w:date="2026-06-22T10:55:00Z" w16du:dateUtc="2026-06-22T08:55:00Z">
        <w:r w:rsidR="00235B48">
          <w:t>preko</w:t>
        </w:r>
      </w:ins>
      <w:ins w:id="349" w:author="Zorman, Daša" w:date="2026-06-22T10:54:00Z" w16du:dateUtc="2026-06-22T08:54:00Z">
        <w:r w:rsidR="00235B48">
          <w:t xml:space="preserve"> i</w:t>
        </w:r>
      </w:ins>
      <w:ins w:id="350" w:author="Zorman, Daša" w:date="2026-06-22T10:55:00Z" w16du:dateUtc="2026-06-22T08:55:00Z">
        <w:r w:rsidR="00235B48">
          <w:t>mplementacijo Tensorflow.js.</w:t>
        </w:r>
      </w:ins>
      <w:del w:id="351" w:author="Zorman, Daša" w:date="2026-06-22T10:54:00Z" w16du:dateUtc="2026-06-22T08:54:00Z">
        <w:r w:rsidR="00C77FF1" w:rsidRPr="00A00CA1" w:rsidDel="00235B48">
          <w:delText>preko</w:delText>
        </w:r>
        <w:r w:rsidR="00F811D9" w:rsidRPr="00A00CA1" w:rsidDel="00235B48">
          <w:delText>:</w:delText>
        </w:r>
      </w:del>
    </w:p>
    <w:p w14:paraId="12B60701" w14:textId="57AFB287" w:rsidR="00F811D9" w:rsidRPr="00A00CA1" w:rsidDel="00235B48" w:rsidRDefault="00F811D9">
      <w:pPr>
        <w:rPr>
          <w:del w:id="352" w:author="Zorman, Daša" w:date="2026-06-22T10:55:00Z" w16du:dateUtc="2026-06-22T08:55:00Z"/>
        </w:rPr>
        <w:pPrChange w:id="353" w:author="Zorman, Daša" w:date="2026-06-22T10:55:00Z" w16du:dateUtc="2026-06-22T08:55:00Z">
          <w:pPr>
            <w:pStyle w:val="Odstavekseznama"/>
            <w:numPr>
              <w:numId w:val="17"/>
            </w:numPr>
            <w:ind w:hanging="360"/>
          </w:pPr>
        </w:pPrChange>
      </w:pPr>
      <w:commentRangeStart w:id="354"/>
      <w:del w:id="355" w:author="Zorman, Daša" w:date="2026-06-22T10:55:00Z" w16du:dateUtc="2026-06-22T08:55:00Z">
        <w:r w:rsidRPr="00A00CA1" w:rsidDel="00235B48">
          <w:delText>MediaPipe implementacije</w:delText>
        </w:r>
        <w:r w:rsidR="00B11EF8" w:rsidDel="00235B48">
          <w:delText>,</w:delText>
        </w:r>
      </w:del>
    </w:p>
    <w:p w14:paraId="6A182439" w14:textId="3BE99CE3" w:rsidR="00F811D9" w:rsidRPr="00A00CA1" w:rsidDel="00235B48" w:rsidRDefault="00F811D9">
      <w:pPr>
        <w:rPr>
          <w:del w:id="356" w:author="Zorman, Daša" w:date="2026-06-22T10:55:00Z" w16du:dateUtc="2026-06-22T08:55:00Z"/>
        </w:rPr>
        <w:pPrChange w:id="357" w:author="Zorman, Daša" w:date="2026-06-22T10:55:00Z" w16du:dateUtc="2026-06-22T08:55:00Z">
          <w:pPr>
            <w:pStyle w:val="Odstavekseznama"/>
            <w:numPr>
              <w:numId w:val="17"/>
            </w:numPr>
            <w:ind w:hanging="360"/>
          </w:pPr>
        </w:pPrChange>
      </w:pPr>
      <w:del w:id="358" w:author="Zorman, Daša" w:date="2026-06-22T10:55:00Z" w16du:dateUtc="2026-06-22T08:55:00Z">
        <w:r w:rsidRPr="00A00CA1" w:rsidDel="00235B48">
          <w:delText>Tensorflow.js implementacije</w:delText>
        </w:r>
      </w:del>
      <w:commentRangeEnd w:id="354"/>
      <w:r w:rsidR="00235B48" w:rsidRPr="00A00CA1">
        <w:rPr>
          <w:rStyle w:val="Pripombasklic"/>
          <w:rFonts w:cs="Arial"/>
          <w:sz w:val="24"/>
        </w:rPr>
        <w:commentReference w:id="354"/>
      </w:r>
    </w:p>
    <w:p w14:paraId="760BA62B" w14:textId="77777777" w:rsidR="006F1FCD" w:rsidRPr="00A00CA1" w:rsidRDefault="006F1FCD" w:rsidP="00FC4F00"/>
    <w:p w14:paraId="4C5ADE95" w14:textId="48A5B487" w:rsidR="00E83579" w:rsidRDefault="00751AFD" w:rsidP="008B528B">
      <w:r>
        <w:t xml:space="preserve">Osnovni </w:t>
      </w:r>
      <w:r w:rsidR="006F1FCD" w:rsidRPr="00A00CA1">
        <w:t xml:space="preserve">standard za predstavo zaznave sklepnih točk telesne drže je topologija COCO, ki zajema 17 sklepnih točk. Ključne točke COCO se </w:t>
      </w:r>
      <w:r w:rsidR="006400CE">
        <w:t xml:space="preserve">na rokah in nogah </w:t>
      </w:r>
      <w:r w:rsidR="006F1FCD" w:rsidRPr="00A00CA1">
        <w:t xml:space="preserve">nanašajo le na gležnje in zapestja, pri čemer manjkajo podatki o usmerjenosti rok in nog, kar je ključnega pomena za aplikacije, ki se uporabljajo med telesnimi </w:t>
      </w:r>
      <w:r w:rsidR="00197E4D" w:rsidRPr="00A00CA1">
        <w:t xml:space="preserve">aktivnostmi. </w:t>
      </w:r>
      <w:r w:rsidR="00AA353C" w:rsidRPr="00A00CA1">
        <w:t>Zato BlazePose</w:t>
      </w:r>
      <w:del w:id="359" w:author="Zorman, Daša" w:date="2026-06-22T10:56:00Z" w16du:dateUtc="2026-06-22T08:56:00Z">
        <w:r w:rsidR="00AA353C" w:rsidRPr="00A00CA1" w:rsidDel="00235B48">
          <w:delText>,</w:delText>
        </w:r>
      </w:del>
      <w:r w:rsidR="00AA353C" w:rsidRPr="00A00CA1">
        <w:t xml:space="preserve"> na vhod</w:t>
      </w:r>
      <w:r w:rsidR="004624B2">
        <w:t>n</w:t>
      </w:r>
      <w:r w:rsidR="00AA353C" w:rsidRPr="00A00CA1">
        <w:t>i RGB sliki ali posnetku video</w:t>
      </w:r>
      <w:del w:id="360" w:author="Zorman, Daša" w:date="2026-06-22T19:32:00Z" w16du:dateUtc="2026-06-22T17:32:00Z">
        <w:r w:rsidR="00AA353C" w:rsidRPr="00A00CA1" w:rsidDel="00AF241E">
          <w:delText xml:space="preserve"> </w:delText>
        </w:r>
      </w:del>
      <w:r w:rsidR="00AA353C" w:rsidRPr="00A00CA1">
        <w:t>toka opravi zaznavo telesne drže in jo, podobno kot MediaPip</w:t>
      </w:r>
      <w:ins w:id="361" w:author="Zorman, Daša" w:date="2026-06-22T10:56:00Z" w16du:dateUtc="2026-06-22T08:56:00Z">
        <w:r w:rsidR="00235B48">
          <w:t>ov</w:t>
        </w:r>
      </w:ins>
      <w:del w:id="362" w:author="Zorman, Daša" w:date="2026-06-22T10:56:00Z" w16du:dateUtc="2026-06-22T08:56:00Z">
        <w:r w:rsidR="00AA353C" w:rsidRPr="00A00CA1" w:rsidDel="00235B48">
          <w:delText>e-ov</w:delText>
        </w:r>
      </w:del>
      <w:r w:rsidR="00AA353C" w:rsidRPr="00A00CA1">
        <w:t xml:space="preserve"> model PoseLandmarker, predstavi v obliki 33 sklepnih </w:t>
      </w:r>
      <w:r w:rsidR="00AA353C" w:rsidRPr="00A00CA1">
        <w:lastRenderedPageBreak/>
        <w:t>točk</w:t>
      </w:r>
      <w:r w:rsidR="00A86160" w:rsidRPr="00A00CA1">
        <w:t>, ki so prikazane na</w:t>
      </w:r>
      <w:r w:rsidR="00A76C16">
        <w:t xml:space="preserve"> </w:t>
      </w:r>
      <w:r w:rsidR="005072A8" w:rsidRPr="00235B48">
        <w:rPr>
          <w:i/>
          <w:iCs/>
          <w:rPrChange w:id="363" w:author="Zorman, Daša" w:date="2026-06-22T10:56:00Z" w16du:dateUtc="2026-06-22T08:56:00Z">
            <w:rPr/>
          </w:rPrChange>
        </w:rPr>
        <w:fldChar w:fldCharType="begin"/>
      </w:r>
      <w:r w:rsidR="005072A8" w:rsidRPr="00235B48">
        <w:rPr>
          <w:i/>
          <w:iCs/>
          <w:rPrChange w:id="364" w:author="Zorman, Daša" w:date="2026-06-22T10:56:00Z" w16du:dateUtc="2026-06-22T08:56:00Z">
            <w:rPr/>
          </w:rPrChange>
        </w:rPr>
        <w:instrText xml:space="preserve"> REF _Ref232577314 \h </w:instrText>
      </w:r>
      <w:r w:rsidR="00235B48" w:rsidRPr="00235B48">
        <w:rPr>
          <w:i/>
          <w:iCs/>
        </w:rPr>
        <w:instrText xml:space="preserve"> \* MERGEFORMAT </w:instrText>
      </w:r>
      <w:r w:rsidR="005072A8" w:rsidRPr="003168DE">
        <w:rPr>
          <w:i/>
          <w:iCs/>
        </w:rPr>
      </w:r>
      <w:r w:rsidR="005072A8" w:rsidRPr="00235B48">
        <w:rPr>
          <w:i/>
          <w:iCs/>
          <w:rPrChange w:id="365" w:author="Zorman, Daša" w:date="2026-06-22T10:56:00Z" w16du:dateUtc="2026-06-22T08:56:00Z">
            <w:rPr/>
          </w:rPrChange>
        </w:rPr>
        <w:fldChar w:fldCharType="separate"/>
      </w:r>
      <w:r w:rsidR="005448BA" w:rsidRPr="00235B48">
        <w:rPr>
          <w:i/>
          <w:iCs/>
          <w:rPrChange w:id="366" w:author="Zorman, Daša" w:date="2026-06-22T10:56:00Z" w16du:dateUtc="2026-06-22T08:56:00Z">
            <w:rPr/>
          </w:rPrChange>
        </w:rPr>
        <w:t xml:space="preserve">Slika </w:t>
      </w:r>
      <w:r w:rsidR="005448BA" w:rsidRPr="00235B48">
        <w:rPr>
          <w:i/>
          <w:iCs/>
          <w:noProof/>
          <w:rPrChange w:id="367" w:author="Zorman, Daša" w:date="2026-06-22T10:56:00Z" w16du:dateUtc="2026-06-22T08:56:00Z">
            <w:rPr>
              <w:noProof/>
            </w:rPr>
          </w:rPrChange>
        </w:rPr>
        <w:t>2</w:t>
      </w:r>
      <w:r w:rsidR="005448BA" w:rsidRPr="00235B48">
        <w:rPr>
          <w:i/>
          <w:iCs/>
          <w:rPrChange w:id="368" w:author="Zorman, Daša" w:date="2026-06-22T10:56:00Z" w16du:dateUtc="2026-06-22T08:56:00Z">
            <w:rPr/>
          </w:rPrChange>
        </w:rPr>
        <w:t>.</w:t>
      </w:r>
      <w:r w:rsidR="005448BA" w:rsidRPr="00235B48">
        <w:rPr>
          <w:i/>
          <w:iCs/>
          <w:noProof/>
          <w:rPrChange w:id="369" w:author="Zorman, Daša" w:date="2026-06-22T10:56:00Z" w16du:dateUtc="2026-06-22T08:56:00Z">
            <w:rPr>
              <w:noProof/>
            </w:rPr>
          </w:rPrChange>
        </w:rPr>
        <w:t>1</w:t>
      </w:r>
      <w:r w:rsidR="005448BA" w:rsidRPr="00235B48">
        <w:rPr>
          <w:i/>
          <w:iCs/>
          <w:rPrChange w:id="370" w:author="Zorman, Daša" w:date="2026-06-22T10:56:00Z" w16du:dateUtc="2026-06-22T08:56:00Z">
            <w:rPr/>
          </w:rPrChange>
        </w:rPr>
        <w:t>: Shema sklepnih točk modela MediaPipe Pose Landmarker (33 točk)</w:t>
      </w:r>
      <w:r w:rsidR="005072A8" w:rsidRPr="00235B48">
        <w:rPr>
          <w:i/>
          <w:iCs/>
          <w:rPrChange w:id="371" w:author="Zorman, Daša" w:date="2026-06-22T10:56:00Z" w16du:dateUtc="2026-06-22T08:56:00Z">
            <w:rPr/>
          </w:rPrChange>
        </w:rPr>
        <w:fldChar w:fldCharType="end"/>
      </w:r>
      <w:r w:rsidR="00DA4DF3" w:rsidRPr="00A00CA1">
        <w:t xml:space="preserve">. </w:t>
      </w:r>
      <w:r w:rsidR="00231EB7" w:rsidRPr="00A00CA1">
        <w:t>Izhodi</w:t>
      </w:r>
      <w:ins w:id="372" w:author="Zorman, Daša" w:date="2026-06-22T10:56:00Z" w16du:dateUtc="2026-06-22T08:56:00Z">
        <w:r w:rsidR="00235B48">
          <w:t xml:space="preserve"> modela</w:t>
        </w:r>
      </w:ins>
      <w:r w:rsidR="00231EB7" w:rsidRPr="00A00CA1">
        <w:t xml:space="preserve"> BlazePose </w:t>
      </w:r>
      <w:del w:id="373" w:author="Zorman, Daša" w:date="2026-06-22T10:56:00Z" w16du:dateUtc="2026-06-22T08:56:00Z">
        <w:r w:rsidR="00231EB7" w:rsidRPr="00A00CA1" w:rsidDel="00235B48">
          <w:delText xml:space="preserve">modela </w:delText>
        </w:r>
      </w:del>
      <w:r w:rsidR="00231EB7" w:rsidRPr="00A00CA1">
        <w:t>so zelo podobni izhodom rešitv</w:t>
      </w:r>
      <w:ins w:id="374" w:author="Zorman, Daša" w:date="2026-06-22T10:57:00Z" w16du:dateUtc="2026-06-22T08:57:00Z">
        <w:r w:rsidR="00235B48">
          <w:t>e</w:t>
        </w:r>
      </w:ins>
      <w:del w:id="375" w:author="Zorman, Daša" w:date="2026-06-22T10:57:00Z" w16du:dateUtc="2026-06-22T08:57:00Z">
        <w:r w:rsidR="00231EB7" w:rsidRPr="00A00CA1" w:rsidDel="00235B48">
          <w:delText>i</w:delText>
        </w:r>
      </w:del>
      <w:r w:rsidR="00231EB7" w:rsidRPr="00A00CA1">
        <w:t xml:space="preserve"> PoseLandmarker, ki je opisana v </w:t>
      </w:r>
      <w:r w:rsidR="00CC03B2" w:rsidRPr="00A00CA1">
        <w:fldChar w:fldCharType="begin"/>
      </w:r>
      <w:r w:rsidR="00CC03B2" w:rsidRPr="00A00CA1">
        <w:instrText xml:space="preserve"> REF _Ref225069855 \h </w:instrText>
      </w:r>
      <w:r w:rsidR="00CC03B2" w:rsidRPr="00A00CA1">
        <w:fldChar w:fldCharType="separate"/>
      </w:r>
      <w:r w:rsidR="00CC03B2" w:rsidRPr="00A00CA1">
        <w:t>Pose Landmarker – Mediapipe</w:t>
      </w:r>
      <w:r w:rsidR="00CC03B2" w:rsidRPr="00A00CA1">
        <w:fldChar w:fldCharType="end"/>
      </w:r>
      <w:r w:rsidR="00431ED8" w:rsidRPr="00A00CA1">
        <w:t>.</w:t>
      </w:r>
      <w:r w:rsidR="004F1D81" w:rsidRPr="00A00CA1">
        <w:t xml:space="preserve"> Tudi različice modela BlazePose so enake različicam rešitve PoseLandmarker: Lite, Full in Heavy.</w:t>
      </w:r>
    </w:p>
    <w:p w14:paraId="006B04D8" w14:textId="77777777" w:rsidR="007808F6" w:rsidRDefault="007808F6" w:rsidP="008B528B"/>
    <w:p w14:paraId="4098120F" w14:textId="667488B5" w:rsidR="007808F6" w:rsidRDefault="007808F6" w:rsidP="008B528B">
      <w:r w:rsidRPr="007808F6">
        <w:t>Kakovost različic Lite, Full in Heavy je bila v dokumentaciji</w:t>
      </w:r>
      <w:r w:rsidR="0041312E">
        <w:t xml:space="preserve"> </w:t>
      </w:r>
      <w:sdt>
        <w:sdtPr>
          <w:id w:val="919607142"/>
          <w:citation/>
        </w:sdtPr>
        <w:sdtContent>
          <w:r w:rsidR="00442762">
            <w:fldChar w:fldCharType="begin"/>
          </w:r>
          <w:r w:rsidR="00442762" w:rsidRPr="00442762">
            <w:instrText xml:space="preserve"> CITATION Ten263 \l 2057 </w:instrText>
          </w:r>
          <w:r w:rsidR="00442762">
            <w:fldChar w:fldCharType="separate"/>
          </w:r>
          <w:r w:rsidR="005448BA">
            <w:rPr>
              <w:noProof/>
            </w:rPr>
            <w:t>[32]</w:t>
          </w:r>
          <w:r w:rsidR="00442762">
            <w:fldChar w:fldCharType="end"/>
          </w:r>
        </w:sdtContent>
      </w:sdt>
      <w:r w:rsidRPr="007808F6">
        <w:t xml:space="preserve"> ocenjena na treh validacijskih množicah, ki predstavljajo jogo, ples in visoko intenzivni intervalni trening. Vsaka slika je vsebovala eno osebo, oddaljeno od dva do štiri metre od kamere. Zaradi primerljivosti z drugimi rešitvami je bilo vrednotenje izvedeno le na 17 sklepnih točkah topologije COCO, čeprav BlazePose sicer napoveduje 33 točk. Uporabljeni sta bili metriki mAP in PCK@0,2. Različica Heavy je na vseh treh množicah dosegla najvišjo kakovost, Full je predstavljala vmesno možnost, Lite pa je dosegla nekoliko nižjo kakovost ob manjši velikosti in računski zahtevnosti</w:t>
      </w:r>
      <w:r w:rsidR="00BE7BB3">
        <w:t>.</w:t>
      </w:r>
      <w:r w:rsidR="00F41765">
        <w:t xml:space="preserve"> Rezultati so predstavljeni v tabeli </w:t>
      </w:r>
      <w:r w:rsidR="00936D55" w:rsidRPr="00235B48">
        <w:rPr>
          <w:i/>
          <w:iCs/>
          <w:rPrChange w:id="376" w:author="Zorman, Daša" w:date="2026-06-22T10:57:00Z" w16du:dateUtc="2026-06-22T08:57:00Z">
            <w:rPr/>
          </w:rPrChange>
        </w:rPr>
        <w:fldChar w:fldCharType="begin"/>
      </w:r>
      <w:r w:rsidR="00936D55" w:rsidRPr="00235B48">
        <w:rPr>
          <w:i/>
          <w:iCs/>
          <w:rPrChange w:id="377" w:author="Zorman, Daša" w:date="2026-06-22T10:57:00Z" w16du:dateUtc="2026-06-22T08:57:00Z">
            <w:rPr/>
          </w:rPrChange>
        </w:rPr>
        <w:instrText xml:space="preserve"> REF _Ref232689757 \h </w:instrText>
      </w:r>
      <w:r w:rsidR="00235B48">
        <w:rPr>
          <w:i/>
          <w:iCs/>
        </w:rPr>
        <w:instrText xml:space="preserve"> \* MERGEFORMAT </w:instrText>
      </w:r>
      <w:r w:rsidR="00936D55" w:rsidRPr="003168DE">
        <w:rPr>
          <w:i/>
          <w:iCs/>
        </w:rPr>
      </w:r>
      <w:r w:rsidR="00936D55" w:rsidRPr="00235B48">
        <w:rPr>
          <w:i/>
          <w:iCs/>
          <w:rPrChange w:id="378" w:author="Zorman, Daša" w:date="2026-06-22T10:57:00Z" w16du:dateUtc="2026-06-22T08:57:00Z">
            <w:rPr/>
          </w:rPrChange>
        </w:rPr>
        <w:fldChar w:fldCharType="separate"/>
      </w:r>
      <w:r w:rsidR="0086368B" w:rsidRPr="00235B48">
        <w:rPr>
          <w:i/>
          <w:iCs/>
          <w:rPrChange w:id="379" w:author="Zorman, Daša" w:date="2026-06-22T10:57:00Z" w16du:dateUtc="2026-06-22T08:57:00Z">
            <w:rPr/>
          </w:rPrChange>
        </w:rPr>
        <w:t xml:space="preserve">Tabela </w:t>
      </w:r>
      <w:r w:rsidR="0086368B" w:rsidRPr="00235B48">
        <w:rPr>
          <w:i/>
          <w:iCs/>
          <w:noProof/>
          <w:rPrChange w:id="380" w:author="Zorman, Daša" w:date="2026-06-22T10:57:00Z" w16du:dateUtc="2026-06-22T08:57:00Z">
            <w:rPr>
              <w:noProof/>
            </w:rPr>
          </w:rPrChange>
        </w:rPr>
        <w:t>1</w:t>
      </w:r>
      <w:r w:rsidR="0086368B" w:rsidRPr="00235B48">
        <w:rPr>
          <w:i/>
          <w:iCs/>
          <w:rPrChange w:id="381" w:author="Zorman, Daša" w:date="2026-06-22T10:57:00Z" w16du:dateUtc="2026-06-22T08:57:00Z">
            <w:rPr/>
          </w:rPrChange>
        </w:rPr>
        <w:t>: Primerjava kakovost različic modela BlazePose</w:t>
      </w:r>
      <w:r w:rsidR="00936D55" w:rsidRPr="00235B48">
        <w:rPr>
          <w:i/>
          <w:iCs/>
          <w:rPrChange w:id="382" w:author="Zorman, Daša" w:date="2026-06-22T10:57:00Z" w16du:dateUtc="2026-06-22T08:57:00Z">
            <w:rPr/>
          </w:rPrChange>
        </w:rPr>
        <w:fldChar w:fldCharType="end"/>
      </w:r>
      <w:r w:rsidR="00936D55">
        <w:t xml:space="preserve">, ki </w:t>
      </w:r>
      <w:r w:rsidR="00837C63">
        <w:t>je</w:t>
      </w:r>
      <w:r w:rsidR="00936D55">
        <w:t xml:space="preserve"> povzeta po </w:t>
      </w:r>
      <w:sdt>
        <w:sdtPr>
          <w:id w:val="77025190"/>
          <w:citation/>
        </w:sdtPr>
        <w:sdtContent>
          <w:r w:rsidR="001064A4">
            <w:fldChar w:fldCharType="begin"/>
          </w:r>
          <w:r w:rsidR="001064A4" w:rsidRPr="001064A4">
            <w:instrText xml:space="preserve"> CITATION Ten263 \l 2057 </w:instrText>
          </w:r>
          <w:r w:rsidR="001064A4">
            <w:fldChar w:fldCharType="separate"/>
          </w:r>
          <w:r w:rsidR="005448BA">
            <w:rPr>
              <w:noProof/>
            </w:rPr>
            <w:t>[32]</w:t>
          </w:r>
          <w:r w:rsidR="001064A4">
            <w:fldChar w:fldCharType="end"/>
          </w:r>
        </w:sdtContent>
      </w:sdt>
      <w:r w:rsidR="001064A4">
        <w:t>.</w:t>
      </w:r>
    </w:p>
    <w:p w14:paraId="6C0CF1EF" w14:textId="77777777" w:rsidR="0007541D" w:rsidRDefault="0007541D" w:rsidP="008B528B"/>
    <w:p w14:paraId="17115044" w14:textId="517DD0A2" w:rsidR="00F41765" w:rsidRDefault="00F41765" w:rsidP="00F41765">
      <w:pPr>
        <w:pStyle w:val="Napis"/>
        <w:keepNext/>
      </w:pPr>
      <w:bookmarkStart w:id="383" w:name="_Ref232689757"/>
      <w:bookmarkStart w:id="384" w:name="_Toc232947296"/>
      <w:r>
        <w:t xml:space="preserve">Tabela </w:t>
      </w:r>
      <w:fldSimple w:instr=" SEQ Tabela \* ARABIC ">
        <w:r>
          <w:rPr>
            <w:noProof/>
          </w:rPr>
          <w:t>1</w:t>
        </w:r>
      </w:fldSimple>
      <w:r>
        <w:t>: Primerjava kakovost različic modela BlazePose</w:t>
      </w:r>
      <w:bookmarkEnd w:id="383"/>
      <w:bookmarkEnd w:id="384"/>
    </w:p>
    <w:tbl>
      <w:tblPr>
        <w:tblStyle w:val="Tabelamrea"/>
        <w:tblW w:w="0" w:type="auto"/>
        <w:tblLook w:val="04A0" w:firstRow="1" w:lastRow="0" w:firstColumn="1" w:lastColumn="0" w:noHBand="0" w:noVBand="1"/>
      </w:tblPr>
      <w:tblGrid>
        <w:gridCol w:w="1857"/>
        <w:gridCol w:w="1016"/>
        <w:gridCol w:w="1179"/>
        <w:gridCol w:w="1068"/>
        <w:gridCol w:w="1179"/>
        <w:gridCol w:w="1010"/>
        <w:gridCol w:w="1179"/>
      </w:tblGrid>
      <w:tr w:rsidR="001A04BA" w14:paraId="7CB90125" w14:textId="77777777" w:rsidTr="001A04BA">
        <w:tc>
          <w:tcPr>
            <w:tcW w:w="1212" w:type="dxa"/>
          </w:tcPr>
          <w:p w14:paraId="3D0B87F7" w14:textId="6D430905" w:rsidR="001A04BA" w:rsidRPr="001A04BA" w:rsidRDefault="001A04BA" w:rsidP="001A04BA">
            <w:pPr>
              <w:jc w:val="center"/>
              <w:rPr>
                <w:b/>
                <w:bCs/>
              </w:rPr>
            </w:pPr>
            <w:r w:rsidRPr="001A04BA">
              <w:rPr>
                <w:b/>
                <w:bCs/>
              </w:rPr>
              <w:t>Model</w:t>
            </w:r>
          </w:p>
        </w:tc>
        <w:tc>
          <w:tcPr>
            <w:tcW w:w="1212" w:type="dxa"/>
          </w:tcPr>
          <w:p w14:paraId="7E6BEE09" w14:textId="25DCA55A" w:rsidR="001A04BA" w:rsidRPr="00D3435D" w:rsidRDefault="001A04BA" w:rsidP="001A04BA">
            <w:pPr>
              <w:jc w:val="center"/>
              <w:rPr>
                <w:b/>
                <w:bCs/>
              </w:rPr>
            </w:pPr>
            <w:r w:rsidRPr="00D3435D">
              <w:rPr>
                <w:b/>
                <w:bCs/>
              </w:rPr>
              <w:t>Yoga mAP</w:t>
            </w:r>
          </w:p>
        </w:tc>
        <w:tc>
          <w:tcPr>
            <w:tcW w:w="1212" w:type="dxa"/>
          </w:tcPr>
          <w:p w14:paraId="0D97D146" w14:textId="0159BB9F" w:rsidR="001A04BA" w:rsidRPr="00D3435D" w:rsidRDefault="001A04BA" w:rsidP="001A04BA">
            <w:pPr>
              <w:jc w:val="center"/>
              <w:rPr>
                <w:b/>
                <w:bCs/>
              </w:rPr>
            </w:pPr>
            <w:r w:rsidRPr="00D3435D">
              <w:rPr>
                <w:b/>
                <w:bCs/>
              </w:rPr>
              <w:t>Yoga PCK@0.2</w:t>
            </w:r>
          </w:p>
        </w:tc>
        <w:tc>
          <w:tcPr>
            <w:tcW w:w="1213" w:type="dxa"/>
          </w:tcPr>
          <w:p w14:paraId="1444239A" w14:textId="4F991301" w:rsidR="001A04BA" w:rsidRPr="00D3435D" w:rsidRDefault="001A04BA" w:rsidP="001A04BA">
            <w:pPr>
              <w:jc w:val="center"/>
              <w:rPr>
                <w:b/>
                <w:bCs/>
              </w:rPr>
            </w:pPr>
            <w:r w:rsidRPr="00D3435D">
              <w:rPr>
                <w:b/>
                <w:bCs/>
              </w:rPr>
              <w:t>Dance mAP</w:t>
            </w:r>
          </w:p>
        </w:tc>
        <w:tc>
          <w:tcPr>
            <w:tcW w:w="1213" w:type="dxa"/>
          </w:tcPr>
          <w:p w14:paraId="15169521" w14:textId="753EE362" w:rsidR="001A04BA" w:rsidRPr="00D3435D" w:rsidRDefault="001A04BA" w:rsidP="001A04BA">
            <w:pPr>
              <w:jc w:val="center"/>
              <w:rPr>
                <w:b/>
                <w:bCs/>
              </w:rPr>
            </w:pPr>
            <w:r w:rsidRPr="00D3435D">
              <w:rPr>
                <w:b/>
                <w:bCs/>
              </w:rPr>
              <w:t>Dance</w:t>
            </w:r>
            <w:r w:rsidR="00DA2583">
              <w:rPr>
                <w:b/>
                <w:bCs/>
              </w:rPr>
              <w:t xml:space="preserve"> PCK@0.2</w:t>
            </w:r>
          </w:p>
        </w:tc>
        <w:tc>
          <w:tcPr>
            <w:tcW w:w="1213" w:type="dxa"/>
          </w:tcPr>
          <w:p w14:paraId="3C393F13" w14:textId="77777777" w:rsidR="001A04BA" w:rsidRPr="00D3435D" w:rsidRDefault="001A04BA" w:rsidP="001A04BA">
            <w:pPr>
              <w:jc w:val="center"/>
              <w:rPr>
                <w:b/>
                <w:bCs/>
              </w:rPr>
            </w:pPr>
            <w:r w:rsidRPr="00D3435D">
              <w:rPr>
                <w:b/>
                <w:bCs/>
              </w:rPr>
              <w:t>HIIT</w:t>
            </w:r>
          </w:p>
          <w:p w14:paraId="1E63BFB9" w14:textId="3CE0B323" w:rsidR="001A04BA" w:rsidRPr="00D3435D" w:rsidRDefault="001A04BA" w:rsidP="001A04BA">
            <w:pPr>
              <w:jc w:val="center"/>
              <w:rPr>
                <w:b/>
                <w:bCs/>
              </w:rPr>
            </w:pPr>
            <w:r w:rsidRPr="00D3435D">
              <w:rPr>
                <w:b/>
                <w:bCs/>
              </w:rPr>
              <w:t>mAP</w:t>
            </w:r>
          </w:p>
        </w:tc>
        <w:tc>
          <w:tcPr>
            <w:tcW w:w="1213" w:type="dxa"/>
          </w:tcPr>
          <w:p w14:paraId="42D0BC38" w14:textId="77777777" w:rsidR="001A04BA" w:rsidRPr="00D3435D" w:rsidRDefault="001A04BA" w:rsidP="001A04BA">
            <w:pPr>
              <w:jc w:val="center"/>
              <w:rPr>
                <w:b/>
                <w:bCs/>
              </w:rPr>
            </w:pPr>
            <w:r w:rsidRPr="00D3435D">
              <w:rPr>
                <w:b/>
                <w:bCs/>
              </w:rPr>
              <w:t>HIIT</w:t>
            </w:r>
          </w:p>
          <w:p w14:paraId="73BEE08A" w14:textId="36144472" w:rsidR="001A04BA" w:rsidRPr="00D3435D" w:rsidRDefault="001A04BA" w:rsidP="001A04BA">
            <w:pPr>
              <w:jc w:val="center"/>
              <w:rPr>
                <w:b/>
                <w:bCs/>
              </w:rPr>
            </w:pPr>
            <w:r w:rsidRPr="00D3435D">
              <w:rPr>
                <w:b/>
                <w:bCs/>
              </w:rPr>
              <w:t>PCK@0.2</w:t>
            </w:r>
          </w:p>
        </w:tc>
      </w:tr>
      <w:tr w:rsidR="001A04BA" w14:paraId="7BF377E8" w14:textId="77777777" w:rsidTr="001A04BA">
        <w:tc>
          <w:tcPr>
            <w:tcW w:w="1212" w:type="dxa"/>
          </w:tcPr>
          <w:p w14:paraId="606DE1C0" w14:textId="082C273F" w:rsidR="001A04BA" w:rsidRDefault="001A04BA" w:rsidP="008B528B">
            <w:r>
              <w:t>BlazePose.Heavy</w:t>
            </w:r>
          </w:p>
        </w:tc>
        <w:tc>
          <w:tcPr>
            <w:tcW w:w="1212" w:type="dxa"/>
          </w:tcPr>
          <w:p w14:paraId="727A5F95" w14:textId="7CB93A53" w:rsidR="001A04BA" w:rsidRDefault="001A04BA" w:rsidP="008B528B">
            <w:r>
              <w:t>68.1</w:t>
            </w:r>
          </w:p>
        </w:tc>
        <w:tc>
          <w:tcPr>
            <w:tcW w:w="1212" w:type="dxa"/>
          </w:tcPr>
          <w:p w14:paraId="5BB1D95A" w14:textId="29FAC115" w:rsidR="001A04BA" w:rsidRDefault="001A04BA" w:rsidP="008B528B">
            <w:r>
              <w:t>96.4</w:t>
            </w:r>
          </w:p>
        </w:tc>
        <w:tc>
          <w:tcPr>
            <w:tcW w:w="1213" w:type="dxa"/>
          </w:tcPr>
          <w:p w14:paraId="50EC4635" w14:textId="529342B4" w:rsidR="001A04BA" w:rsidRDefault="001A04BA" w:rsidP="008B528B">
            <w:r>
              <w:t>73.0</w:t>
            </w:r>
          </w:p>
        </w:tc>
        <w:tc>
          <w:tcPr>
            <w:tcW w:w="1213" w:type="dxa"/>
          </w:tcPr>
          <w:p w14:paraId="134E4A68" w14:textId="1306CBBD" w:rsidR="001A04BA" w:rsidRDefault="001A04BA" w:rsidP="008B528B">
            <w:r>
              <w:t>97.2</w:t>
            </w:r>
          </w:p>
        </w:tc>
        <w:tc>
          <w:tcPr>
            <w:tcW w:w="1213" w:type="dxa"/>
          </w:tcPr>
          <w:p w14:paraId="3D892184" w14:textId="4017537C" w:rsidR="001A04BA" w:rsidRDefault="001A04BA" w:rsidP="008B528B">
            <w:r>
              <w:t>74.0</w:t>
            </w:r>
          </w:p>
        </w:tc>
        <w:tc>
          <w:tcPr>
            <w:tcW w:w="1213" w:type="dxa"/>
          </w:tcPr>
          <w:p w14:paraId="50D7A576" w14:textId="2B4AE7E9" w:rsidR="001A04BA" w:rsidRDefault="001A04BA" w:rsidP="008B528B">
            <w:r>
              <w:t>97.5</w:t>
            </w:r>
          </w:p>
        </w:tc>
      </w:tr>
      <w:tr w:rsidR="001A04BA" w14:paraId="3C884C9F" w14:textId="77777777" w:rsidTr="001A04BA">
        <w:tc>
          <w:tcPr>
            <w:tcW w:w="1212" w:type="dxa"/>
          </w:tcPr>
          <w:p w14:paraId="464BE988" w14:textId="24BBC105" w:rsidR="001A04BA" w:rsidRDefault="001A04BA" w:rsidP="008B528B">
            <w:r>
              <w:t>BlazePose.Full</w:t>
            </w:r>
          </w:p>
        </w:tc>
        <w:tc>
          <w:tcPr>
            <w:tcW w:w="1212" w:type="dxa"/>
          </w:tcPr>
          <w:p w14:paraId="694ACFC2" w14:textId="6B9C28A2" w:rsidR="001A04BA" w:rsidRDefault="001A04BA" w:rsidP="008B528B">
            <w:r>
              <w:t>62.6</w:t>
            </w:r>
          </w:p>
        </w:tc>
        <w:tc>
          <w:tcPr>
            <w:tcW w:w="1212" w:type="dxa"/>
          </w:tcPr>
          <w:p w14:paraId="76113F02" w14:textId="0691CD2C" w:rsidR="001A04BA" w:rsidRDefault="001A04BA" w:rsidP="008B528B">
            <w:r>
              <w:t>95.5</w:t>
            </w:r>
          </w:p>
        </w:tc>
        <w:tc>
          <w:tcPr>
            <w:tcW w:w="1213" w:type="dxa"/>
          </w:tcPr>
          <w:p w14:paraId="0EAB2165" w14:textId="2B23CB8B" w:rsidR="001A04BA" w:rsidRDefault="001A04BA" w:rsidP="008B528B">
            <w:r>
              <w:t>67.4</w:t>
            </w:r>
          </w:p>
        </w:tc>
        <w:tc>
          <w:tcPr>
            <w:tcW w:w="1213" w:type="dxa"/>
          </w:tcPr>
          <w:p w14:paraId="562CE84C" w14:textId="46566EB2" w:rsidR="001A04BA" w:rsidRDefault="001A04BA" w:rsidP="008B528B">
            <w:r>
              <w:t>96.3</w:t>
            </w:r>
          </w:p>
        </w:tc>
        <w:tc>
          <w:tcPr>
            <w:tcW w:w="1213" w:type="dxa"/>
          </w:tcPr>
          <w:p w14:paraId="13D885D3" w14:textId="1EBE6241" w:rsidR="001A04BA" w:rsidRDefault="001A04BA" w:rsidP="008B528B">
            <w:r>
              <w:t>68.0</w:t>
            </w:r>
          </w:p>
        </w:tc>
        <w:tc>
          <w:tcPr>
            <w:tcW w:w="1213" w:type="dxa"/>
          </w:tcPr>
          <w:p w14:paraId="7492BDCD" w14:textId="2CD48462" w:rsidR="001A04BA" w:rsidRDefault="001A04BA" w:rsidP="008B528B">
            <w:r>
              <w:t>95.7</w:t>
            </w:r>
          </w:p>
        </w:tc>
      </w:tr>
      <w:tr w:rsidR="001A04BA" w14:paraId="40CF90B8" w14:textId="77777777" w:rsidTr="001A04BA">
        <w:tc>
          <w:tcPr>
            <w:tcW w:w="1212" w:type="dxa"/>
          </w:tcPr>
          <w:p w14:paraId="53F04002" w14:textId="3F78AC2C" w:rsidR="001A04BA" w:rsidRDefault="001A04BA" w:rsidP="008B528B">
            <w:r>
              <w:t>BlazePose.Lite</w:t>
            </w:r>
          </w:p>
        </w:tc>
        <w:tc>
          <w:tcPr>
            <w:tcW w:w="1212" w:type="dxa"/>
          </w:tcPr>
          <w:p w14:paraId="42D47B2C" w14:textId="7170B11A" w:rsidR="001A04BA" w:rsidRDefault="001A04BA" w:rsidP="008B528B">
            <w:r>
              <w:t>45.0</w:t>
            </w:r>
          </w:p>
        </w:tc>
        <w:tc>
          <w:tcPr>
            <w:tcW w:w="1212" w:type="dxa"/>
          </w:tcPr>
          <w:p w14:paraId="6C8616C8" w14:textId="13124D4D" w:rsidR="001A04BA" w:rsidRDefault="001A04BA" w:rsidP="008B528B">
            <w:r>
              <w:t>90.2</w:t>
            </w:r>
          </w:p>
        </w:tc>
        <w:tc>
          <w:tcPr>
            <w:tcW w:w="1213" w:type="dxa"/>
          </w:tcPr>
          <w:p w14:paraId="6F24E1A7" w14:textId="0B6E9C50" w:rsidR="001A04BA" w:rsidRDefault="001A04BA" w:rsidP="008B528B">
            <w:r>
              <w:t>53.6</w:t>
            </w:r>
          </w:p>
        </w:tc>
        <w:tc>
          <w:tcPr>
            <w:tcW w:w="1213" w:type="dxa"/>
          </w:tcPr>
          <w:p w14:paraId="74F1AC31" w14:textId="0F81D0C2" w:rsidR="001A04BA" w:rsidRDefault="001A04BA" w:rsidP="008B528B">
            <w:r>
              <w:t>92.5</w:t>
            </w:r>
          </w:p>
        </w:tc>
        <w:tc>
          <w:tcPr>
            <w:tcW w:w="1213" w:type="dxa"/>
          </w:tcPr>
          <w:p w14:paraId="7667BC9F" w14:textId="33E633F9" w:rsidR="001A04BA" w:rsidRDefault="001A04BA" w:rsidP="008B528B">
            <w:r>
              <w:t>53.8</w:t>
            </w:r>
          </w:p>
        </w:tc>
        <w:tc>
          <w:tcPr>
            <w:tcW w:w="1213" w:type="dxa"/>
          </w:tcPr>
          <w:p w14:paraId="04BC2477" w14:textId="3EFBE2C0" w:rsidR="001A04BA" w:rsidRDefault="001A04BA" w:rsidP="008B528B">
            <w:r>
              <w:t>93.5</w:t>
            </w:r>
          </w:p>
        </w:tc>
      </w:tr>
    </w:tbl>
    <w:p w14:paraId="6976974C" w14:textId="77777777" w:rsidR="0007541D" w:rsidRDefault="0007541D" w:rsidP="008B528B"/>
    <w:p w14:paraId="2D7AADF8" w14:textId="77777777" w:rsidR="00241605" w:rsidRPr="00A00CA1" w:rsidRDefault="00241605" w:rsidP="008B528B"/>
    <w:p w14:paraId="6AE8F2F0" w14:textId="721A5038" w:rsidR="00B56725" w:rsidRPr="00A00CA1" w:rsidRDefault="00B56725" w:rsidP="00B56725">
      <w:pPr>
        <w:pStyle w:val="Naslov2"/>
      </w:pPr>
      <w:bookmarkStart w:id="385" w:name="_Toc232940801"/>
      <w:r w:rsidRPr="00A00CA1">
        <w:t>Razvoj in optimizacija izbranih modelov</w:t>
      </w:r>
      <w:bookmarkEnd w:id="385"/>
    </w:p>
    <w:p w14:paraId="732CABF5" w14:textId="4FD6F254" w:rsidR="002320FC" w:rsidRPr="00A00CA1" w:rsidRDefault="002320FC" w:rsidP="002320FC">
      <w:r w:rsidRPr="00A00CA1">
        <w:t>Naloga temelji na uporabi umetne inteligence v okolju spletnega brskalnika na strani odjemalca, kar ima določene prednosti:</w:t>
      </w:r>
    </w:p>
    <w:p w14:paraId="2999B8E5" w14:textId="443487F0" w:rsidR="002320FC" w:rsidRPr="00A00CA1" w:rsidRDefault="002320FC">
      <w:pPr>
        <w:pStyle w:val="Odstavekseznama"/>
        <w:numPr>
          <w:ilvl w:val="0"/>
          <w:numId w:val="18"/>
        </w:numPr>
      </w:pPr>
      <w:r w:rsidRPr="00A00CA1">
        <w:t>Nižji stroški: izvajanje v brskalniku na strani odjemalca zmanjša stroške strežnika, ki ni potreben</w:t>
      </w:r>
      <w:r w:rsidR="00D21D00">
        <w:t>.</w:t>
      </w:r>
    </w:p>
    <w:p w14:paraId="4C7ACB77" w14:textId="2E4FE76B" w:rsidR="002320FC" w:rsidRPr="00A00CA1" w:rsidRDefault="002320FC">
      <w:pPr>
        <w:pStyle w:val="Odstavekseznama"/>
        <w:numPr>
          <w:ilvl w:val="0"/>
          <w:numId w:val="18"/>
        </w:numPr>
      </w:pPr>
      <w:r w:rsidRPr="00A00CA1">
        <w:t>Manjša zakasnitev: neodvisnost od kakovosti internetne povezave</w:t>
      </w:r>
      <w:r w:rsidR="00D21D00">
        <w:t>.</w:t>
      </w:r>
    </w:p>
    <w:p w14:paraId="4097F049" w14:textId="0ADE1C13" w:rsidR="002320FC" w:rsidRPr="00A00CA1" w:rsidRDefault="002320FC">
      <w:pPr>
        <w:pStyle w:val="Odstavekseznama"/>
        <w:numPr>
          <w:ilvl w:val="0"/>
          <w:numId w:val="18"/>
        </w:numPr>
      </w:pPr>
      <w:r w:rsidRPr="00A00CA1">
        <w:lastRenderedPageBreak/>
        <w:t>Zasebnost: izvajanje na strani odjemalca lahko ob določenem tipu zajema podatkov občutljivih na zasebnost, kot so slike ali video</w:t>
      </w:r>
      <w:del w:id="386" w:author="Zorman, Daša" w:date="2026-06-22T19:32:00Z" w16du:dateUtc="2026-06-22T17:32:00Z">
        <w:r w:rsidRPr="00A00CA1" w:rsidDel="00AF241E">
          <w:delText xml:space="preserve"> </w:delText>
        </w:r>
      </w:del>
      <w:r w:rsidRPr="00A00CA1">
        <w:t>tok, zahteva višje zahteve glede zasebnosti, saj podatkov ni dovoljeno pošiljati na strežnik</w:t>
      </w:r>
      <w:r w:rsidR="00D94AC8" w:rsidRPr="00A00CA1">
        <w:t xml:space="preserve"> brez izpolnitve določenih pravil.</w:t>
      </w:r>
    </w:p>
    <w:p w14:paraId="5971AEA7" w14:textId="77777777" w:rsidR="002320FC" w:rsidRPr="00A00CA1" w:rsidRDefault="002320FC" w:rsidP="002320FC"/>
    <w:p w14:paraId="7573E635" w14:textId="4C23D7F9" w:rsidR="007C35F8" w:rsidRPr="00A00CA1" w:rsidRDefault="002F0AA4" w:rsidP="00B56725">
      <w:r w:rsidRPr="00A00CA1">
        <w:t>Učinkovita izvedba realno</w:t>
      </w:r>
      <w:del w:id="387" w:author="Zorman, Daša" w:date="2026-06-22T10:58:00Z" w16du:dateUtc="2026-06-22T08:58:00Z">
        <w:r w:rsidRPr="00A00CA1" w:rsidDel="00235B48">
          <w:delText>-</w:delText>
        </w:r>
      </w:del>
      <w:r w:rsidRPr="00A00CA1">
        <w:t>časovnega zaznavanja drže v spletnem brskalniku na robnih napravah zahteva več kot zgolj izbiro ustreznega modela. Enako pomembna je tudi izbira izvajalnega zaledja (backend) kot tudi format modela, saj so od tega neposredno odvisni hitrost realno</w:t>
      </w:r>
      <w:del w:id="388" w:author="Zorman, Daša" w:date="2026-06-22T10:58:00Z" w16du:dateUtc="2026-06-22T08:58:00Z">
        <w:r w:rsidRPr="00A00CA1" w:rsidDel="00235B48">
          <w:delText>-</w:delText>
        </w:r>
      </w:del>
      <w:r w:rsidRPr="00A00CA1">
        <w:t>časovnega zaznavanja, poraba virov</w:t>
      </w:r>
      <w:r w:rsidR="00852B22" w:rsidRPr="00A00CA1">
        <w:t xml:space="preserve"> </w:t>
      </w:r>
      <w:del w:id="389" w:author="Zorman, Daša" w:date="2026-06-22T10:58:00Z" w16du:dateUtc="2026-06-22T08:58:00Z">
        <w:r w:rsidR="00852B22" w:rsidRPr="00A00CA1" w:rsidDel="00235B48">
          <w:delText xml:space="preserve">ter </w:delText>
        </w:r>
      </w:del>
      <w:ins w:id="390" w:author="Zorman, Daša" w:date="2026-06-22T10:58:00Z" w16du:dateUtc="2026-06-22T08:58:00Z">
        <w:r w:rsidR="00235B48">
          <w:t>in</w:t>
        </w:r>
        <w:r w:rsidR="00235B48" w:rsidRPr="00A00CA1">
          <w:t xml:space="preserve"> </w:t>
        </w:r>
      </w:ins>
      <w:r w:rsidR="00852B22" w:rsidRPr="00A00CA1">
        <w:t>prenosljivost rešitve med različnimi napravami in brskalniki.</w:t>
      </w:r>
    </w:p>
    <w:p w14:paraId="3D80111B" w14:textId="77777777" w:rsidR="003043CC" w:rsidRPr="00A00CA1" w:rsidRDefault="003043CC" w:rsidP="00D5112F">
      <w:pPr>
        <w:rPr>
          <w:bCs/>
          <w:szCs w:val="26"/>
        </w:rPr>
      </w:pPr>
    </w:p>
    <w:p w14:paraId="074712DD" w14:textId="3F8D5D89" w:rsidR="00D5112F" w:rsidRPr="00A00CA1" w:rsidRDefault="00D5112F" w:rsidP="00D5112F">
      <w:r w:rsidRPr="00A00CA1">
        <w:t xml:space="preserve">Modeli, ki se uporabljajo v razvoju spletnih aplikacij, se v brskalniku izvajajo preko izvajalnih okolji, kot sta Tensorflow.js ali ONNX Runtime Web, ta okolja pa za izvajanje uporabljajo spletne </w:t>
      </w:r>
      <w:r w:rsidR="00051BA4">
        <w:t>programske vmesnike (</w:t>
      </w:r>
      <w:r w:rsidRPr="00A00CA1">
        <w:t>API-je</w:t>
      </w:r>
      <w:r w:rsidR="00051BA4">
        <w:t>)</w:t>
      </w:r>
      <w:r w:rsidR="007C4DA4">
        <w:t xml:space="preserve"> </w:t>
      </w:r>
      <w:sdt>
        <w:sdtPr>
          <w:id w:val="857084692"/>
          <w:citation/>
        </w:sdtPr>
        <w:sdtContent>
          <w:r w:rsidR="00DE6C35">
            <w:fldChar w:fldCharType="begin"/>
          </w:r>
          <w:r w:rsidR="00DE6C35" w:rsidRPr="00DE6C35">
            <w:instrText xml:space="preserve"> CITATION Ten221 \l 2057 </w:instrText>
          </w:r>
          <w:r w:rsidR="00DE6C35">
            <w:fldChar w:fldCharType="separate"/>
          </w:r>
          <w:r w:rsidR="005448BA">
            <w:rPr>
              <w:noProof/>
            </w:rPr>
            <w:t>[33]</w:t>
          </w:r>
          <w:r w:rsidR="00DE6C35">
            <w:fldChar w:fldCharType="end"/>
          </w:r>
        </w:sdtContent>
      </w:sdt>
      <w:r w:rsidRPr="00A00CA1">
        <w:t>.</w:t>
      </w:r>
      <w:r w:rsidR="00AA75BE" w:rsidRPr="00A00CA1">
        <w:t xml:space="preserve"> Izvajanje v teh okoljih na koncu teče na:</w:t>
      </w:r>
    </w:p>
    <w:p w14:paraId="465D885C" w14:textId="4A6DB68F" w:rsidR="00AA75BE" w:rsidRPr="00A00CA1" w:rsidRDefault="00AA75BE">
      <w:pPr>
        <w:pStyle w:val="Odstavekseznama"/>
        <w:numPr>
          <w:ilvl w:val="0"/>
          <w:numId w:val="19"/>
        </w:numPr>
      </w:pPr>
      <w:r w:rsidRPr="00A00CA1">
        <w:t xml:space="preserve">CPU prek JavaScripta ali </w:t>
      </w:r>
      <w:r w:rsidR="00565CD9" w:rsidRPr="00A00CA1">
        <w:t xml:space="preserve">zaledja </w:t>
      </w:r>
      <w:r w:rsidRPr="00A00CA1">
        <w:t>WebAssembly</w:t>
      </w:r>
      <w:r w:rsidR="00D21D00">
        <w:t>,</w:t>
      </w:r>
    </w:p>
    <w:p w14:paraId="02087649" w14:textId="7ADD33F4" w:rsidR="0051290B" w:rsidRPr="00A00CA1" w:rsidRDefault="00AA75BE" w:rsidP="0051290B">
      <w:pPr>
        <w:pStyle w:val="Odstavekseznama"/>
        <w:numPr>
          <w:ilvl w:val="0"/>
          <w:numId w:val="19"/>
        </w:numPr>
      </w:pPr>
      <w:r w:rsidRPr="00A00CA1">
        <w:t xml:space="preserve">GPU preko </w:t>
      </w:r>
      <w:r w:rsidR="00C42894" w:rsidRPr="00A00CA1">
        <w:t xml:space="preserve">zaledij </w:t>
      </w:r>
      <w:r w:rsidRPr="00A00CA1">
        <w:t>WebGL ali WebGPU</w:t>
      </w:r>
      <w:ins w:id="391" w:author="Zorman, Daša" w:date="2026-06-22T10:59:00Z" w16du:dateUtc="2026-06-22T08:59:00Z">
        <w:r w:rsidR="00235B48">
          <w:t>.</w:t>
        </w:r>
      </w:ins>
    </w:p>
    <w:p w14:paraId="775E5C1A" w14:textId="76A9DB4C" w:rsidR="003043CC" w:rsidRPr="00A00CA1" w:rsidRDefault="003043CC" w:rsidP="003043CC">
      <w:pPr>
        <w:pStyle w:val="Naslov3"/>
      </w:pPr>
      <w:bookmarkStart w:id="392" w:name="_Toc232940802"/>
      <w:r w:rsidRPr="00A00CA1">
        <w:t>WebAssembly</w:t>
      </w:r>
      <w:bookmarkEnd w:id="392"/>
    </w:p>
    <w:p w14:paraId="1898CC58" w14:textId="5256B755" w:rsidR="00D17296" w:rsidRPr="00A00CA1" w:rsidRDefault="00D17296" w:rsidP="00D17296">
      <w:r w:rsidRPr="00A00CA1">
        <w:t>WebAssembly (</w:t>
      </w:r>
      <w:r w:rsidR="000306E1" w:rsidRPr="00A00CA1">
        <w:t>WASM</w:t>
      </w:r>
      <w:r w:rsidRPr="00A00CA1">
        <w:t xml:space="preserve">) je </w:t>
      </w:r>
      <w:r w:rsidR="000D766A" w:rsidRPr="00A00CA1">
        <w:t xml:space="preserve">prenosljiv </w:t>
      </w:r>
      <w:r w:rsidRPr="00A00CA1">
        <w:t xml:space="preserve">in učinkovit format </w:t>
      </w:r>
      <w:r w:rsidR="00D000AA" w:rsidRPr="00A00CA1">
        <w:t>binar</w:t>
      </w:r>
      <w:r w:rsidR="00A80CF6" w:rsidRPr="00A00CA1">
        <w:t>n</w:t>
      </w:r>
      <w:r w:rsidR="00D000AA" w:rsidRPr="00A00CA1">
        <w:t>ega</w:t>
      </w:r>
      <w:r w:rsidRPr="00A00CA1">
        <w:t xml:space="preserve"> koda.</w:t>
      </w:r>
      <w:r w:rsidR="008D2F41" w:rsidRPr="00A00CA1">
        <w:t xml:space="preserve"> </w:t>
      </w:r>
      <w:del w:id="393" w:author="Zorman, Daša" w:date="2026-06-22T10:59:00Z" w16du:dateUtc="2026-06-22T08:59:00Z">
        <w:r w:rsidR="008D2F41" w:rsidRPr="00A00CA1" w:rsidDel="00235B48">
          <w:delText>Glavni cilj</w:delText>
        </w:r>
      </w:del>
      <w:ins w:id="394" w:author="Zorman, Daša" w:date="2026-06-22T10:59:00Z" w16du:dateUtc="2026-06-22T08:59:00Z">
        <w:r w:rsidR="00235B48">
          <w:t>Njegov glavni cilj</w:t>
        </w:r>
      </w:ins>
      <w:r w:rsidR="008D2F41" w:rsidRPr="00A00CA1">
        <w:t xml:space="preserve"> </w:t>
      </w:r>
      <w:del w:id="395" w:author="Zorman, Daša" w:date="2026-06-22T10:59:00Z" w16du:dateUtc="2026-06-22T08:59:00Z">
        <w:r w:rsidR="008D2F41" w:rsidRPr="00A00CA1" w:rsidDel="00235B48">
          <w:delText xml:space="preserve">WebAssembly </w:delText>
        </w:r>
      </w:del>
      <w:r w:rsidR="008D2F41" w:rsidRPr="00A00CA1">
        <w:t>je omogočiti visoko zmogljive aplikacije na spletnih straneh</w:t>
      </w:r>
      <w:r w:rsidR="00DE4C79">
        <w:t xml:space="preserve"> </w:t>
      </w:r>
      <w:sdt>
        <w:sdtPr>
          <w:id w:val="172239964"/>
          <w:citation/>
        </w:sdtPr>
        <w:sdtContent>
          <w:r w:rsidR="00DE4C79">
            <w:fldChar w:fldCharType="begin"/>
          </w:r>
          <w:r w:rsidR="00DE4C79" w:rsidRPr="00DE4C79">
            <w:instrText xml:space="preserve"> CITATION Eng24 \l 2057 </w:instrText>
          </w:r>
          <w:r w:rsidR="00DE4C79">
            <w:fldChar w:fldCharType="separate"/>
          </w:r>
          <w:r w:rsidR="005448BA">
            <w:rPr>
              <w:noProof/>
            </w:rPr>
            <w:t>[34]</w:t>
          </w:r>
          <w:r w:rsidR="00DE4C79">
            <w:fldChar w:fldCharType="end"/>
          </w:r>
        </w:sdtContent>
      </w:sdt>
      <w:r w:rsidR="008D2F41" w:rsidRPr="00A00CA1">
        <w:t>.</w:t>
      </w:r>
      <w:r w:rsidRPr="00A00CA1">
        <w:t xml:space="preserve"> </w:t>
      </w:r>
      <w:r w:rsidR="003043CC" w:rsidRPr="00A00CA1">
        <w:t>Zasnovan je tako, da izkorišča zmožnosti strojne opreme, zato se lahko izvaja s hitrostjo, ki je blizu iz</w:t>
      </w:r>
      <w:r w:rsidR="0011550F" w:rsidRPr="00A00CA1">
        <w:t>v</w:t>
      </w:r>
      <w:r w:rsidR="003043CC" w:rsidRPr="00A00CA1">
        <w:t>orni izvedbi. Koda se pred izvajanjem preveri</w:t>
      </w:r>
      <w:r w:rsidR="00EF3859" w:rsidRPr="00A00CA1">
        <w:t xml:space="preserve"> in se izvaja v pomnilniško varnem, izoliranem okolju.</w:t>
      </w:r>
    </w:p>
    <w:p w14:paraId="740E30CD" w14:textId="77777777" w:rsidR="00EF3859" w:rsidRPr="00A00CA1" w:rsidRDefault="00EF3859" w:rsidP="00D17296"/>
    <w:p w14:paraId="60342349" w14:textId="6646694F" w:rsidR="00EF3859" w:rsidRPr="00A00CA1" w:rsidRDefault="00EF3859" w:rsidP="00D17296">
      <w:r w:rsidRPr="00A00CA1">
        <w:t>Uporaba binarnega kodiranja v primerjavi z besedilnim formatom pomeni hitrejše dekodiranje, hitrejše nalaganje in manjšo porabo pomnilnika. Aplikacijo je mogoče prevesti enkrat in jo nato poganjati povsod</w:t>
      </w:r>
      <w:del w:id="396" w:author="Zorman, Daša" w:date="2026-06-22T11:00:00Z" w16du:dateUtc="2026-06-22T09:00:00Z">
        <w:r w:rsidRPr="00A00CA1" w:rsidDel="00235B48">
          <w:delText>,</w:delText>
        </w:r>
      </w:del>
      <w:r w:rsidRPr="00A00CA1">
        <w:t xml:space="preserve"> na vseh napravah</w:t>
      </w:r>
      <w:r w:rsidR="00032451">
        <w:t xml:space="preserve"> </w:t>
      </w:r>
      <w:sdt>
        <w:sdtPr>
          <w:id w:val="1512645655"/>
          <w:citation/>
        </w:sdtPr>
        <w:sdtContent>
          <w:r w:rsidR="00FC460D">
            <w:fldChar w:fldCharType="begin"/>
          </w:r>
          <w:r w:rsidR="00FC460D" w:rsidRPr="00FC460D">
            <w:instrText xml:space="preserve"> CITATION Eng24 \l 2057 </w:instrText>
          </w:r>
          <w:r w:rsidR="00FC460D">
            <w:fldChar w:fldCharType="separate"/>
          </w:r>
          <w:r w:rsidR="005448BA">
            <w:rPr>
              <w:noProof/>
            </w:rPr>
            <w:t>[34]</w:t>
          </w:r>
          <w:r w:rsidR="00FC460D">
            <w:fldChar w:fldCharType="end"/>
          </w:r>
        </w:sdtContent>
      </w:sdt>
      <w:r w:rsidR="000468A3" w:rsidRPr="00A00CA1">
        <w:t>.</w:t>
      </w:r>
    </w:p>
    <w:p w14:paraId="53FC056B" w14:textId="77777777" w:rsidR="000468A3" w:rsidRPr="00A00CA1" w:rsidRDefault="000468A3" w:rsidP="00D17296"/>
    <w:p w14:paraId="2422BE0D" w14:textId="65BB8F66" w:rsidR="0051290B" w:rsidRPr="00A00CA1" w:rsidRDefault="005B6CF3" w:rsidP="00D17296">
      <w:r w:rsidRPr="00A00CA1">
        <w:t>Večina s</w:t>
      </w:r>
      <w:r w:rsidR="000468A3" w:rsidRPr="00A00CA1">
        <w:t xml:space="preserve">pletnih aplikacij, ki </w:t>
      </w:r>
      <w:r w:rsidRPr="00A00CA1">
        <w:t>med delovanjem izvajajo napovedi z umetno inteligenco</w:t>
      </w:r>
      <w:r w:rsidR="00BB322D" w:rsidRPr="00A00CA1">
        <w:t xml:space="preserve">, uporablja WebAssembly za računske operacije na procesorski enoti </w:t>
      </w:r>
      <w:del w:id="397" w:author="Zorman, Daša" w:date="2026-06-22T11:00:00Z" w16du:dateUtc="2026-06-22T09:00:00Z">
        <w:r w:rsidR="00BB322D" w:rsidRPr="00A00CA1" w:rsidDel="00235B48">
          <w:delText xml:space="preserve">kot </w:delText>
        </w:r>
      </w:del>
      <w:r w:rsidR="00BB322D" w:rsidRPr="00A00CA1">
        <w:t>za povezovanje s specializiranimi računalniškimi zmogljivostmi</w:t>
      </w:r>
      <w:r w:rsidR="000F6096" w:rsidRPr="00A00CA1">
        <w:t>. Kljub temu</w:t>
      </w:r>
      <w:del w:id="398" w:author="Zorman, Daša" w:date="2026-06-22T11:00:00Z" w16du:dateUtc="2026-06-22T09:00:00Z">
        <w:r w:rsidR="000F6096" w:rsidRPr="00A00CA1" w:rsidDel="00235B48">
          <w:delText>,</w:delText>
        </w:r>
      </w:del>
      <w:r w:rsidR="000F6096" w:rsidRPr="00A00CA1">
        <w:t xml:space="preserve"> da izvajanje računskih </w:t>
      </w:r>
      <w:r w:rsidR="000F6096" w:rsidRPr="00A00CA1">
        <w:lastRenderedPageBreak/>
        <w:t>operacij na procesorski enoti ni najbolj zmogljiva izbira, so procesorji široko dostopni in bolj primerni za izvajanje manjše delovne obremenitve, kot so besedilne ali zvočne obremenitve.</w:t>
      </w:r>
      <w:r w:rsidR="00FC460D">
        <w:t xml:space="preserve"> Prednost WASM je ta, da je podprt na večini najpopularnejših brskalnikov kot tudi na več kot 90</w:t>
      </w:r>
      <w:ins w:id="399" w:author="Zorman, Daša" w:date="2026-06-22T11:00:00Z" w16du:dateUtc="2026-06-22T09:00:00Z">
        <w:r w:rsidR="00235B48">
          <w:t xml:space="preserve"> </w:t>
        </w:r>
      </w:ins>
      <w:r w:rsidR="00FC460D">
        <w:t>% vseh naprav</w:t>
      </w:r>
      <w:r w:rsidR="007A489A">
        <w:t xml:space="preserve"> </w:t>
      </w:r>
      <w:sdt>
        <w:sdtPr>
          <w:id w:val="1734741222"/>
          <w:citation/>
        </w:sdtPr>
        <w:sdtContent>
          <w:r w:rsidR="007A489A">
            <w:fldChar w:fldCharType="begin"/>
          </w:r>
          <w:r w:rsidR="007A489A" w:rsidRPr="007A489A">
            <w:instrText xml:space="preserve"> CITATION Ten221 \l 2057 </w:instrText>
          </w:r>
          <w:r w:rsidR="007A489A">
            <w:fldChar w:fldCharType="separate"/>
          </w:r>
          <w:r w:rsidR="005448BA">
            <w:rPr>
              <w:noProof/>
            </w:rPr>
            <w:t>[33]</w:t>
          </w:r>
          <w:r w:rsidR="007A489A">
            <w:fldChar w:fldCharType="end"/>
          </w:r>
        </w:sdtContent>
      </w:sdt>
      <w:r w:rsidR="00FC460D">
        <w:t>.</w:t>
      </w:r>
      <w:r w:rsidR="005865CE" w:rsidRPr="00A00CA1">
        <w:t xml:space="preserve"> Izvajanje na grafični </w:t>
      </w:r>
      <w:r w:rsidR="00E62301" w:rsidRPr="00A00CA1">
        <w:t xml:space="preserve">procesorski </w:t>
      </w:r>
      <w:r w:rsidR="005865CE" w:rsidRPr="00A00CA1">
        <w:t>enoti je za manjše delovne obremenitve dražje.</w:t>
      </w:r>
    </w:p>
    <w:p w14:paraId="667AD27C" w14:textId="21D82FB7" w:rsidR="00A21BC1" w:rsidRPr="00A00CA1" w:rsidRDefault="00A21BC1" w:rsidP="00A21BC1">
      <w:pPr>
        <w:pStyle w:val="Naslov3"/>
      </w:pPr>
      <w:bookmarkStart w:id="400" w:name="_Toc232940803"/>
      <w:r w:rsidRPr="00A00CA1">
        <w:t>WebGL</w:t>
      </w:r>
      <w:bookmarkEnd w:id="400"/>
    </w:p>
    <w:p w14:paraId="68A857DF" w14:textId="16D0D065" w:rsidR="0051290B" w:rsidRPr="00A00CA1" w:rsidRDefault="004507EE" w:rsidP="00D17296">
      <w:r w:rsidRPr="00A00CA1">
        <w:t>WebGL (Web Graphics Library) je JavaScript</w:t>
      </w:r>
      <w:ins w:id="401" w:author="Zorman, Daša" w:date="2026-06-22T18:20:00Z" w16du:dateUtc="2026-06-22T16:20:00Z">
        <w:r w:rsidR="003168DE">
          <w:t>ov</w:t>
        </w:r>
      </w:ins>
      <w:del w:id="402" w:author="Zorman, Daša" w:date="2026-06-22T18:20:00Z" w16du:dateUtc="2026-06-22T16:20:00Z">
        <w:r w:rsidRPr="00A00CA1" w:rsidDel="003168DE">
          <w:delText>-ov</w:delText>
        </w:r>
      </w:del>
      <w:r w:rsidRPr="00A00CA1">
        <w:t xml:space="preserve"> API, ki je bil prvotno namenjen za upodabljanje interaktivne 2D in 3D grafike. </w:t>
      </w:r>
      <w:r w:rsidR="00E62301" w:rsidRPr="00A00CA1">
        <w:t>Koda WebGL se izvaja na grafični procesorski enoti, kar omogoča hitrejše izvajanje strojnega učenja v primerjavi z uporabo WebAssembly</w:t>
      </w:r>
      <w:r w:rsidR="005E3883" w:rsidRPr="00A00CA1">
        <w:t xml:space="preserve"> zaledja</w:t>
      </w:r>
      <w:r w:rsidR="00E62301" w:rsidRPr="00A00CA1">
        <w:t>.</w:t>
      </w:r>
      <w:r w:rsidR="00973926" w:rsidRPr="00A00CA1">
        <w:t xml:space="preserve"> </w:t>
      </w:r>
      <w:r w:rsidR="00A1342A" w:rsidRPr="00A00CA1">
        <w:t xml:space="preserve">WebGL je zelo razširjen in </w:t>
      </w:r>
      <w:ins w:id="403" w:author="Zorman, Daša" w:date="2026-06-22T18:20:00Z" w16du:dateUtc="2026-06-22T16:20:00Z">
        <w:r w:rsidR="003168DE">
          <w:t xml:space="preserve">je </w:t>
        </w:r>
      </w:ins>
      <w:r w:rsidR="00A1342A" w:rsidRPr="00A00CA1">
        <w:t xml:space="preserve">dolgo </w:t>
      </w:r>
      <w:del w:id="404" w:author="Zorman, Daša" w:date="2026-06-22T18:20:00Z" w16du:dateUtc="2026-06-22T16:20:00Z">
        <w:r w:rsidR="00A1342A" w:rsidRPr="00A00CA1" w:rsidDel="003168DE">
          <w:delText xml:space="preserve">časa </w:delText>
        </w:r>
      </w:del>
      <w:r w:rsidR="00A1342A" w:rsidRPr="00A00CA1">
        <w:t>veljal za standardno izbiro reševanja problemov izvajanja strojnega učenja v brskalniku.</w:t>
      </w:r>
      <w:r w:rsidR="000817AF">
        <w:t xml:space="preserve"> </w:t>
      </w:r>
      <w:r w:rsidR="006C65B6" w:rsidRPr="006C65B6">
        <w:t>Podpora je zagotovljena v večini sodobnih spletnih brskalnikov, vendar je delovanje odvisno tudi od tega, ali strojna oprema uporabnikove naprave izpolnjuje zahteve za izvajanje prek zaledja WebGL</w:t>
      </w:r>
      <w:r w:rsidR="00400D0C">
        <w:t xml:space="preserve"> </w:t>
      </w:r>
      <w:sdt>
        <w:sdtPr>
          <w:id w:val="1262024460"/>
          <w:citation/>
        </w:sdtPr>
        <w:sdtContent>
          <w:r w:rsidR="00FA1B4D">
            <w:fldChar w:fldCharType="begin"/>
          </w:r>
          <w:r w:rsidR="00FA1B4D" w:rsidRPr="00FA1B4D">
            <w:instrText xml:space="preserve"> CITATION MDN25 \l 2057 </w:instrText>
          </w:r>
          <w:r w:rsidR="00FA1B4D">
            <w:fldChar w:fldCharType="separate"/>
          </w:r>
          <w:r w:rsidR="005448BA">
            <w:rPr>
              <w:noProof/>
            </w:rPr>
            <w:t>[35]</w:t>
          </w:r>
          <w:r w:rsidR="00FA1B4D">
            <w:fldChar w:fldCharType="end"/>
          </w:r>
        </w:sdtContent>
      </w:sdt>
      <w:r w:rsidR="000817AF">
        <w:t xml:space="preserve">. </w:t>
      </w:r>
      <w:r w:rsidR="00A1342A" w:rsidRPr="00A00CA1">
        <w:t>Leta 2024 se je začel razvijati nov grafični API</w:t>
      </w:r>
      <w:del w:id="405" w:author="Zorman, Daša" w:date="2026-06-22T18:21:00Z" w16du:dateUtc="2026-06-22T16:21:00Z">
        <w:r w:rsidR="00A1342A" w:rsidRPr="00A00CA1" w:rsidDel="003168DE">
          <w:delText>,</w:delText>
        </w:r>
      </w:del>
      <w:r w:rsidR="00A1342A" w:rsidRPr="00A00CA1">
        <w:t xml:space="preserve"> WebGPU, ki </w:t>
      </w:r>
      <w:del w:id="406" w:author="Zorman, Daša" w:date="2026-06-22T18:21:00Z" w16du:dateUtc="2026-06-22T16:21:00Z">
        <w:r w:rsidR="005F3722" w:rsidDel="003168DE">
          <w:delText xml:space="preserve">bi </w:delText>
        </w:r>
      </w:del>
      <w:r w:rsidR="005F3722">
        <w:t>naj</w:t>
      </w:r>
      <w:ins w:id="407" w:author="Zorman, Daša" w:date="2026-06-22T18:21:00Z" w16du:dateUtc="2026-06-22T16:21:00Z">
        <w:r w:rsidR="003168DE">
          <w:t xml:space="preserve"> bi</w:t>
        </w:r>
      </w:ins>
      <w:r w:rsidR="00A1342A" w:rsidRPr="00A00CA1">
        <w:t xml:space="preserve"> nadomestil WebGL.</w:t>
      </w:r>
    </w:p>
    <w:p w14:paraId="072AC464" w14:textId="6B37B7D1" w:rsidR="00C0684C" w:rsidRPr="00A00CA1" w:rsidRDefault="00916BD0" w:rsidP="00916BD0">
      <w:pPr>
        <w:pStyle w:val="Naslov3"/>
      </w:pPr>
      <w:bookmarkStart w:id="408" w:name="_Toc232940804"/>
      <w:r w:rsidRPr="00A00CA1">
        <w:t>WebGPU</w:t>
      </w:r>
      <w:bookmarkEnd w:id="408"/>
    </w:p>
    <w:p w14:paraId="138AA633" w14:textId="5C5E3BA7" w:rsidR="00446449" w:rsidRPr="00A00CA1" w:rsidRDefault="00204399" w:rsidP="00204399">
      <w:r w:rsidRPr="00A00CA1">
        <w:t>WebGPU API spletnim aplikacijam, ki uporabljajo JavaScript, omogoča učinkovit dostop do grafičnih procesorjev (GPU) na različnih platformah</w:t>
      </w:r>
      <w:r w:rsidR="005F0A5F">
        <w:t xml:space="preserve"> </w:t>
      </w:r>
      <w:sdt>
        <w:sdtPr>
          <w:id w:val="-1234075998"/>
          <w:citation/>
        </w:sdtPr>
        <w:sdtContent>
          <w:r w:rsidR="00740248">
            <w:fldChar w:fldCharType="begin"/>
          </w:r>
          <w:r w:rsidR="00740248" w:rsidRPr="00740248">
            <w:instrText xml:space="preserve"> CITATION Eng241 \l 2057 </w:instrText>
          </w:r>
          <w:r w:rsidR="00740248">
            <w:fldChar w:fldCharType="separate"/>
          </w:r>
          <w:r w:rsidR="005448BA">
            <w:rPr>
              <w:noProof/>
            </w:rPr>
            <w:t>[36]</w:t>
          </w:r>
          <w:r w:rsidR="00740248">
            <w:fldChar w:fldCharType="end"/>
          </w:r>
        </w:sdtContent>
      </w:sdt>
      <w:r w:rsidRPr="00A00CA1">
        <w:t xml:space="preserve">. </w:t>
      </w:r>
      <w:r w:rsidR="00FE6DD5" w:rsidRPr="00A00CA1">
        <w:t xml:space="preserve">Omogoča grafično obdelavo, </w:t>
      </w:r>
      <w:r w:rsidR="003E0062">
        <w:t xml:space="preserve">izvajanje </w:t>
      </w:r>
      <w:r w:rsidR="00603083">
        <w:t>računalniških iger</w:t>
      </w:r>
      <w:r w:rsidR="00FE6DD5" w:rsidRPr="00A00CA1">
        <w:t xml:space="preserve"> in tudi izvajanje aplikacij, ki uporabljajo </w:t>
      </w:r>
      <w:r w:rsidR="000C78B5" w:rsidRPr="00A00CA1">
        <w:t xml:space="preserve">izvajanje umetne inteligence in </w:t>
      </w:r>
      <w:r w:rsidR="00FE6DD5" w:rsidRPr="00A00CA1">
        <w:t>strojno učenje.</w:t>
      </w:r>
      <w:r w:rsidR="00BA527F" w:rsidRPr="00A00CA1">
        <w:t xml:space="preserve"> WebGPU naj bi nadomestil starejši WebGL kot glavni grafični standard za splet.</w:t>
      </w:r>
      <w:r w:rsidR="008F16D9" w:rsidRPr="00A00CA1">
        <w:t xml:space="preserve"> Prva izdaja podpore za WebGPU je bila izdana leta 2023 za brskalnika Google Chrome in Microsoft Edge</w:t>
      </w:r>
      <w:r w:rsidR="00694376" w:rsidRPr="00A00CA1">
        <w:t>, leta 2025 pa sta podporo za WebGPU uvedla še Safari in Firefox.</w:t>
      </w:r>
      <w:r w:rsidR="00616A7C" w:rsidRPr="00A00CA1">
        <w:t xml:space="preserve"> V primerjavi z WebGL ponuja razširjene zmogljivosti, sodobnejši vmesnik in neposreden dostop do grafičnega procesorja.</w:t>
      </w:r>
    </w:p>
    <w:p w14:paraId="081301B3" w14:textId="565C8D7C" w:rsidR="00446449" w:rsidRPr="00A00CA1" w:rsidRDefault="001460AE" w:rsidP="00446449">
      <w:pPr>
        <w:pStyle w:val="Naslov3"/>
      </w:pPr>
      <w:bookmarkStart w:id="409" w:name="_Toc232940805"/>
      <w:r w:rsidRPr="00A00CA1">
        <w:t>Izbira</w:t>
      </w:r>
      <w:r w:rsidR="00446449" w:rsidRPr="00A00CA1">
        <w:t xml:space="preserve"> in primerjava zaledij</w:t>
      </w:r>
      <w:bookmarkEnd w:id="409"/>
    </w:p>
    <w:p w14:paraId="631565AD" w14:textId="53BC46B5" w:rsidR="00993C0F" w:rsidRPr="00A00CA1" w:rsidRDefault="003A1B4F" w:rsidP="00D17296">
      <w:r w:rsidRPr="00A00CA1">
        <w:t xml:space="preserve">Izbira najbolj primernega </w:t>
      </w:r>
      <w:del w:id="410" w:author="Zorman, Daša" w:date="2026-06-22T18:22:00Z" w16du:dateUtc="2026-06-22T16:22:00Z">
        <w:r w:rsidRPr="00A00CA1" w:rsidDel="003168DE">
          <w:delText xml:space="preserve">ter </w:delText>
        </w:r>
      </w:del>
      <w:ins w:id="411" w:author="Zorman, Daša" w:date="2026-06-22T18:22:00Z" w16du:dateUtc="2026-06-22T16:22:00Z">
        <w:r w:rsidR="003168DE">
          <w:t>in</w:t>
        </w:r>
        <w:r w:rsidR="003168DE" w:rsidRPr="00A00CA1">
          <w:t xml:space="preserve"> </w:t>
        </w:r>
      </w:ins>
      <w:r w:rsidRPr="00A00CA1">
        <w:t xml:space="preserve">hkrati učinkovitega zaledja je odvisna od zahtev spletne aplikacije. </w:t>
      </w:r>
      <w:r w:rsidR="006B24B4" w:rsidRPr="00A00CA1">
        <w:t xml:space="preserve">Čeprav je procesorska enota povsod prisotna, ni vedno najboljša izbira, saj lahko grafična procesorska enota ponudi zmogljivost, ki je za več velikostnih redov višja, </w:t>
      </w:r>
      <w:r w:rsidR="006B24B4" w:rsidRPr="00A00CA1">
        <w:lastRenderedPageBreak/>
        <w:t>zlasti za izvajanje večjih modelov in na napravah, ki koristijo zelo močno grafično procesorsko enoto.</w:t>
      </w:r>
    </w:p>
    <w:p w14:paraId="1DF156B8" w14:textId="77777777" w:rsidR="00F635E6" w:rsidRPr="00A00CA1" w:rsidRDefault="00F635E6" w:rsidP="00D17296"/>
    <w:p w14:paraId="4DE8AE31" w14:textId="2E1EB1F3" w:rsidR="00C9079E" w:rsidRDefault="00F635E6" w:rsidP="00D17296">
      <w:r w:rsidRPr="00A00CA1">
        <w:t>Uporaba TensorFlow.js knjižnice za strojno učenje v JavaScriptu ponuja uporabo opisanih zaledij. Hkrati je lahko aktiv</w:t>
      </w:r>
      <w:ins w:id="412" w:author="Zorman, Daša" w:date="2026-06-22T18:22:00Z" w16du:dateUtc="2026-06-22T16:22:00Z">
        <w:r w:rsidR="003168DE">
          <w:t>n</w:t>
        </w:r>
      </w:ins>
      <w:r w:rsidRPr="00A00CA1">
        <w:t>o le eno zaledje.</w:t>
      </w:r>
      <w:r w:rsidR="00747B49" w:rsidRPr="00A00CA1">
        <w:t xml:space="preserve"> Primerjava med uporabo </w:t>
      </w:r>
      <w:r w:rsidR="00634F3F" w:rsidRPr="00A00CA1">
        <w:t xml:space="preserve">WASM </w:t>
      </w:r>
      <w:r w:rsidR="00747B49" w:rsidRPr="00A00CA1">
        <w:t xml:space="preserve">in WebGL zaledij s TensorFlow.js knjižnico in izvajanjem na sami procesorski enoti je predstavljeno v </w:t>
      </w:r>
      <w:r w:rsidR="004B1478">
        <w:t xml:space="preserve">tabelah </w:t>
      </w:r>
      <w:r w:rsidR="004B1478" w:rsidRPr="003168DE">
        <w:rPr>
          <w:i/>
          <w:iCs/>
          <w:rPrChange w:id="413" w:author="Zorman, Daša" w:date="2026-06-22T18:23:00Z" w16du:dateUtc="2026-06-22T16:23:00Z">
            <w:rPr/>
          </w:rPrChange>
        </w:rPr>
        <w:fldChar w:fldCharType="begin"/>
      </w:r>
      <w:r w:rsidR="004B1478" w:rsidRPr="003168DE">
        <w:rPr>
          <w:i/>
          <w:iCs/>
          <w:rPrChange w:id="414" w:author="Zorman, Daša" w:date="2026-06-22T18:23:00Z" w16du:dateUtc="2026-06-22T16:23:00Z">
            <w:rPr/>
          </w:rPrChange>
        </w:rPr>
        <w:instrText xml:space="preserve"> REF _Ref232575002 \h </w:instrText>
      </w:r>
      <w:r w:rsidR="004B1478" w:rsidRPr="003168DE">
        <w:rPr>
          <w:i/>
          <w:iCs/>
          <w:rPrChange w:id="415" w:author="Zorman, Daša" w:date="2026-06-22T18:23:00Z" w16du:dateUtc="2026-06-22T16:23:00Z">
            <w:rPr/>
          </w:rPrChange>
        </w:rPr>
      </w:r>
      <w:r w:rsidR="003168DE">
        <w:rPr>
          <w:i/>
          <w:iCs/>
        </w:rPr>
        <w:instrText xml:space="preserve"> \* MERGEFORMAT </w:instrText>
      </w:r>
      <w:r w:rsidR="004B1478" w:rsidRPr="003168DE">
        <w:rPr>
          <w:i/>
          <w:iCs/>
          <w:rPrChange w:id="416" w:author="Zorman, Daša" w:date="2026-06-22T18:23:00Z" w16du:dateUtc="2026-06-22T16:23:00Z">
            <w:rPr/>
          </w:rPrChange>
        </w:rPr>
        <w:fldChar w:fldCharType="separate"/>
      </w:r>
      <w:r w:rsidR="0086368B" w:rsidRPr="003168DE">
        <w:rPr>
          <w:i/>
          <w:iCs/>
          <w:rPrChange w:id="417" w:author="Zorman, Daša" w:date="2026-06-22T18:23:00Z" w16du:dateUtc="2026-06-22T16:23:00Z">
            <w:rPr/>
          </w:rPrChange>
        </w:rPr>
        <w:t xml:space="preserve">Tabela </w:t>
      </w:r>
      <w:r w:rsidR="0086368B" w:rsidRPr="003168DE">
        <w:rPr>
          <w:i/>
          <w:iCs/>
          <w:noProof/>
          <w:rPrChange w:id="418" w:author="Zorman, Daša" w:date="2026-06-22T18:23:00Z" w16du:dateUtc="2026-06-22T16:23:00Z">
            <w:rPr>
              <w:noProof/>
            </w:rPr>
          </w:rPrChange>
        </w:rPr>
        <w:t>2</w:t>
      </w:r>
      <w:r w:rsidR="0086368B" w:rsidRPr="003168DE">
        <w:rPr>
          <w:i/>
          <w:iCs/>
          <w:rPrChange w:id="419" w:author="Zorman, Daša" w:date="2026-06-22T18:23:00Z" w16du:dateUtc="2026-06-22T16:23:00Z">
            <w:rPr/>
          </w:rPrChange>
        </w:rPr>
        <w:t>: Tensorflow.js primerjava hitrosti delovanja in porabe pomnilnika manjših modelov</w:t>
      </w:r>
      <w:r w:rsidR="004B1478" w:rsidRPr="003168DE">
        <w:rPr>
          <w:i/>
          <w:iCs/>
          <w:rPrChange w:id="420" w:author="Zorman, Daša" w:date="2026-06-22T18:23:00Z" w16du:dateUtc="2026-06-22T16:23:00Z">
            <w:rPr/>
          </w:rPrChange>
        </w:rPr>
        <w:fldChar w:fldCharType="end"/>
      </w:r>
      <w:r w:rsidR="00DE4F37">
        <w:t xml:space="preserve"> in </w:t>
      </w:r>
      <w:r w:rsidR="00DE4F37" w:rsidRPr="003168DE">
        <w:rPr>
          <w:i/>
          <w:iCs/>
          <w:rPrChange w:id="421" w:author="Zorman, Daša" w:date="2026-06-22T18:23:00Z" w16du:dateUtc="2026-06-22T16:23:00Z">
            <w:rPr/>
          </w:rPrChange>
        </w:rPr>
        <w:fldChar w:fldCharType="begin"/>
      </w:r>
      <w:r w:rsidR="00DE4F37" w:rsidRPr="003168DE">
        <w:rPr>
          <w:i/>
          <w:iCs/>
          <w:rPrChange w:id="422" w:author="Zorman, Daša" w:date="2026-06-22T18:23:00Z" w16du:dateUtc="2026-06-22T16:23:00Z">
            <w:rPr/>
          </w:rPrChange>
        </w:rPr>
        <w:instrText xml:space="preserve"> REF _Ref232575050 \h </w:instrText>
      </w:r>
      <w:r w:rsidR="00DE4F37" w:rsidRPr="003168DE">
        <w:rPr>
          <w:i/>
          <w:iCs/>
          <w:rPrChange w:id="423" w:author="Zorman, Daša" w:date="2026-06-22T18:23:00Z" w16du:dateUtc="2026-06-22T16:23:00Z">
            <w:rPr/>
          </w:rPrChange>
        </w:rPr>
      </w:r>
      <w:r w:rsidR="003168DE">
        <w:rPr>
          <w:i/>
          <w:iCs/>
        </w:rPr>
        <w:instrText xml:space="preserve"> \* MERGEFORMAT </w:instrText>
      </w:r>
      <w:r w:rsidR="00DE4F37" w:rsidRPr="003168DE">
        <w:rPr>
          <w:i/>
          <w:iCs/>
          <w:rPrChange w:id="424" w:author="Zorman, Daša" w:date="2026-06-22T18:23:00Z" w16du:dateUtc="2026-06-22T16:23:00Z">
            <w:rPr/>
          </w:rPrChange>
        </w:rPr>
        <w:fldChar w:fldCharType="separate"/>
      </w:r>
      <w:r w:rsidR="0086368B" w:rsidRPr="003168DE">
        <w:rPr>
          <w:i/>
          <w:iCs/>
          <w:rPrChange w:id="425" w:author="Zorman, Daša" w:date="2026-06-22T18:23:00Z" w16du:dateUtc="2026-06-22T16:23:00Z">
            <w:rPr/>
          </w:rPrChange>
        </w:rPr>
        <w:t xml:space="preserve">Tabela </w:t>
      </w:r>
      <w:r w:rsidR="0086368B" w:rsidRPr="003168DE">
        <w:rPr>
          <w:i/>
          <w:iCs/>
          <w:noProof/>
          <w:rPrChange w:id="426" w:author="Zorman, Daša" w:date="2026-06-22T18:23:00Z" w16du:dateUtc="2026-06-22T16:23:00Z">
            <w:rPr>
              <w:noProof/>
            </w:rPr>
          </w:rPrChange>
        </w:rPr>
        <w:t>3</w:t>
      </w:r>
      <w:r w:rsidR="0086368B" w:rsidRPr="003168DE">
        <w:rPr>
          <w:i/>
          <w:iCs/>
          <w:rPrChange w:id="427" w:author="Zorman, Daša" w:date="2026-06-22T18:23:00Z" w16du:dateUtc="2026-06-22T16:23:00Z">
            <w:rPr/>
          </w:rPrChange>
        </w:rPr>
        <w:t>: Tensorflow.js primerjava hitrosti delov</w:t>
      </w:r>
      <w:ins w:id="428" w:author="Zorman, Daša" w:date="2026-06-22T18:23:00Z" w16du:dateUtc="2026-06-22T16:23:00Z">
        <w:r w:rsidR="003168DE">
          <w:rPr>
            <w:i/>
            <w:iCs/>
          </w:rPr>
          <w:t>a</w:t>
        </w:r>
      </w:ins>
      <w:r w:rsidR="0086368B" w:rsidRPr="003168DE">
        <w:rPr>
          <w:i/>
          <w:iCs/>
          <w:rPrChange w:id="429" w:author="Zorman, Daša" w:date="2026-06-22T18:23:00Z" w16du:dateUtc="2026-06-22T16:23:00Z">
            <w:rPr/>
          </w:rPrChange>
        </w:rPr>
        <w:t>n</w:t>
      </w:r>
      <w:del w:id="430" w:author="Zorman, Daša" w:date="2026-06-22T18:23:00Z" w16du:dateUtc="2026-06-22T16:23:00Z">
        <w:r w:rsidR="0086368B" w:rsidRPr="003168DE" w:rsidDel="003168DE">
          <w:rPr>
            <w:i/>
            <w:iCs/>
            <w:rPrChange w:id="431" w:author="Zorman, Daša" w:date="2026-06-22T18:23:00Z" w16du:dateUtc="2026-06-22T16:23:00Z">
              <w:rPr/>
            </w:rPrChange>
          </w:rPr>
          <w:delText>a</w:delText>
        </w:r>
      </w:del>
      <w:r w:rsidR="0086368B" w:rsidRPr="003168DE">
        <w:rPr>
          <w:i/>
          <w:iCs/>
          <w:rPrChange w:id="432" w:author="Zorman, Daša" w:date="2026-06-22T18:23:00Z" w16du:dateUtc="2026-06-22T16:23:00Z">
            <w:rPr/>
          </w:rPrChange>
        </w:rPr>
        <w:t>ja in porabe pomnilnika večjih modelov</w:t>
      </w:r>
      <w:r w:rsidR="00DE4F37" w:rsidRPr="003168DE">
        <w:rPr>
          <w:i/>
          <w:iCs/>
          <w:rPrChange w:id="433" w:author="Zorman, Daša" w:date="2026-06-22T18:23:00Z" w16du:dateUtc="2026-06-22T16:23:00Z">
            <w:rPr/>
          </w:rPrChange>
        </w:rPr>
        <w:fldChar w:fldCharType="end"/>
      </w:r>
      <w:r w:rsidR="00DE4F37">
        <w:t>, ki sta povzeti iz</w:t>
      </w:r>
      <w:r w:rsidR="00370DCF">
        <w:t xml:space="preserve"> uradne Tensorflow dokumentacije</w:t>
      </w:r>
      <w:r w:rsidR="0078705D" w:rsidRPr="00A00CA1">
        <w:t xml:space="preserve"> </w:t>
      </w:r>
      <w:sdt>
        <w:sdtPr>
          <w:id w:val="865876938"/>
          <w:citation/>
        </w:sdtPr>
        <w:sdtContent>
          <w:r w:rsidR="00FB0E68">
            <w:fldChar w:fldCharType="begin"/>
          </w:r>
          <w:r w:rsidR="00FB0E68" w:rsidRPr="00FB0E68">
            <w:instrText xml:space="preserve"> CITATION Ten221 \l 2057 </w:instrText>
          </w:r>
          <w:r w:rsidR="00FB0E68">
            <w:fldChar w:fldCharType="separate"/>
          </w:r>
          <w:r w:rsidR="005448BA">
            <w:rPr>
              <w:noProof/>
            </w:rPr>
            <w:t>[33]</w:t>
          </w:r>
          <w:r w:rsidR="00FB0E68">
            <w:fldChar w:fldCharType="end"/>
          </w:r>
        </w:sdtContent>
      </w:sdt>
      <w:r w:rsidR="005722E0" w:rsidRPr="00A00CA1">
        <w:t>.</w:t>
      </w:r>
    </w:p>
    <w:p w14:paraId="70F6AF9D" w14:textId="77777777" w:rsidR="00DA1C96" w:rsidRPr="00A00CA1" w:rsidRDefault="00DA1C96" w:rsidP="00D17296"/>
    <w:p w14:paraId="790AA04D" w14:textId="771451D2" w:rsidR="00BC017E" w:rsidRPr="00A00CA1" w:rsidRDefault="00BC017E" w:rsidP="00CA1134">
      <w:pPr>
        <w:pStyle w:val="Napis"/>
        <w:keepNext/>
        <w:jc w:val="both"/>
      </w:pPr>
      <w:bookmarkStart w:id="434" w:name="_Ref232575002"/>
      <w:bookmarkStart w:id="435" w:name="_Toc232947297"/>
      <w:r w:rsidRPr="00A00CA1">
        <w:t xml:space="preserve">Tabela </w:t>
      </w:r>
      <w:fldSimple w:instr=" SEQ Tabela \* ARABIC ">
        <w:r w:rsidR="00F41765">
          <w:rPr>
            <w:noProof/>
          </w:rPr>
          <w:t>2</w:t>
        </w:r>
      </w:fldSimple>
      <w:r w:rsidRPr="00A00CA1">
        <w:t xml:space="preserve">: </w:t>
      </w:r>
      <w:r w:rsidR="00240FAF" w:rsidRPr="00A00CA1">
        <w:t>Tensorflow.js p</w:t>
      </w:r>
      <w:r w:rsidRPr="00A00CA1">
        <w:t>rimerjava hitrosti delovanja in porabe pomnilnika manjših modelov</w:t>
      </w:r>
      <w:bookmarkEnd w:id="434"/>
      <w:bookmarkEnd w:id="435"/>
    </w:p>
    <w:tbl>
      <w:tblPr>
        <w:tblStyle w:val="Navadnatabela1"/>
        <w:tblW w:w="0" w:type="auto"/>
        <w:tblLook w:val="06A0" w:firstRow="1" w:lastRow="0" w:firstColumn="1" w:lastColumn="0" w:noHBand="1" w:noVBand="1"/>
      </w:tblPr>
      <w:tblGrid>
        <w:gridCol w:w="1697"/>
        <w:gridCol w:w="1697"/>
        <w:gridCol w:w="1698"/>
        <w:gridCol w:w="1698"/>
        <w:gridCol w:w="1698"/>
      </w:tblGrid>
      <w:tr w:rsidR="009055C1" w:rsidRPr="00A00CA1" w14:paraId="568D7D50" w14:textId="77777777" w:rsidTr="009055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shd w:val="clear" w:color="auto" w:fill="E7E6E6" w:themeFill="background2"/>
            <w:vAlign w:val="center"/>
          </w:tcPr>
          <w:p w14:paraId="6D79AB98" w14:textId="3DF4F4AF" w:rsidR="009055C1" w:rsidRPr="00A00CA1" w:rsidRDefault="009055C1" w:rsidP="00430D67">
            <w:pPr>
              <w:jc w:val="left"/>
            </w:pPr>
            <w:r w:rsidRPr="00A00CA1">
              <w:t>Model</w:t>
            </w:r>
          </w:p>
        </w:tc>
        <w:tc>
          <w:tcPr>
            <w:tcW w:w="1697" w:type="dxa"/>
            <w:shd w:val="clear" w:color="auto" w:fill="E7E6E6" w:themeFill="background2"/>
          </w:tcPr>
          <w:p w14:paraId="6FB8CF57" w14:textId="37A9B231"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WebGL</w:t>
            </w:r>
          </w:p>
        </w:tc>
        <w:tc>
          <w:tcPr>
            <w:tcW w:w="1698" w:type="dxa"/>
            <w:shd w:val="clear" w:color="auto" w:fill="E7E6E6" w:themeFill="background2"/>
          </w:tcPr>
          <w:p w14:paraId="1FF736D1" w14:textId="45EBC700"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WASM</w:t>
            </w:r>
          </w:p>
        </w:tc>
        <w:tc>
          <w:tcPr>
            <w:tcW w:w="1698" w:type="dxa"/>
            <w:shd w:val="clear" w:color="auto" w:fill="E7E6E6" w:themeFill="background2"/>
          </w:tcPr>
          <w:p w14:paraId="69FEAD4A" w14:textId="0943EFFE"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CPU</w:t>
            </w:r>
          </w:p>
        </w:tc>
        <w:tc>
          <w:tcPr>
            <w:tcW w:w="1698" w:type="dxa"/>
            <w:shd w:val="clear" w:color="auto" w:fill="E7E6E6" w:themeFill="background2"/>
          </w:tcPr>
          <w:p w14:paraId="6A4AE704" w14:textId="46E813BF" w:rsidR="009055C1" w:rsidRPr="00A00CA1" w:rsidRDefault="009055C1" w:rsidP="00430D67">
            <w:pPr>
              <w:jc w:val="left"/>
              <w:cnfStyle w:val="100000000000" w:firstRow="1" w:lastRow="0" w:firstColumn="0" w:lastColumn="0" w:oddVBand="0" w:evenVBand="0" w:oddHBand="0" w:evenHBand="0" w:firstRowFirstColumn="0" w:firstRowLastColumn="0" w:lastRowFirstColumn="0" w:lastRowLastColumn="0"/>
            </w:pPr>
            <w:r w:rsidRPr="00A00CA1">
              <w:t>Pomnilnik</w:t>
            </w:r>
          </w:p>
        </w:tc>
      </w:tr>
      <w:tr w:rsidR="009055C1" w:rsidRPr="00A00CA1" w14:paraId="48C3ED84" w14:textId="77777777" w:rsidTr="009055C1">
        <w:tc>
          <w:tcPr>
            <w:cnfStyle w:val="001000000000" w:firstRow="0" w:lastRow="0" w:firstColumn="1" w:lastColumn="0" w:oddVBand="0" w:evenVBand="0" w:oddHBand="0" w:evenHBand="0" w:firstRowFirstColumn="0" w:firstRowLastColumn="0" w:lastRowFirstColumn="0" w:lastRowLastColumn="0"/>
            <w:tcW w:w="1697" w:type="dxa"/>
          </w:tcPr>
          <w:p w14:paraId="0D0D3F61" w14:textId="1E9D1383" w:rsidR="009055C1" w:rsidRPr="00A00CA1" w:rsidRDefault="009055C1" w:rsidP="00430D67">
            <w:pPr>
              <w:jc w:val="left"/>
              <w:rPr>
                <w:b w:val="0"/>
                <w:bCs w:val="0"/>
              </w:rPr>
            </w:pPr>
            <w:r w:rsidRPr="00A00CA1">
              <w:rPr>
                <w:b w:val="0"/>
                <w:bCs w:val="0"/>
              </w:rPr>
              <w:t>BlazeFace</w:t>
            </w:r>
          </w:p>
        </w:tc>
        <w:tc>
          <w:tcPr>
            <w:tcW w:w="1697" w:type="dxa"/>
          </w:tcPr>
          <w:p w14:paraId="5045337F" w14:textId="0EC11262"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22</w:t>
            </w:r>
            <w:r w:rsidR="000F014C">
              <w:t>,</w:t>
            </w:r>
            <w:r w:rsidRPr="00A00CA1">
              <w:t>5 ms</w:t>
            </w:r>
          </w:p>
        </w:tc>
        <w:tc>
          <w:tcPr>
            <w:tcW w:w="1698" w:type="dxa"/>
          </w:tcPr>
          <w:p w14:paraId="09D55F04" w14:textId="41D8BD1E"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15</w:t>
            </w:r>
            <w:r w:rsidR="000F014C">
              <w:t>,</w:t>
            </w:r>
            <w:r w:rsidRPr="00A00CA1">
              <w:t>6 ms</w:t>
            </w:r>
          </w:p>
        </w:tc>
        <w:tc>
          <w:tcPr>
            <w:tcW w:w="1698" w:type="dxa"/>
          </w:tcPr>
          <w:p w14:paraId="59AAC1B1" w14:textId="3EC26FBE"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315</w:t>
            </w:r>
            <w:r w:rsidR="000F014C">
              <w:t>,</w:t>
            </w:r>
            <w:r w:rsidRPr="00A00CA1">
              <w:t>2 ms</w:t>
            </w:r>
          </w:p>
        </w:tc>
        <w:tc>
          <w:tcPr>
            <w:tcW w:w="1698" w:type="dxa"/>
          </w:tcPr>
          <w:p w14:paraId="06D587B5" w14:textId="412687DE"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0</w:t>
            </w:r>
            <w:r w:rsidR="000F014C">
              <w:t>,</w:t>
            </w:r>
            <w:r w:rsidRPr="00A00CA1">
              <w:t>4 MB</w:t>
            </w:r>
          </w:p>
        </w:tc>
      </w:tr>
      <w:tr w:rsidR="009055C1" w:rsidRPr="00A00CA1" w14:paraId="78B3CB83" w14:textId="77777777" w:rsidTr="009055C1">
        <w:tc>
          <w:tcPr>
            <w:cnfStyle w:val="001000000000" w:firstRow="0" w:lastRow="0" w:firstColumn="1" w:lastColumn="0" w:oddVBand="0" w:evenVBand="0" w:oddHBand="0" w:evenHBand="0" w:firstRowFirstColumn="0" w:firstRowLastColumn="0" w:lastRowFirstColumn="0" w:lastRowLastColumn="0"/>
            <w:tcW w:w="1697" w:type="dxa"/>
          </w:tcPr>
          <w:p w14:paraId="1F7BB4BA" w14:textId="7502BC05" w:rsidR="009055C1" w:rsidRPr="00A00CA1" w:rsidRDefault="009055C1" w:rsidP="00430D67">
            <w:pPr>
              <w:jc w:val="left"/>
              <w:rPr>
                <w:b w:val="0"/>
                <w:bCs w:val="0"/>
              </w:rPr>
            </w:pPr>
            <w:r w:rsidRPr="00A00CA1">
              <w:rPr>
                <w:b w:val="0"/>
                <w:bCs w:val="0"/>
              </w:rPr>
              <w:t>FaceMesh</w:t>
            </w:r>
          </w:p>
        </w:tc>
        <w:tc>
          <w:tcPr>
            <w:tcW w:w="1697" w:type="dxa"/>
          </w:tcPr>
          <w:p w14:paraId="67D0F9E4" w14:textId="14AC91E3"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19</w:t>
            </w:r>
            <w:r w:rsidR="000F014C">
              <w:t>,</w:t>
            </w:r>
            <w:r w:rsidRPr="00A00CA1">
              <w:t>3 ms</w:t>
            </w:r>
          </w:p>
        </w:tc>
        <w:tc>
          <w:tcPr>
            <w:tcW w:w="1698" w:type="dxa"/>
          </w:tcPr>
          <w:p w14:paraId="570F941E" w14:textId="3BE9C2B5"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19</w:t>
            </w:r>
            <w:r w:rsidR="000F014C">
              <w:t>,</w:t>
            </w:r>
            <w:r w:rsidRPr="00A00CA1">
              <w:t>2 ms</w:t>
            </w:r>
          </w:p>
        </w:tc>
        <w:tc>
          <w:tcPr>
            <w:tcW w:w="1698" w:type="dxa"/>
          </w:tcPr>
          <w:p w14:paraId="0BB21925" w14:textId="32DA4785"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335 ms</w:t>
            </w:r>
          </w:p>
        </w:tc>
        <w:tc>
          <w:tcPr>
            <w:tcW w:w="1698" w:type="dxa"/>
          </w:tcPr>
          <w:p w14:paraId="4A7B568A" w14:textId="2619E841" w:rsidR="009055C1" w:rsidRPr="00A00CA1" w:rsidRDefault="009055C1" w:rsidP="00430D67">
            <w:pPr>
              <w:jc w:val="left"/>
              <w:cnfStyle w:val="000000000000" w:firstRow="0" w:lastRow="0" w:firstColumn="0" w:lastColumn="0" w:oddVBand="0" w:evenVBand="0" w:oddHBand="0" w:evenHBand="0" w:firstRowFirstColumn="0" w:firstRowLastColumn="0" w:lastRowFirstColumn="0" w:lastRowLastColumn="0"/>
            </w:pPr>
            <w:r w:rsidRPr="00A00CA1">
              <w:t>2</w:t>
            </w:r>
            <w:r w:rsidR="000F014C">
              <w:t>,</w:t>
            </w:r>
            <w:r w:rsidRPr="00A00CA1">
              <w:t>8 MB</w:t>
            </w:r>
          </w:p>
        </w:tc>
      </w:tr>
    </w:tbl>
    <w:p w14:paraId="00DCA1C6" w14:textId="77777777" w:rsidR="009055C1" w:rsidRPr="00A00CA1" w:rsidRDefault="009055C1" w:rsidP="00D17296"/>
    <w:p w14:paraId="0CB4CEA3" w14:textId="148DDED2" w:rsidR="00DF5A65" w:rsidRPr="00A00CA1" w:rsidRDefault="00DF5A65" w:rsidP="00CA1134">
      <w:pPr>
        <w:pStyle w:val="Napis"/>
        <w:keepNext/>
        <w:jc w:val="both"/>
      </w:pPr>
      <w:bookmarkStart w:id="436" w:name="_Ref232575050"/>
      <w:bookmarkStart w:id="437" w:name="_Ref232575126"/>
      <w:bookmarkStart w:id="438" w:name="_Toc232947298"/>
      <w:r w:rsidRPr="00A00CA1">
        <w:t xml:space="preserve">Tabela </w:t>
      </w:r>
      <w:fldSimple w:instr=" SEQ Tabela \* ARABIC ">
        <w:r w:rsidR="00F41765">
          <w:rPr>
            <w:noProof/>
          </w:rPr>
          <w:t>3</w:t>
        </w:r>
      </w:fldSimple>
      <w:r w:rsidRPr="00A00CA1">
        <w:t xml:space="preserve">: </w:t>
      </w:r>
      <w:r w:rsidR="001E1491" w:rsidRPr="00A00CA1">
        <w:t>Tensorflow.js p</w:t>
      </w:r>
      <w:r w:rsidRPr="00A00CA1">
        <w:t>rimerjava hitrosti delovnaja in porabe pomnilnika večjih modelov</w:t>
      </w:r>
      <w:bookmarkEnd w:id="436"/>
      <w:bookmarkEnd w:id="437"/>
      <w:bookmarkEnd w:id="438"/>
    </w:p>
    <w:tbl>
      <w:tblPr>
        <w:tblStyle w:val="Navadnatabela1"/>
        <w:tblW w:w="0" w:type="auto"/>
        <w:tblLook w:val="06A0" w:firstRow="1" w:lastRow="0" w:firstColumn="1" w:lastColumn="0" w:noHBand="1" w:noVBand="1"/>
      </w:tblPr>
      <w:tblGrid>
        <w:gridCol w:w="1697"/>
        <w:gridCol w:w="1697"/>
        <w:gridCol w:w="1698"/>
        <w:gridCol w:w="1698"/>
        <w:gridCol w:w="1698"/>
      </w:tblGrid>
      <w:tr w:rsidR="00430D67" w:rsidRPr="00A00CA1" w14:paraId="737D0A15" w14:textId="77777777" w:rsidTr="00E722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7" w:type="dxa"/>
            <w:shd w:val="clear" w:color="auto" w:fill="E7E6E6" w:themeFill="background2"/>
            <w:vAlign w:val="center"/>
          </w:tcPr>
          <w:p w14:paraId="4916DDC3" w14:textId="77777777" w:rsidR="00430D67" w:rsidRPr="00A00CA1" w:rsidRDefault="00430D67" w:rsidP="00E722DF">
            <w:pPr>
              <w:jc w:val="left"/>
            </w:pPr>
            <w:r w:rsidRPr="00A00CA1">
              <w:t>Model</w:t>
            </w:r>
          </w:p>
        </w:tc>
        <w:tc>
          <w:tcPr>
            <w:tcW w:w="1697" w:type="dxa"/>
            <w:shd w:val="clear" w:color="auto" w:fill="E7E6E6" w:themeFill="background2"/>
          </w:tcPr>
          <w:p w14:paraId="0D466BCB"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WebGL</w:t>
            </w:r>
          </w:p>
        </w:tc>
        <w:tc>
          <w:tcPr>
            <w:tcW w:w="1698" w:type="dxa"/>
            <w:shd w:val="clear" w:color="auto" w:fill="E7E6E6" w:themeFill="background2"/>
          </w:tcPr>
          <w:p w14:paraId="61A1F813"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WASM</w:t>
            </w:r>
          </w:p>
        </w:tc>
        <w:tc>
          <w:tcPr>
            <w:tcW w:w="1698" w:type="dxa"/>
            <w:shd w:val="clear" w:color="auto" w:fill="E7E6E6" w:themeFill="background2"/>
          </w:tcPr>
          <w:p w14:paraId="1DB6ECFC"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CPU</w:t>
            </w:r>
          </w:p>
        </w:tc>
        <w:tc>
          <w:tcPr>
            <w:tcW w:w="1698" w:type="dxa"/>
            <w:shd w:val="clear" w:color="auto" w:fill="E7E6E6" w:themeFill="background2"/>
          </w:tcPr>
          <w:p w14:paraId="0DAE5199" w14:textId="77777777" w:rsidR="00430D67" w:rsidRPr="00A00CA1" w:rsidRDefault="00430D67" w:rsidP="00E722DF">
            <w:pPr>
              <w:jc w:val="left"/>
              <w:cnfStyle w:val="100000000000" w:firstRow="1" w:lastRow="0" w:firstColumn="0" w:lastColumn="0" w:oddVBand="0" w:evenVBand="0" w:oddHBand="0" w:evenHBand="0" w:firstRowFirstColumn="0" w:firstRowLastColumn="0" w:lastRowFirstColumn="0" w:lastRowLastColumn="0"/>
            </w:pPr>
            <w:r w:rsidRPr="00A00CA1">
              <w:t>Pomnilnik</w:t>
            </w:r>
          </w:p>
        </w:tc>
      </w:tr>
      <w:tr w:rsidR="00430D67" w:rsidRPr="00A00CA1" w14:paraId="5B95A70B"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1EF8CDFA" w14:textId="327F2B2F" w:rsidR="00430D67" w:rsidRPr="00A00CA1" w:rsidRDefault="00430D67" w:rsidP="00E722DF">
            <w:pPr>
              <w:jc w:val="left"/>
              <w:rPr>
                <w:b w:val="0"/>
                <w:bCs w:val="0"/>
              </w:rPr>
            </w:pPr>
            <w:r w:rsidRPr="00A00CA1">
              <w:rPr>
                <w:b w:val="0"/>
                <w:bCs w:val="0"/>
              </w:rPr>
              <w:t>PoseNet</w:t>
            </w:r>
          </w:p>
        </w:tc>
        <w:tc>
          <w:tcPr>
            <w:tcW w:w="1697" w:type="dxa"/>
          </w:tcPr>
          <w:p w14:paraId="4A02BD85" w14:textId="43888086"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42</w:t>
            </w:r>
            <w:r w:rsidR="0051655A">
              <w:t>,</w:t>
            </w:r>
            <w:r w:rsidRPr="00A00CA1">
              <w:t>5 ms</w:t>
            </w:r>
          </w:p>
        </w:tc>
        <w:tc>
          <w:tcPr>
            <w:tcW w:w="1698" w:type="dxa"/>
          </w:tcPr>
          <w:p w14:paraId="662D7F04" w14:textId="27C122DA"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173</w:t>
            </w:r>
            <w:r w:rsidR="0051655A">
              <w:t>,</w:t>
            </w:r>
            <w:r w:rsidRPr="00A00CA1">
              <w:t>9 ms</w:t>
            </w:r>
          </w:p>
        </w:tc>
        <w:tc>
          <w:tcPr>
            <w:tcW w:w="1698" w:type="dxa"/>
          </w:tcPr>
          <w:p w14:paraId="7A6EA546" w14:textId="56A741EF"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1514</w:t>
            </w:r>
            <w:r w:rsidR="0051655A">
              <w:t>,</w:t>
            </w:r>
            <w:r w:rsidRPr="00A00CA1">
              <w:t>7 ms</w:t>
            </w:r>
          </w:p>
        </w:tc>
        <w:tc>
          <w:tcPr>
            <w:tcW w:w="1698" w:type="dxa"/>
          </w:tcPr>
          <w:p w14:paraId="01C7730F" w14:textId="3AD779FB"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4</w:t>
            </w:r>
            <w:r w:rsidR="0051655A">
              <w:t>,</w:t>
            </w:r>
            <w:r w:rsidRPr="00A00CA1">
              <w:t>5 MB</w:t>
            </w:r>
          </w:p>
        </w:tc>
      </w:tr>
      <w:tr w:rsidR="00430D67" w:rsidRPr="00A00CA1" w14:paraId="0318DFC1"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17362B5D" w14:textId="17F21422" w:rsidR="00430D67" w:rsidRPr="00A00CA1" w:rsidRDefault="00430D67" w:rsidP="00E722DF">
            <w:pPr>
              <w:jc w:val="left"/>
              <w:rPr>
                <w:b w:val="0"/>
                <w:bCs w:val="0"/>
              </w:rPr>
            </w:pPr>
            <w:r w:rsidRPr="00A00CA1">
              <w:rPr>
                <w:b w:val="0"/>
                <w:bCs w:val="0"/>
              </w:rPr>
              <w:t>BodyPix</w:t>
            </w:r>
          </w:p>
        </w:tc>
        <w:tc>
          <w:tcPr>
            <w:tcW w:w="1697" w:type="dxa"/>
          </w:tcPr>
          <w:p w14:paraId="142A5B84" w14:textId="5C91FC47"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77 ms</w:t>
            </w:r>
          </w:p>
        </w:tc>
        <w:tc>
          <w:tcPr>
            <w:tcW w:w="1698" w:type="dxa"/>
          </w:tcPr>
          <w:p w14:paraId="38058A6E" w14:textId="61D7AA35"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188</w:t>
            </w:r>
            <w:r w:rsidR="0051655A">
              <w:t>,</w:t>
            </w:r>
            <w:r w:rsidRPr="00A00CA1">
              <w:t>4 ms</w:t>
            </w:r>
          </w:p>
        </w:tc>
        <w:tc>
          <w:tcPr>
            <w:tcW w:w="1698" w:type="dxa"/>
          </w:tcPr>
          <w:p w14:paraId="479C6FA2" w14:textId="7DCEE10C"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2683 ms</w:t>
            </w:r>
          </w:p>
        </w:tc>
        <w:tc>
          <w:tcPr>
            <w:tcW w:w="1698" w:type="dxa"/>
          </w:tcPr>
          <w:p w14:paraId="5773733D" w14:textId="04DB5E88"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4</w:t>
            </w:r>
            <w:r w:rsidR="0051655A">
              <w:t>,</w:t>
            </w:r>
            <w:r w:rsidRPr="00A00CA1">
              <w:t>6 MB</w:t>
            </w:r>
          </w:p>
        </w:tc>
      </w:tr>
      <w:tr w:rsidR="00430D67" w:rsidRPr="00A00CA1" w14:paraId="2363EEDF" w14:textId="77777777" w:rsidTr="00E722DF">
        <w:tc>
          <w:tcPr>
            <w:cnfStyle w:val="001000000000" w:firstRow="0" w:lastRow="0" w:firstColumn="1" w:lastColumn="0" w:oddVBand="0" w:evenVBand="0" w:oddHBand="0" w:evenHBand="0" w:firstRowFirstColumn="0" w:firstRowLastColumn="0" w:lastRowFirstColumn="0" w:lastRowLastColumn="0"/>
            <w:tcW w:w="1697" w:type="dxa"/>
          </w:tcPr>
          <w:p w14:paraId="5617EFF4" w14:textId="7DB908D8" w:rsidR="00430D67" w:rsidRPr="00A00CA1" w:rsidRDefault="00430D67" w:rsidP="00E722DF">
            <w:pPr>
              <w:jc w:val="left"/>
              <w:rPr>
                <w:b w:val="0"/>
                <w:bCs w:val="0"/>
              </w:rPr>
            </w:pPr>
            <w:r w:rsidRPr="00A00CA1">
              <w:rPr>
                <w:b w:val="0"/>
                <w:bCs w:val="0"/>
              </w:rPr>
              <w:t>MobileNet v2</w:t>
            </w:r>
          </w:p>
        </w:tc>
        <w:tc>
          <w:tcPr>
            <w:tcW w:w="1697" w:type="dxa"/>
          </w:tcPr>
          <w:p w14:paraId="6F5D5814" w14:textId="3E14FBEA"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37ms</w:t>
            </w:r>
          </w:p>
        </w:tc>
        <w:tc>
          <w:tcPr>
            <w:tcW w:w="1698" w:type="dxa"/>
          </w:tcPr>
          <w:p w14:paraId="6B08DB71" w14:textId="4DB14198"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94 ms</w:t>
            </w:r>
          </w:p>
        </w:tc>
        <w:tc>
          <w:tcPr>
            <w:tcW w:w="1698" w:type="dxa"/>
          </w:tcPr>
          <w:p w14:paraId="4DD778B5" w14:textId="68DBA049"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923</w:t>
            </w:r>
            <w:r w:rsidR="0051655A">
              <w:t>,</w:t>
            </w:r>
            <w:r w:rsidRPr="00A00CA1">
              <w:t>6 ms</w:t>
            </w:r>
          </w:p>
        </w:tc>
        <w:tc>
          <w:tcPr>
            <w:tcW w:w="1698" w:type="dxa"/>
          </w:tcPr>
          <w:p w14:paraId="5E3E9EEE" w14:textId="2BCFF767" w:rsidR="00430D67" w:rsidRPr="00A00CA1" w:rsidRDefault="00430D67" w:rsidP="00E722DF">
            <w:pPr>
              <w:jc w:val="left"/>
              <w:cnfStyle w:val="000000000000" w:firstRow="0" w:lastRow="0" w:firstColumn="0" w:lastColumn="0" w:oddVBand="0" w:evenVBand="0" w:oddHBand="0" w:evenHBand="0" w:firstRowFirstColumn="0" w:firstRowLastColumn="0" w:lastRowFirstColumn="0" w:lastRowLastColumn="0"/>
            </w:pPr>
            <w:r w:rsidRPr="00A00CA1">
              <w:t>13 MB</w:t>
            </w:r>
          </w:p>
        </w:tc>
      </w:tr>
    </w:tbl>
    <w:p w14:paraId="4AB8B490" w14:textId="77777777" w:rsidR="00972BE5" w:rsidRPr="00A00CA1" w:rsidRDefault="00972BE5" w:rsidP="00D17296"/>
    <w:p w14:paraId="0498C881" w14:textId="70BC3E5D" w:rsidR="00FF645A" w:rsidRPr="00EB4D43" w:rsidRDefault="0061798E" w:rsidP="00EB4D43">
      <w:del w:id="439" w:author="Zorman, Daša" w:date="2026-06-22T18:23:00Z" w16du:dateUtc="2026-06-22T16:23:00Z">
        <w:r w:rsidDel="003168DE">
          <w:delText>Zgornja tabela</w:delText>
        </w:r>
      </w:del>
      <w:ins w:id="440" w:author="Zorman, Daša" w:date="2026-06-22T18:23:00Z" w16du:dateUtc="2026-06-22T16:23:00Z">
        <w:r w:rsidR="003168DE">
          <w:t>V zgornji tabeli</w:t>
        </w:r>
      </w:ins>
      <w:r>
        <w:t xml:space="preserve"> </w:t>
      </w:r>
      <w:r w:rsidRPr="003168DE">
        <w:rPr>
          <w:i/>
          <w:iCs/>
          <w:rPrChange w:id="441" w:author="Zorman, Daša" w:date="2026-06-22T18:23:00Z" w16du:dateUtc="2026-06-22T16:23:00Z">
            <w:rPr/>
          </w:rPrChange>
        </w:rPr>
        <w:fldChar w:fldCharType="begin"/>
      </w:r>
      <w:r w:rsidRPr="003168DE">
        <w:rPr>
          <w:i/>
          <w:iCs/>
          <w:rPrChange w:id="442" w:author="Zorman, Daša" w:date="2026-06-22T18:23:00Z" w16du:dateUtc="2026-06-22T16:23:00Z">
            <w:rPr/>
          </w:rPrChange>
        </w:rPr>
        <w:instrText xml:space="preserve"> REF _Ref232575126 \h </w:instrText>
      </w:r>
      <w:r w:rsidRPr="003168DE">
        <w:rPr>
          <w:i/>
          <w:iCs/>
          <w:rPrChange w:id="443" w:author="Zorman, Daša" w:date="2026-06-22T18:23:00Z" w16du:dateUtc="2026-06-22T16:23:00Z">
            <w:rPr/>
          </w:rPrChange>
        </w:rPr>
      </w:r>
      <w:r w:rsidR="003168DE">
        <w:rPr>
          <w:i/>
          <w:iCs/>
        </w:rPr>
        <w:instrText xml:space="preserve"> \* MERGEFORMAT </w:instrText>
      </w:r>
      <w:r w:rsidRPr="003168DE">
        <w:rPr>
          <w:i/>
          <w:iCs/>
          <w:rPrChange w:id="444" w:author="Zorman, Daša" w:date="2026-06-22T18:23:00Z" w16du:dateUtc="2026-06-22T16:23:00Z">
            <w:rPr/>
          </w:rPrChange>
        </w:rPr>
        <w:fldChar w:fldCharType="separate"/>
      </w:r>
      <w:r w:rsidR="0086368B" w:rsidRPr="003168DE">
        <w:rPr>
          <w:i/>
          <w:iCs/>
          <w:rPrChange w:id="445" w:author="Zorman, Daša" w:date="2026-06-22T18:23:00Z" w16du:dateUtc="2026-06-22T16:23:00Z">
            <w:rPr/>
          </w:rPrChange>
        </w:rPr>
        <w:t xml:space="preserve">Tabela </w:t>
      </w:r>
      <w:r w:rsidR="0086368B" w:rsidRPr="003168DE">
        <w:rPr>
          <w:i/>
          <w:iCs/>
          <w:noProof/>
          <w:rPrChange w:id="446" w:author="Zorman, Daša" w:date="2026-06-22T18:23:00Z" w16du:dateUtc="2026-06-22T16:23:00Z">
            <w:rPr>
              <w:noProof/>
            </w:rPr>
          </w:rPrChange>
        </w:rPr>
        <w:t>3</w:t>
      </w:r>
      <w:r w:rsidR="0086368B" w:rsidRPr="003168DE">
        <w:rPr>
          <w:i/>
          <w:iCs/>
          <w:rPrChange w:id="447" w:author="Zorman, Daša" w:date="2026-06-22T18:23:00Z" w16du:dateUtc="2026-06-22T16:23:00Z">
            <w:rPr/>
          </w:rPrChange>
        </w:rPr>
        <w:t>: Tensorflow.js primerjava hitrosti delovnaja in porabe pomnilnika večjih modelov</w:t>
      </w:r>
      <w:r w:rsidRPr="003168DE">
        <w:rPr>
          <w:i/>
          <w:iCs/>
          <w:rPrChange w:id="448" w:author="Zorman, Daša" w:date="2026-06-22T18:23:00Z" w16du:dateUtc="2026-06-22T16:23:00Z">
            <w:rPr/>
          </w:rPrChange>
        </w:rPr>
        <w:fldChar w:fldCharType="end"/>
      </w:r>
      <w:r>
        <w:t xml:space="preserve"> </w:t>
      </w:r>
      <w:commentRangeStart w:id="449"/>
      <w:del w:id="450" w:author="Zorman, Daša" w:date="2026-06-22T18:23:00Z" w16du:dateUtc="2026-06-22T16:23:00Z">
        <w:r w:rsidDel="003168DE">
          <w:delText>kaže</w:delText>
        </w:r>
      </w:del>
      <w:ins w:id="451" w:author="Zorman, Daša" w:date="2026-06-22T18:23:00Z" w16du:dateUtc="2026-06-22T16:23:00Z">
        <w:r w:rsidR="003168DE">
          <w:t xml:space="preserve">je </w:t>
        </w:r>
      </w:ins>
      <w:commentRangeEnd w:id="449"/>
      <w:r w:rsidR="003168DE">
        <w:rPr>
          <w:rStyle w:val="Pripombasklic"/>
          <w:rFonts w:cs="Arial"/>
          <w:sz w:val="24"/>
        </w:rPr>
        <w:commentReference w:id="449"/>
      </w:r>
      <w:ins w:id="452" w:author="Zorman, Daša" w:date="2026-06-22T18:23:00Z" w16du:dateUtc="2026-06-22T16:23:00Z">
        <w:r w:rsidR="003168DE">
          <w:t>razvidno</w:t>
        </w:r>
      </w:ins>
      <w:r w:rsidR="00C40646" w:rsidRPr="00A00CA1">
        <w:t xml:space="preserve">, da je </w:t>
      </w:r>
      <w:r w:rsidR="004464FD" w:rsidRPr="00A00CA1">
        <w:t xml:space="preserve">WASM </w:t>
      </w:r>
      <w:r w:rsidR="00C40646" w:rsidRPr="00A00CA1">
        <w:t>pri vseh modelih 10 do 30-krat hitrejši od navadnega JavaScript CPU zaledja in konkurenčen WebGL</w:t>
      </w:r>
      <w:ins w:id="453" w:author="Zorman, Daša" w:date="2026-06-22T18:25:00Z" w16du:dateUtc="2026-06-22T16:25:00Z">
        <w:r w:rsidR="003168DE">
          <w:t>-u</w:t>
        </w:r>
      </w:ins>
      <w:del w:id="454" w:author="Zorman, Daša" w:date="2026-06-22T18:25:00Z" w16du:dateUtc="2026-06-22T16:25:00Z">
        <w:r w:rsidR="00C40646" w:rsidRPr="00A00CA1" w:rsidDel="003168DE">
          <w:delText>-u</w:delText>
        </w:r>
      </w:del>
      <w:r w:rsidR="00C40646" w:rsidRPr="00A00CA1">
        <w:t xml:space="preserve"> pri manjših modelih, kot je BlazeFace, ki je zelo lahek model, </w:t>
      </w:r>
      <w:del w:id="455" w:author="Zorman, Daša" w:date="2026-06-22T18:24:00Z" w16du:dateUtc="2026-06-22T16:24:00Z">
        <w:r w:rsidR="00C40646" w:rsidRPr="00A00CA1" w:rsidDel="003168DE">
          <w:delText xml:space="preserve">kajti </w:delText>
        </w:r>
      </w:del>
      <w:ins w:id="456" w:author="Zorman, Daša" w:date="2026-06-22T18:24:00Z" w16du:dateUtc="2026-06-22T16:24:00Z">
        <w:r w:rsidR="003168DE">
          <w:t>saj ima</w:t>
        </w:r>
        <w:r w:rsidR="003168DE" w:rsidRPr="00A00CA1">
          <w:t xml:space="preserve"> </w:t>
        </w:r>
      </w:ins>
      <w:r w:rsidR="00C40646" w:rsidRPr="00A00CA1">
        <w:t>uporaba WebGL</w:t>
      </w:r>
      <w:ins w:id="457" w:author="Zorman, Daša" w:date="2026-06-22T18:25:00Z" w16du:dateUtc="2026-06-22T16:25:00Z">
        <w:r w:rsidR="003168DE">
          <w:t>-a</w:t>
        </w:r>
      </w:ins>
      <w:r w:rsidR="00C40646" w:rsidRPr="00A00CA1">
        <w:t xml:space="preserve"> </w:t>
      </w:r>
      <w:del w:id="458" w:author="Zorman, Daša" w:date="2026-06-22T18:25:00Z" w16du:dateUtc="2026-06-22T16:25:00Z">
        <w:r w:rsidR="00C40646" w:rsidRPr="00A00CA1" w:rsidDel="003168DE">
          <w:delText xml:space="preserve">ima </w:delText>
        </w:r>
      </w:del>
      <w:r w:rsidR="00C40646" w:rsidRPr="00A00CA1">
        <w:t xml:space="preserve">fiksne stroške na izvedbo operacije, kar pojasnjuje, zakaj je </w:t>
      </w:r>
      <w:r w:rsidR="002C5C19" w:rsidRPr="00A00CA1">
        <w:t>izvajanje</w:t>
      </w:r>
      <w:r w:rsidR="00C40646" w:rsidRPr="00A00CA1">
        <w:t xml:space="preserve"> lažjih modelov, kot je BlazeFace, hitrejše na </w:t>
      </w:r>
      <w:r w:rsidR="004464FD" w:rsidRPr="00A00CA1">
        <w:t>WASM</w:t>
      </w:r>
      <w:r w:rsidR="00C40646" w:rsidRPr="00A00CA1">
        <w:t>.</w:t>
      </w:r>
      <w:r w:rsidR="00FF645A" w:rsidRPr="00A00CA1">
        <w:rPr>
          <w:b/>
          <w:sz w:val="36"/>
          <w:szCs w:val="36"/>
        </w:rPr>
        <w:br w:type="page"/>
      </w:r>
    </w:p>
    <w:p w14:paraId="287B60CB" w14:textId="12E8B5F2" w:rsidR="00774D07" w:rsidRPr="00A00CA1" w:rsidRDefault="00774D07" w:rsidP="00774D07">
      <w:pPr>
        <w:pStyle w:val="Naslov1"/>
        <w:spacing w:line="360" w:lineRule="auto"/>
        <w:rPr>
          <w:b/>
          <w:sz w:val="36"/>
          <w:szCs w:val="36"/>
          <w:lang w:val="sl-SI"/>
        </w:rPr>
      </w:pPr>
      <w:bookmarkStart w:id="459" w:name="_Toc232940806"/>
      <w:r w:rsidRPr="00A00CA1">
        <w:rPr>
          <w:b/>
          <w:sz w:val="36"/>
          <w:szCs w:val="36"/>
          <w:lang w:val="sl-SI"/>
        </w:rPr>
        <w:lastRenderedPageBreak/>
        <w:t xml:space="preserve">PRIMERJAVA IN USPEŠNOST </w:t>
      </w:r>
      <w:r w:rsidR="004C70E2" w:rsidRPr="00A00CA1">
        <w:rPr>
          <w:b/>
          <w:sz w:val="36"/>
          <w:szCs w:val="36"/>
          <w:lang w:val="sl-SI"/>
        </w:rPr>
        <w:t xml:space="preserve">IZBRANIH </w:t>
      </w:r>
      <w:r w:rsidRPr="00A00CA1">
        <w:rPr>
          <w:b/>
          <w:sz w:val="36"/>
          <w:szCs w:val="36"/>
          <w:lang w:val="sl-SI"/>
        </w:rPr>
        <w:t>MODELOV</w:t>
      </w:r>
      <w:bookmarkEnd w:id="459"/>
    </w:p>
    <w:p w14:paraId="24692A6C" w14:textId="7293FBD5" w:rsidR="00211825" w:rsidRPr="00A00CA1" w:rsidRDefault="00211825" w:rsidP="00211825">
      <w:r w:rsidRPr="00A00CA1">
        <w:t>V tem poglavju je predstavljena primerjava izbranih modelov za zaznavanje drže ter analize njihove uspešnosti v kontekstu realno</w:t>
      </w:r>
      <w:del w:id="460" w:author="Zorman, Daša" w:date="2026-06-22T18:26:00Z" w16du:dateUtc="2026-06-22T16:26:00Z">
        <w:r w:rsidRPr="00A00CA1" w:rsidDel="003168DE">
          <w:delText>-</w:delText>
        </w:r>
      </w:del>
      <w:r w:rsidRPr="00A00CA1">
        <w:t xml:space="preserve">časovne uporabe v spletni aplikaciji na robnih napravah. </w:t>
      </w:r>
      <w:r w:rsidR="00223E7D" w:rsidRPr="00A00CA1">
        <w:t xml:space="preserve">Cilj primerjave je ugotoviti, kateri model ponuja najprimernejši kompromis med hitrostjo delovanja </w:t>
      </w:r>
      <w:del w:id="461" w:author="Zorman, Daša" w:date="2026-06-22T18:26:00Z" w16du:dateUtc="2026-06-22T16:26:00Z">
        <w:r w:rsidR="00223E7D" w:rsidRPr="00A00CA1" w:rsidDel="003168DE">
          <w:delText xml:space="preserve">ter </w:delText>
        </w:r>
      </w:del>
      <w:ins w:id="462" w:author="Zorman, Daša" w:date="2026-06-22T18:26:00Z" w16du:dateUtc="2026-06-22T16:26:00Z">
        <w:r w:rsidR="003168DE">
          <w:t>in</w:t>
        </w:r>
        <w:r w:rsidR="003168DE" w:rsidRPr="00A00CA1">
          <w:t xml:space="preserve"> </w:t>
        </w:r>
      </w:ins>
      <w:r w:rsidR="00223E7D" w:rsidRPr="00A00CA1">
        <w:t>kakovostjo zaznave v realnih pogojih izvajanja na različnih napravah.</w:t>
      </w:r>
    </w:p>
    <w:p w14:paraId="5F16A54C" w14:textId="77777777" w:rsidR="00A538FF" w:rsidRPr="00A00CA1" w:rsidRDefault="00A538FF" w:rsidP="00211825"/>
    <w:p w14:paraId="722F0845" w14:textId="6EB80CBE" w:rsidR="00933BEF" w:rsidRPr="00A00CA1" w:rsidRDefault="009F2DA7" w:rsidP="009F2DA7">
      <w:pPr>
        <w:pStyle w:val="Naslov2"/>
      </w:pPr>
      <w:bookmarkStart w:id="463" w:name="_Toc232940807"/>
      <w:r w:rsidRPr="00A00CA1">
        <w:t xml:space="preserve">Merila </w:t>
      </w:r>
      <w:r w:rsidR="00D3047E" w:rsidRPr="00A00CA1">
        <w:t xml:space="preserve">za </w:t>
      </w:r>
      <w:r w:rsidRPr="00A00CA1">
        <w:t>primerjav</w:t>
      </w:r>
      <w:r w:rsidR="00D3047E" w:rsidRPr="00A00CA1">
        <w:t>o</w:t>
      </w:r>
      <w:r w:rsidRPr="00A00CA1">
        <w:t xml:space="preserve"> uspešnosti</w:t>
      </w:r>
      <w:r w:rsidR="00D3047E" w:rsidRPr="00A00CA1">
        <w:t xml:space="preserve"> modelov</w:t>
      </w:r>
      <w:bookmarkEnd w:id="463"/>
    </w:p>
    <w:p w14:paraId="1FAD296B" w14:textId="220CDCB5" w:rsidR="00E84808" w:rsidRPr="00A00CA1" w:rsidRDefault="00E84808" w:rsidP="00E84808">
      <w:pPr>
        <w:pStyle w:val="Naslov3"/>
      </w:pPr>
      <w:bookmarkStart w:id="464" w:name="_Toc232940808"/>
      <w:r w:rsidRPr="00A00CA1">
        <w:t>Zmogljivost izvajanja</w:t>
      </w:r>
      <w:bookmarkEnd w:id="464"/>
    </w:p>
    <w:p w14:paraId="6EDDF9AE" w14:textId="3DB092E0" w:rsidR="009F6C9D" w:rsidRPr="00A00CA1" w:rsidRDefault="00000828" w:rsidP="00E84808">
      <w:r w:rsidRPr="00A00CA1">
        <w:t xml:space="preserve">Zmogljivost izvajanja je neposredno odvisna od naprave na kateri poteka izvajanje. </w:t>
      </w:r>
      <w:r w:rsidR="00F1642F" w:rsidRPr="00A00CA1">
        <w:t xml:space="preserve">Najpomembnejša metrika za primerjavo zmogljivosti izvajanja med modeli je hitrost obdelave, ki se izraža s povprečnim številom </w:t>
      </w:r>
      <w:r w:rsidR="00DC1625" w:rsidRPr="00A00CA1">
        <w:t>realno</w:t>
      </w:r>
      <w:del w:id="465" w:author="Zorman, Daša" w:date="2026-06-22T18:26:00Z" w16du:dateUtc="2026-06-22T16:26:00Z">
        <w:r w:rsidR="00DC1625" w:rsidRPr="00A00CA1" w:rsidDel="003168DE">
          <w:delText>-</w:delText>
        </w:r>
      </w:del>
      <w:r w:rsidR="00DC1625" w:rsidRPr="00A00CA1">
        <w:t>časovn</w:t>
      </w:r>
      <w:r w:rsidR="00E4419D" w:rsidRPr="00A00CA1">
        <w:t xml:space="preserve">o </w:t>
      </w:r>
      <w:r w:rsidR="00F1642F" w:rsidRPr="00A00CA1">
        <w:t>obdelanih okvirjev na sekundo</w:t>
      </w:r>
      <w:r w:rsidR="005A7DA1" w:rsidRPr="00A00CA1">
        <w:t xml:space="preserve">. Izraža se tudi s kratico FPS. </w:t>
      </w:r>
      <w:r w:rsidR="00944A19" w:rsidRPr="00A00CA1">
        <w:t xml:space="preserve">Višji FPS pomeni bolj tekoče sledenje in </w:t>
      </w:r>
      <w:del w:id="466" w:author="Zorman, Daša" w:date="2026-06-22T18:27:00Z" w16du:dateUtc="2026-06-22T16:27:00Z">
        <w:r w:rsidR="00944A19" w:rsidRPr="00A00CA1" w:rsidDel="003168DE">
          <w:delText>bolj zanesljivo</w:delText>
        </w:r>
      </w:del>
      <w:ins w:id="467" w:author="Zorman, Daša" w:date="2026-06-22T18:27:00Z" w16du:dateUtc="2026-06-22T16:27:00Z">
        <w:r w:rsidR="003168DE">
          <w:t>zanesljivejšo</w:t>
        </w:r>
      </w:ins>
      <w:r w:rsidR="00944A19" w:rsidRPr="00A00CA1">
        <w:t xml:space="preserve"> sprotno analizo, saj je model sposoben obdelati </w:t>
      </w:r>
      <w:r w:rsidR="00A0797B" w:rsidRPr="00A00CA1">
        <w:t>več</w:t>
      </w:r>
      <w:r w:rsidR="00944A19" w:rsidRPr="00A00CA1">
        <w:t xml:space="preserve"> okvirjev na sekundo, kar </w:t>
      </w:r>
      <w:r w:rsidR="00163497" w:rsidRPr="00A00CA1">
        <w:t>pomeni manjše časovne razlike med napovedanimi sklepnimi točkami modela.</w:t>
      </w:r>
      <w:r w:rsidR="00F23D54" w:rsidRPr="00A00CA1">
        <w:t xml:space="preserve"> </w:t>
      </w:r>
      <w:r w:rsidR="003619DD" w:rsidRPr="00A00CA1">
        <w:t>Poleg povprečja je pomembno tudi nihanje FPS</w:t>
      </w:r>
      <w:r w:rsidR="007C1D54" w:rsidRPr="00A00CA1">
        <w:t>, ki mora biti čim manjše. V nasprotnem primeru pride do neobdelanih okvirjev in naključnih večjih časovnih razlik med napovedanimi sklepnimi točkami modela.</w:t>
      </w:r>
      <w:r w:rsidR="001505FE" w:rsidRPr="00A00CA1">
        <w:t xml:space="preserve"> Pomembna lastnost modela je tudi njegov čas nalaganja oz. njegova inicializacija, ki vpliva na uporabniško izkušnjo ob zagonu analize.</w:t>
      </w:r>
    </w:p>
    <w:p w14:paraId="79ED744A" w14:textId="0843BC24" w:rsidR="009F6C9D" w:rsidRPr="00A00CA1" w:rsidRDefault="009F6C9D" w:rsidP="009F6C9D">
      <w:pPr>
        <w:pStyle w:val="Naslov3"/>
      </w:pPr>
      <w:bookmarkStart w:id="468" w:name="_Toc232940809"/>
      <w:r w:rsidRPr="00A00CA1">
        <w:t>Poraba sistemskih virov</w:t>
      </w:r>
      <w:bookmarkEnd w:id="468"/>
    </w:p>
    <w:p w14:paraId="1586741B" w14:textId="0025D91B" w:rsidR="0042053F" w:rsidRPr="00A00CA1" w:rsidRDefault="009F00D7" w:rsidP="009F6C9D">
      <w:r w:rsidRPr="00A00CA1">
        <w:t xml:space="preserve">Koliko moči </w:t>
      </w:r>
      <w:ins w:id="469" w:author="Zorman, Daša" w:date="2026-06-22T18:27:00Z" w16du:dateUtc="2026-06-22T16:27:00Z">
        <w:r w:rsidR="003168DE" w:rsidRPr="00A00CA1">
          <w:t xml:space="preserve">model </w:t>
        </w:r>
      </w:ins>
      <w:r w:rsidRPr="00A00CA1">
        <w:t xml:space="preserve">zahteva </w:t>
      </w:r>
      <w:del w:id="470" w:author="Zorman, Daša" w:date="2026-06-22T18:27:00Z" w16du:dateUtc="2026-06-22T16:27:00Z">
        <w:r w:rsidRPr="00A00CA1" w:rsidDel="003168DE">
          <w:delText xml:space="preserve">model </w:delText>
        </w:r>
      </w:del>
      <w:r w:rsidRPr="00A00CA1">
        <w:t>v brskalniku</w:t>
      </w:r>
      <w:ins w:id="471" w:author="Zorman, Daša" w:date="2026-06-22T18:28:00Z" w16du:dateUtc="2026-06-22T16:28:00Z">
        <w:r w:rsidR="003168DE">
          <w:t>,</w:t>
        </w:r>
      </w:ins>
      <w:r w:rsidRPr="00A00CA1">
        <w:t xml:space="preserve"> se odraža z obremenitvijo procesorske ali grafične enote</w:t>
      </w:r>
      <w:r w:rsidR="00A4106D" w:rsidRPr="00A00CA1">
        <w:t xml:space="preserve"> naprave.</w:t>
      </w:r>
      <w:r w:rsidR="00C35978" w:rsidRPr="00A00CA1">
        <w:t xml:space="preserve"> Prevelika obremenitev lahko povzroči </w:t>
      </w:r>
      <w:r w:rsidR="00AC3199" w:rsidRPr="00A00CA1">
        <w:t xml:space="preserve">konkretno </w:t>
      </w:r>
      <w:r w:rsidR="009C5ABF" w:rsidRPr="00A00CA1">
        <w:t>segrevanje</w:t>
      </w:r>
      <w:r w:rsidR="00AC3199" w:rsidRPr="00A00CA1">
        <w:t xml:space="preserve"> naprave.</w:t>
      </w:r>
      <w:r w:rsidR="00A47940" w:rsidRPr="00A00CA1">
        <w:t xml:space="preserve"> Večji modeli in zahtevnejša zaledja, preko katerih model v brskalniku deluje, povečajo porabo pomnilnika</w:t>
      </w:r>
      <w:r w:rsidR="005C21B8" w:rsidRPr="00A00CA1">
        <w:t>, kar lahko vodi v upočasnitve in nestabilnosti delovanja.</w:t>
      </w:r>
      <w:r w:rsidR="006D4EA3" w:rsidRPr="00A00CA1">
        <w:t xml:space="preserve"> </w:t>
      </w:r>
      <w:r w:rsidR="00696D43" w:rsidRPr="00A00CA1">
        <w:t>Glavna slabost modelov za zaznavo drže v realno</w:t>
      </w:r>
      <w:del w:id="472" w:author="Zorman, Daša" w:date="2026-06-22T18:28:00Z" w16du:dateUtc="2026-06-22T16:28:00Z">
        <w:r w:rsidR="00696D43" w:rsidRPr="00A00CA1" w:rsidDel="003168DE">
          <w:delText>-</w:delText>
        </w:r>
      </w:del>
      <w:r w:rsidR="00696D43" w:rsidRPr="00A00CA1">
        <w:t>časovni uporabi je t</w:t>
      </w:r>
      <w:ins w:id="473" w:author="Zorman, Daša" w:date="2026-06-22T18:28:00Z" w16du:dateUtc="2026-06-22T16:28:00Z">
        <w:r w:rsidR="003168DE">
          <w:t>a</w:t>
        </w:r>
      </w:ins>
      <w:del w:id="474" w:author="Zorman, Daša" w:date="2026-06-22T18:28:00Z" w16du:dateUtc="2026-06-22T16:28:00Z">
        <w:r w:rsidR="00696D43" w:rsidRPr="00A00CA1" w:rsidDel="003168DE">
          <w:delText>o</w:delText>
        </w:r>
      </w:del>
      <w:r w:rsidR="00696D43" w:rsidRPr="00A00CA1">
        <w:t xml:space="preserve">, da za svoje delovanje neprestano potrebujejo delujočo kamero. </w:t>
      </w:r>
      <w:r w:rsidR="00D216E2" w:rsidRPr="00A00CA1">
        <w:t>Neprestano d</w:t>
      </w:r>
      <w:r w:rsidR="00696D43" w:rsidRPr="00A00CA1">
        <w:t xml:space="preserve">elujoča kamera </w:t>
      </w:r>
      <w:r w:rsidR="009D4D6D" w:rsidRPr="00A00CA1">
        <w:t>in</w:t>
      </w:r>
      <w:r w:rsidR="00696D43" w:rsidRPr="00A00CA1">
        <w:t xml:space="preserve"> realno</w:t>
      </w:r>
      <w:del w:id="475" w:author="Zorman, Daša" w:date="2026-06-22T18:28:00Z" w16du:dateUtc="2026-06-22T16:28:00Z">
        <w:r w:rsidR="00696D43" w:rsidRPr="00A00CA1" w:rsidDel="003168DE">
          <w:delText>-</w:delText>
        </w:r>
      </w:del>
      <w:r w:rsidR="00696D43" w:rsidRPr="00A00CA1">
        <w:t>časov</w:t>
      </w:r>
      <w:r w:rsidR="009D4D6D" w:rsidRPr="00A00CA1">
        <w:t>no</w:t>
      </w:r>
      <w:r w:rsidR="00696D43" w:rsidRPr="00A00CA1">
        <w:t xml:space="preserve"> procesiranje rezultatov modela za zaznavo drže ima</w:t>
      </w:r>
      <w:ins w:id="476" w:author="Zorman, Daša" w:date="2026-06-22T18:28:00Z" w16du:dateUtc="2026-06-22T16:28:00Z">
        <w:r w:rsidR="003168DE">
          <w:t>ta</w:t>
        </w:r>
      </w:ins>
      <w:r w:rsidR="00696D43" w:rsidRPr="00A00CA1">
        <w:t xml:space="preserve"> velik vpliv na </w:t>
      </w:r>
      <w:r w:rsidR="005A2E3D" w:rsidRPr="00A00CA1">
        <w:lastRenderedPageBreak/>
        <w:t xml:space="preserve">porabo </w:t>
      </w:r>
      <w:r w:rsidR="00FD7B57" w:rsidRPr="00A00CA1">
        <w:t xml:space="preserve">energije oz. </w:t>
      </w:r>
      <w:r w:rsidR="00696D43" w:rsidRPr="00A00CA1">
        <w:t>baterij</w:t>
      </w:r>
      <w:r w:rsidR="005A2E3D" w:rsidRPr="00A00CA1">
        <w:t>e</w:t>
      </w:r>
      <w:r w:rsidR="00696D43" w:rsidRPr="00A00CA1">
        <w:t xml:space="preserve"> </w:t>
      </w:r>
      <w:r w:rsidR="0062123D" w:rsidRPr="00A00CA1">
        <w:t xml:space="preserve">robne </w:t>
      </w:r>
      <w:r w:rsidR="00696D43" w:rsidRPr="00A00CA1">
        <w:t>naprave</w:t>
      </w:r>
      <w:r w:rsidR="00767A82" w:rsidRPr="00A00CA1">
        <w:t xml:space="preserve">. </w:t>
      </w:r>
      <w:r w:rsidR="009B36C5" w:rsidRPr="00A00CA1">
        <w:t xml:space="preserve">Med </w:t>
      </w:r>
      <w:r w:rsidR="001148B7" w:rsidRPr="00A00CA1">
        <w:t>izvajanjem</w:t>
      </w:r>
      <w:r w:rsidR="009B36C5" w:rsidRPr="00A00CA1">
        <w:t xml:space="preserve"> meritev in testiranjem </w:t>
      </w:r>
      <w:r w:rsidR="00DA5ECA" w:rsidRPr="00A00CA1">
        <w:t>realno</w:t>
      </w:r>
      <w:del w:id="477" w:author="Zorman, Daša" w:date="2026-06-22T18:29:00Z" w16du:dateUtc="2026-06-22T16:29:00Z">
        <w:r w:rsidR="00DA5ECA" w:rsidRPr="00A00CA1" w:rsidDel="003168DE">
          <w:delText>-</w:delText>
        </w:r>
      </w:del>
      <w:r w:rsidR="00DA5ECA" w:rsidRPr="00A00CA1">
        <w:t xml:space="preserve">časovne </w:t>
      </w:r>
      <w:r w:rsidR="009B36C5" w:rsidRPr="00A00CA1">
        <w:t xml:space="preserve">analize na robnih napravah </w:t>
      </w:r>
      <w:r w:rsidR="000A1D57" w:rsidRPr="00A00CA1">
        <w:t xml:space="preserve">se je izkazalo, da </w:t>
      </w:r>
      <w:r w:rsidR="009B36C5" w:rsidRPr="00A00CA1">
        <w:t xml:space="preserve">je poraba energije večji </w:t>
      </w:r>
      <w:r w:rsidR="00F70745" w:rsidRPr="00A00CA1">
        <w:t>izziv</w:t>
      </w:r>
      <w:r w:rsidR="009B36C5" w:rsidRPr="00A00CA1">
        <w:t xml:space="preserve">, kot je bilo </w:t>
      </w:r>
      <w:r w:rsidR="002D4CCA" w:rsidRPr="00A00CA1">
        <w:t xml:space="preserve">sprva </w:t>
      </w:r>
      <w:r w:rsidR="009B36C5" w:rsidRPr="00A00CA1">
        <w:t>pričakovano</w:t>
      </w:r>
      <w:r w:rsidR="007E04D8" w:rsidRPr="00A00CA1">
        <w:t>. Z</w:t>
      </w:r>
      <w:r w:rsidR="001053EB" w:rsidRPr="00A00CA1">
        <w:t>ato</w:t>
      </w:r>
      <w:r w:rsidR="00DA5ECA" w:rsidRPr="00A00CA1">
        <w:t xml:space="preserve"> </w:t>
      </w:r>
      <w:r w:rsidR="0053738D" w:rsidRPr="00A00CA1">
        <w:t>so</w:t>
      </w:r>
      <w:r w:rsidR="0042053F" w:rsidRPr="00A00CA1">
        <w:t xml:space="preserve"> </w:t>
      </w:r>
      <w:r w:rsidR="00434F49" w:rsidRPr="00A00CA1">
        <w:t xml:space="preserve">bile </w:t>
      </w:r>
      <w:r w:rsidR="0042053F" w:rsidRPr="00A00CA1">
        <w:t>za končno uporabo analize med izvedbo treninga</w:t>
      </w:r>
      <w:r w:rsidR="0053738D" w:rsidRPr="00A00CA1">
        <w:t xml:space="preserve"> uvedene </w:t>
      </w:r>
      <w:r w:rsidR="00BE1814" w:rsidRPr="00A00CA1">
        <w:t xml:space="preserve">naslednje </w:t>
      </w:r>
      <w:r w:rsidR="0053738D" w:rsidRPr="00A00CA1">
        <w:t>optimizacije:</w:t>
      </w:r>
    </w:p>
    <w:p w14:paraId="512BDA89" w14:textId="33CACF10" w:rsidR="0042053F" w:rsidRPr="00A00CA1" w:rsidRDefault="0042053F">
      <w:pPr>
        <w:pStyle w:val="Odstavekseznama"/>
        <w:numPr>
          <w:ilvl w:val="0"/>
          <w:numId w:val="21"/>
        </w:numPr>
      </w:pPr>
      <w:r w:rsidRPr="00A00CA1">
        <w:t>Pred</w:t>
      </w:r>
      <w:ins w:id="478" w:author="Zorman, Daša" w:date="2026-06-22T19:03:00Z" w16du:dateUtc="2026-06-22T17:03:00Z">
        <w:r w:rsidR="00251B7C">
          <w:t xml:space="preserve">hodno </w:t>
        </w:r>
      </w:ins>
      <w:del w:id="479" w:author="Zorman, Daša" w:date="2026-06-22T19:03:00Z" w16du:dateUtc="2026-06-22T17:03:00Z">
        <w:r w:rsidR="00FD467E" w:rsidRPr="00A00CA1" w:rsidDel="00251B7C">
          <w:delText>-</w:delText>
        </w:r>
        <w:r w:rsidRPr="00A00CA1" w:rsidDel="00251B7C">
          <w:delText>n</w:delText>
        </w:r>
      </w:del>
      <w:ins w:id="480" w:author="Zorman, Daša" w:date="2026-06-22T19:03:00Z" w16du:dateUtc="2026-06-22T17:03:00Z">
        <w:r w:rsidR="00251B7C">
          <w:t>n</w:t>
        </w:r>
      </w:ins>
      <w:r w:rsidRPr="00A00CA1">
        <w:t xml:space="preserve">alaganje modela in </w:t>
      </w:r>
      <w:r w:rsidR="00BE3B06" w:rsidRPr="00A00CA1">
        <w:t xml:space="preserve">ponovna uporaba </w:t>
      </w:r>
      <w:r w:rsidR="00CB7EBC" w:rsidRPr="00A00CA1">
        <w:t xml:space="preserve">iste inicializacije modela med </w:t>
      </w:r>
      <w:r w:rsidR="00D32A25" w:rsidRPr="00A00CA1">
        <w:t>analizo različnih vaj in serij, s čimer se zmanjšata čas zagona in dodatna obremenitev naprave</w:t>
      </w:r>
      <w:r w:rsidR="00F50584" w:rsidRPr="00A00CA1">
        <w:t>.</w:t>
      </w:r>
    </w:p>
    <w:p w14:paraId="07C68120" w14:textId="11C79DAD" w:rsidR="00A538FF" w:rsidRPr="00A00CA1" w:rsidRDefault="00E84C79">
      <w:pPr>
        <w:pStyle w:val="Odstavekseznama"/>
        <w:numPr>
          <w:ilvl w:val="0"/>
          <w:numId w:val="20"/>
        </w:numPr>
      </w:pPr>
      <w:r w:rsidRPr="00A00CA1">
        <w:t>Zajem video</w:t>
      </w:r>
      <w:del w:id="481" w:author="Zorman, Daša" w:date="2026-06-22T19:32:00Z" w16du:dateUtc="2026-06-22T17:32:00Z">
        <w:r w:rsidRPr="00A00CA1" w:rsidDel="00AF241E">
          <w:delText xml:space="preserve"> </w:delText>
        </w:r>
      </w:del>
      <w:r w:rsidRPr="00A00CA1">
        <w:t>toka z nižjo kakovostjo</w:t>
      </w:r>
      <w:r w:rsidR="00B11EF8">
        <w:t>.</w:t>
      </w:r>
    </w:p>
    <w:p w14:paraId="704967BB" w14:textId="5A2D2A96" w:rsidR="0053738D" w:rsidRPr="00A00CA1" w:rsidRDefault="00BF00DD">
      <w:pPr>
        <w:pStyle w:val="Odstavekseznama"/>
        <w:numPr>
          <w:ilvl w:val="0"/>
          <w:numId w:val="20"/>
        </w:numPr>
      </w:pPr>
      <w:r w:rsidRPr="00A00CA1">
        <w:t>Določitev zgornje meje FPS</w:t>
      </w:r>
      <w:r w:rsidR="00C06816" w:rsidRPr="00A00CA1">
        <w:t xml:space="preserve"> </w:t>
      </w:r>
      <w:r w:rsidR="00C87F6A" w:rsidRPr="00A00CA1">
        <w:t xml:space="preserve">ter </w:t>
      </w:r>
      <w:r w:rsidR="00F768B5" w:rsidRPr="00A00CA1">
        <w:t>namern</w:t>
      </w:r>
      <w:r w:rsidR="00C87F6A" w:rsidRPr="00A00CA1">
        <w:t>o</w:t>
      </w:r>
      <w:r w:rsidR="00F768B5" w:rsidRPr="00A00CA1">
        <w:t xml:space="preserve"> </w:t>
      </w:r>
      <w:r w:rsidR="00C87F6A" w:rsidRPr="00A00CA1">
        <w:t xml:space="preserve">omejevanje hitrosti </w:t>
      </w:r>
      <w:r w:rsidR="00F768B5" w:rsidRPr="00A00CA1">
        <w:t>delovanja</w:t>
      </w:r>
      <w:r w:rsidR="005D7871" w:rsidRPr="00A00CA1">
        <w:t xml:space="preserve"> na </w:t>
      </w:r>
      <w:r w:rsidR="006C02ED" w:rsidRPr="00A00CA1">
        <w:t xml:space="preserve">zmogljivejših </w:t>
      </w:r>
      <w:r w:rsidR="005D7871" w:rsidRPr="00A00CA1">
        <w:t>napravah</w:t>
      </w:r>
      <w:r w:rsidR="00B11EF8">
        <w:t>.</w:t>
      </w:r>
    </w:p>
    <w:p w14:paraId="661B9CFB" w14:textId="394EC5CB" w:rsidR="00822E79" w:rsidRPr="00A00CA1" w:rsidRDefault="00822E79">
      <w:pPr>
        <w:pStyle w:val="Odstavekseznama"/>
        <w:numPr>
          <w:ilvl w:val="0"/>
          <w:numId w:val="20"/>
        </w:numPr>
      </w:pPr>
      <w:r w:rsidRPr="00A00CA1">
        <w:t xml:space="preserve">Takojšnja </w:t>
      </w:r>
      <w:r w:rsidR="00E3524C" w:rsidRPr="00A00CA1">
        <w:t xml:space="preserve">zaustavitev </w:t>
      </w:r>
      <w:r w:rsidRPr="00A00CA1">
        <w:t>zajema video</w:t>
      </w:r>
      <w:del w:id="482" w:author="Zorman, Daša" w:date="2026-06-22T18:29:00Z" w16du:dateUtc="2026-06-22T16:29:00Z">
        <w:r w:rsidRPr="00A00CA1" w:rsidDel="000E477F">
          <w:delText xml:space="preserve"> </w:delText>
        </w:r>
      </w:del>
      <w:r w:rsidRPr="00A00CA1">
        <w:t>toka kamer</w:t>
      </w:r>
      <w:r w:rsidR="0060471D" w:rsidRPr="00A00CA1">
        <w:t>e</w:t>
      </w:r>
      <w:r w:rsidR="00BB213D" w:rsidRPr="00A00CA1">
        <w:t xml:space="preserve"> ob zaključku serije, s čimer se minimizira čas aktivnega delovanja kamere.</w:t>
      </w:r>
    </w:p>
    <w:p w14:paraId="571AE75B" w14:textId="797DEF7E" w:rsidR="00305CB5" w:rsidRPr="00A00CA1" w:rsidRDefault="00305CB5" w:rsidP="00305CB5">
      <w:pPr>
        <w:pStyle w:val="Naslov3"/>
      </w:pPr>
      <w:bookmarkStart w:id="483" w:name="_Toc232940810"/>
      <w:r w:rsidRPr="00A00CA1">
        <w:t>Kakovost zaznave sklepnih točk</w:t>
      </w:r>
      <w:bookmarkEnd w:id="483"/>
    </w:p>
    <w:p w14:paraId="538E5EE4" w14:textId="71F9184E" w:rsidR="00FB195F" w:rsidRPr="00A00CA1" w:rsidRDefault="00176162" w:rsidP="00FB195F">
      <w:r w:rsidRPr="00A00CA1">
        <w:t xml:space="preserve">Ocena kakovosti zaznave sklepnih </w:t>
      </w:r>
      <w:r w:rsidR="002E01AC" w:rsidRPr="00A00CA1">
        <w:t>točk pri posameznih</w:t>
      </w:r>
      <w:r w:rsidRPr="00A00CA1">
        <w:t xml:space="preserve"> model</w:t>
      </w:r>
      <w:r w:rsidR="002E01AC" w:rsidRPr="00A00CA1">
        <w:t>ih</w:t>
      </w:r>
      <w:r w:rsidRPr="00A00CA1">
        <w:t xml:space="preserve"> je </w:t>
      </w:r>
      <w:r w:rsidR="001772BE" w:rsidRPr="00A00CA1">
        <w:t xml:space="preserve">razdeljena </w:t>
      </w:r>
      <w:r w:rsidR="00F94E72" w:rsidRPr="00A00CA1">
        <w:t xml:space="preserve">na </w:t>
      </w:r>
      <w:r w:rsidRPr="00A00CA1">
        <w:t xml:space="preserve">več </w:t>
      </w:r>
      <w:r w:rsidR="00F94E72" w:rsidRPr="00A00CA1">
        <w:t>sklopov</w:t>
      </w:r>
      <w:r w:rsidRPr="00A00CA1">
        <w:t>. Najpomembnejš</w:t>
      </w:r>
      <w:r w:rsidR="00BE6DDD" w:rsidRPr="00A00CA1">
        <w:t>i</w:t>
      </w:r>
      <w:r w:rsidRPr="00A00CA1">
        <w:t xml:space="preserve"> so:</w:t>
      </w:r>
    </w:p>
    <w:p w14:paraId="21EA8CCA" w14:textId="2A4B8BD4" w:rsidR="00176162" w:rsidRPr="00A00CA1" w:rsidRDefault="00176162">
      <w:pPr>
        <w:pStyle w:val="Odstavekseznama"/>
        <w:numPr>
          <w:ilvl w:val="0"/>
          <w:numId w:val="22"/>
        </w:numPr>
      </w:pPr>
      <w:r w:rsidRPr="00A00CA1">
        <w:t>Stabilnost sklepnih točk (jitter)</w:t>
      </w:r>
      <w:r w:rsidR="00325B6A">
        <w:t xml:space="preserve"> </w:t>
      </w:r>
      <w:sdt>
        <w:sdtPr>
          <w:id w:val="-1673873513"/>
          <w:citation/>
        </w:sdtPr>
        <w:sdtContent>
          <w:r w:rsidR="00024A27">
            <w:fldChar w:fldCharType="begin"/>
          </w:r>
          <w:r w:rsidR="00024A27" w:rsidRPr="00024A27">
            <w:instrText xml:space="preserve"> CITATION Zen22 \l 2057 </w:instrText>
          </w:r>
          <w:r w:rsidR="00024A27">
            <w:fldChar w:fldCharType="separate"/>
          </w:r>
          <w:r w:rsidR="005448BA">
            <w:rPr>
              <w:noProof/>
            </w:rPr>
            <w:t>[37]</w:t>
          </w:r>
          <w:r w:rsidR="00024A27">
            <w:fldChar w:fldCharType="end"/>
          </w:r>
        </w:sdtContent>
      </w:sdt>
      <w:r w:rsidR="00C462E5" w:rsidRPr="00A00CA1">
        <w:t xml:space="preserve">: </w:t>
      </w:r>
      <w:r w:rsidR="002F240C" w:rsidRPr="00A00CA1">
        <w:t xml:space="preserve">meri, v kolikšni meri </w:t>
      </w:r>
      <w:r w:rsidRPr="00A00CA1">
        <w:t>koordinat napovedanih sklepnih točk nihajo med zapored</w:t>
      </w:r>
      <w:r w:rsidR="0047415C" w:rsidRPr="00A00CA1">
        <w:t>nimi</w:t>
      </w:r>
      <w:r w:rsidRPr="00A00CA1">
        <w:t xml:space="preserve"> okvir</w:t>
      </w:r>
      <w:r w:rsidR="000C69B0" w:rsidRPr="00A00CA1">
        <w:t>ji</w:t>
      </w:r>
      <w:r w:rsidRPr="00A00CA1">
        <w:t xml:space="preserve">. </w:t>
      </w:r>
      <w:r w:rsidR="000C69B0" w:rsidRPr="00A00CA1">
        <w:t xml:space="preserve">Večje in pogostejše </w:t>
      </w:r>
      <w:ins w:id="484" w:author="Zorman, Daša" w:date="2026-06-22T18:30:00Z" w16du:dateUtc="2026-06-22T16:30:00Z">
        <w:r w:rsidR="000E477F">
          <w:t>»</w:t>
        </w:r>
      </w:ins>
      <w:del w:id="485" w:author="Zorman, Daša" w:date="2026-06-22T18:30:00Z" w16du:dateUtc="2026-06-22T16:30:00Z">
        <w:r w:rsidR="000C69B0" w:rsidRPr="00A00CA1" w:rsidDel="000E477F">
          <w:delText>“</w:delText>
        </w:r>
      </w:del>
      <w:ins w:id="486" w:author="Zorman, Daša" w:date="2026-06-22T19:20:00Z" w16du:dateUtc="2026-06-22T17:20:00Z">
        <w:r w:rsidR="007D1753">
          <w:t>»</w:t>
        </w:r>
      </w:ins>
      <w:r w:rsidR="000C69B0" w:rsidRPr="00A00CA1">
        <w:t>skakanje</w:t>
      </w:r>
      <w:ins w:id="487" w:author="Zorman, Daša" w:date="2026-06-22T18:30:00Z" w16du:dateUtc="2026-06-22T16:30:00Z">
        <w:r w:rsidR="000E477F">
          <w:t>«</w:t>
        </w:r>
      </w:ins>
      <w:del w:id="488" w:author="Zorman, Daša" w:date="2026-06-22T18:30:00Z" w16du:dateUtc="2026-06-22T16:30:00Z">
        <w:r w:rsidR="000C69B0" w:rsidRPr="00A00CA1" w:rsidDel="000E477F">
          <w:delText>“</w:delText>
        </w:r>
      </w:del>
      <w:ins w:id="489" w:author="Zorman, Daša" w:date="2026-06-22T19:20:00Z" w16du:dateUtc="2026-06-22T17:20:00Z">
        <w:r w:rsidR="007D1753">
          <w:t>»</w:t>
        </w:r>
      </w:ins>
      <w:r w:rsidR="000C69B0" w:rsidRPr="00A00CA1">
        <w:t xml:space="preserve"> </w:t>
      </w:r>
      <w:r w:rsidR="006C257A" w:rsidRPr="00A00CA1">
        <w:t xml:space="preserve">napovedanih koordinat </w:t>
      </w:r>
      <w:r w:rsidR="00E2490C" w:rsidRPr="00A00CA1">
        <w:t xml:space="preserve">praviloma </w:t>
      </w:r>
      <w:r w:rsidR="006C257A" w:rsidRPr="00A00CA1">
        <w:t>pomeni, da gre za manj kakovostni model za zaznavo drže</w:t>
      </w:r>
      <w:r w:rsidR="00B11EF8">
        <w:t>.</w:t>
      </w:r>
    </w:p>
    <w:p w14:paraId="119F7BF1" w14:textId="7B2AA571" w:rsidR="006C257A" w:rsidRPr="00A00CA1" w:rsidRDefault="00C462E5">
      <w:pPr>
        <w:pStyle w:val="Odstavekseznama"/>
        <w:numPr>
          <w:ilvl w:val="0"/>
          <w:numId w:val="22"/>
        </w:numPr>
      </w:pPr>
      <w:r w:rsidRPr="00A00CA1">
        <w:t>Robustnost na zakritost in spremembe pogojev:</w:t>
      </w:r>
      <w:r w:rsidR="00113661" w:rsidRPr="00A00CA1">
        <w:t xml:space="preserve"> </w:t>
      </w:r>
      <w:r w:rsidR="001207BA" w:rsidRPr="00A00CA1">
        <w:t xml:space="preserve">opisuje, </w:t>
      </w:r>
      <w:r w:rsidR="00113661" w:rsidRPr="00A00CA1">
        <w:t xml:space="preserve">kako </w:t>
      </w:r>
      <w:r w:rsidR="000748B8" w:rsidRPr="00A00CA1">
        <w:t xml:space="preserve">zanesljivo </w:t>
      </w:r>
      <w:r w:rsidR="00113661" w:rsidRPr="00A00CA1">
        <w:t xml:space="preserve">model deluje </w:t>
      </w:r>
      <w:r w:rsidR="000748B8" w:rsidRPr="00A00CA1">
        <w:t>v zahtevnejših scenarijih</w:t>
      </w:r>
      <w:r w:rsidR="00113661" w:rsidRPr="00A00CA1">
        <w:t>,</w:t>
      </w:r>
      <w:r w:rsidR="000748B8" w:rsidRPr="00A00CA1">
        <w:t xml:space="preserve"> kot so delna ali popolna zakritost delov telesa,</w:t>
      </w:r>
      <w:r w:rsidR="00113661" w:rsidRPr="00A00CA1">
        <w:t xml:space="preserve"> slabš</w:t>
      </w:r>
      <w:r w:rsidR="000748B8" w:rsidRPr="00A00CA1">
        <w:t>a</w:t>
      </w:r>
      <w:r w:rsidR="00113661" w:rsidRPr="00A00CA1">
        <w:t xml:space="preserve"> osvetlit</w:t>
      </w:r>
      <w:r w:rsidR="000748B8" w:rsidRPr="00A00CA1">
        <w:t>ev</w:t>
      </w:r>
      <w:r w:rsidR="00113661" w:rsidRPr="00A00CA1">
        <w:t xml:space="preserve">, </w:t>
      </w:r>
      <w:r w:rsidR="000748B8" w:rsidRPr="00A00CA1">
        <w:t xml:space="preserve">različno </w:t>
      </w:r>
      <w:r w:rsidR="00113661" w:rsidRPr="00A00CA1">
        <w:t>ozad</w:t>
      </w:r>
      <w:r w:rsidR="000748B8" w:rsidRPr="00A00CA1">
        <w:t>je</w:t>
      </w:r>
      <w:r w:rsidR="00113661" w:rsidRPr="00A00CA1">
        <w:t>, rotacij</w:t>
      </w:r>
      <w:r w:rsidR="003E1475" w:rsidRPr="00A00CA1">
        <w:t>a</w:t>
      </w:r>
      <w:r w:rsidR="00113661" w:rsidRPr="00A00CA1">
        <w:t xml:space="preserve"> uporabnika </w:t>
      </w:r>
      <w:del w:id="490" w:author="Zorman, Daša" w:date="2026-06-22T18:30:00Z" w16du:dateUtc="2026-06-22T16:30:00Z">
        <w:r w:rsidR="00656F7B" w:rsidRPr="00A00CA1" w:rsidDel="000E477F">
          <w:delText xml:space="preserve">ter </w:delText>
        </w:r>
      </w:del>
      <w:ins w:id="491" w:author="Zorman, Daša" w:date="2026-06-22T18:30:00Z" w16du:dateUtc="2026-06-22T16:30:00Z">
        <w:r w:rsidR="000E477F">
          <w:t>in</w:t>
        </w:r>
        <w:r w:rsidR="000E477F" w:rsidRPr="00A00CA1">
          <w:t xml:space="preserve"> </w:t>
        </w:r>
      </w:ins>
      <w:r w:rsidR="00DB55BD" w:rsidRPr="00A00CA1">
        <w:t>povečan</w:t>
      </w:r>
      <w:r w:rsidR="00C24FAE" w:rsidRPr="00A00CA1">
        <w:t>a</w:t>
      </w:r>
      <w:r w:rsidR="00DB55BD" w:rsidRPr="00A00CA1">
        <w:t xml:space="preserve"> </w:t>
      </w:r>
      <w:del w:id="492" w:author="Zorman, Daša" w:date="2026-06-22T18:30:00Z" w16du:dateUtc="2026-06-22T16:30:00Z">
        <w:r w:rsidR="00113661" w:rsidRPr="00A00CA1" w:rsidDel="000E477F">
          <w:delText>razdal</w:delText>
        </w:r>
      </w:del>
      <w:ins w:id="493" w:author="Zorman, Daša" w:date="2026-06-22T18:30:00Z" w16du:dateUtc="2026-06-22T16:30:00Z">
        <w:r w:rsidR="000E477F" w:rsidRPr="00A00CA1">
          <w:t>razdal</w:t>
        </w:r>
        <w:r w:rsidR="000E477F">
          <w:t>ja</w:t>
        </w:r>
      </w:ins>
      <w:del w:id="494" w:author="Zorman, Daša" w:date="2026-06-22T18:30:00Z" w16du:dateUtc="2026-06-22T16:30:00Z">
        <w:r w:rsidR="00113661" w:rsidRPr="00A00CA1" w:rsidDel="000E477F">
          <w:delText>j</w:delText>
        </w:r>
        <w:r w:rsidR="004C626B" w:rsidRPr="00A00CA1" w:rsidDel="000E477F">
          <w:delText>i</w:delText>
        </w:r>
      </w:del>
      <w:r w:rsidR="008100B6" w:rsidRPr="00A00CA1">
        <w:t xml:space="preserve"> uporabnika</w:t>
      </w:r>
      <w:r w:rsidR="00113661" w:rsidRPr="00A00CA1">
        <w:t xml:space="preserve"> </w:t>
      </w:r>
      <w:r w:rsidR="00F71267" w:rsidRPr="00A00CA1">
        <w:t>od</w:t>
      </w:r>
      <w:r w:rsidR="00113661" w:rsidRPr="00A00CA1">
        <w:t xml:space="preserve"> kamer</w:t>
      </w:r>
      <w:r w:rsidR="00F71267" w:rsidRPr="00A00CA1">
        <w:t>e.</w:t>
      </w:r>
    </w:p>
    <w:p w14:paraId="375D6381" w14:textId="0BCC8B5D" w:rsidR="00DA63D4" w:rsidRPr="00A00CA1" w:rsidRDefault="00DA63D4">
      <w:pPr>
        <w:pStyle w:val="Odstavekseznama"/>
        <w:numPr>
          <w:ilvl w:val="0"/>
          <w:numId w:val="22"/>
        </w:numPr>
      </w:pPr>
      <w:r w:rsidRPr="00A00CA1">
        <w:t xml:space="preserve">Zanesljivost ocene zaupanja: </w:t>
      </w:r>
      <w:r w:rsidR="00771329" w:rsidRPr="00A00CA1">
        <w:t xml:space="preserve">številni modeli poleg koordinat sklepnih točk vračajo tudi oceno zaupanja, ki odraža verjetnost pravilnosti zaznave posamezne </w:t>
      </w:r>
      <w:r w:rsidR="00954CFC" w:rsidRPr="00A00CA1">
        <w:t xml:space="preserve">sklepne </w:t>
      </w:r>
      <w:r w:rsidR="00771329" w:rsidRPr="00A00CA1">
        <w:t xml:space="preserve">točke. Ta informacija je pomembna za filtriranje nezanesljivih sklepnih točk in </w:t>
      </w:r>
      <w:del w:id="495" w:author="Zorman, Daša" w:date="2026-06-22T18:30:00Z" w16du:dateUtc="2026-06-22T16:30:00Z">
        <w:r w:rsidR="00771329" w:rsidRPr="00A00CA1" w:rsidDel="000E477F">
          <w:delText xml:space="preserve">za </w:delText>
        </w:r>
      </w:del>
      <w:r w:rsidR="00771329" w:rsidRPr="00A00CA1">
        <w:t>odločanje o veljavnosti okvirja oziroma kakovosti zaznave.</w:t>
      </w:r>
    </w:p>
    <w:p w14:paraId="3FED416C" w14:textId="77777777" w:rsidR="002E01AC" w:rsidRPr="00A00CA1" w:rsidRDefault="002E01AC" w:rsidP="002E01AC"/>
    <w:p w14:paraId="10CEFCE0" w14:textId="02A0D707" w:rsidR="002E01AC" w:rsidRPr="00A00CA1" w:rsidRDefault="002E01AC" w:rsidP="002E01AC">
      <w:r w:rsidRPr="00A00CA1">
        <w:t xml:space="preserve">Vse naštete </w:t>
      </w:r>
      <w:r w:rsidR="00981338" w:rsidRPr="00A00CA1">
        <w:t xml:space="preserve">sklepe je </w:t>
      </w:r>
      <w:del w:id="496" w:author="Zorman, Daša" w:date="2026-06-22T18:31:00Z" w16du:dateUtc="2026-06-22T16:31:00Z">
        <w:r w:rsidR="00981338" w:rsidRPr="00A00CA1" w:rsidDel="000E477F">
          <w:delText xml:space="preserve">možno </w:delText>
        </w:r>
      </w:del>
      <w:ins w:id="497" w:author="Zorman, Daša" w:date="2026-06-22T18:31:00Z" w16du:dateUtc="2026-06-22T16:31:00Z">
        <w:r w:rsidR="000E477F">
          <w:t>mogoče</w:t>
        </w:r>
        <w:r w:rsidR="000E477F" w:rsidRPr="00A00CA1">
          <w:t xml:space="preserve"> </w:t>
        </w:r>
      </w:ins>
      <w:r w:rsidR="00981338" w:rsidRPr="00A00CA1">
        <w:t xml:space="preserve">predstaviti z določenimi metrikami za merjenje kakovosti zaznave telesne drže. </w:t>
      </w:r>
      <w:r w:rsidR="00DA34CE" w:rsidRPr="00A00CA1">
        <w:t>V nalogi</w:t>
      </w:r>
      <w:r w:rsidR="00981338" w:rsidRPr="00A00CA1">
        <w:t xml:space="preserve"> so</w:t>
      </w:r>
      <w:r w:rsidR="00DA34CE" w:rsidRPr="00A00CA1">
        <w:t xml:space="preserve"> uporabljene</w:t>
      </w:r>
      <w:r w:rsidR="00981338" w:rsidRPr="00A00CA1">
        <w:t xml:space="preserve"> slednje</w:t>
      </w:r>
      <w:r w:rsidR="00024A27">
        <w:t xml:space="preserve"> </w:t>
      </w:r>
      <w:sdt>
        <w:sdtPr>
          <w:id w:val="-1997408972"/>
          <w:citation/>
        </w:sdtPr>
        <w:sdtContent>
          <w:r w:rsidR="00DF0F04">
            <w:fldChar w:fldCharType="begin"/>
          </w:r>
          <w:r w:rsidR="00DF0F04" w:rsidRPr="000E477F">
            <w:rPr>
              <w:rPrChange w:id="498" w:author="Zorman, Daša" w:date="2026-06-22T18:31:00Z" w16du:dateUtc="2026-06-22T16:31:00Z">
                <w:rPr>
                  <w:lang w:val="en-GB"/>
                </w:rPr>
              </w:rPrChange>
            </w:rPr>
            <w:instrText xml:space="preserve"> CITATION Liu24 \l 2057 </w:instrText>
          </w:r>
          <w:r w:rsidR="00DF0F04">
            <w:fldChar w:fldCharType="separate"/>
          </w:r>
          <w:r w:rsidR="005448BA" w:rsidRPr="000E477F">
            <w:rPr>
              <w:noProof/>
              <w:rPrChange w:id="499" w:author="Zorman, Daša" w:date="2026-06-22T18:31:00Z" w16du:dateUtc="2026-06-22T16:31:00Z">
                <w:rPr>
                  <w:noProof/>
                  <w:lang w:val="en-GB"/>
                </w:rPr>
              </w:rPrChange>
            </w:rPr>
            <w:t>[20]</w:t>
          </w:r>
          <w:r w:rsidR="00DF0F04">
            <w:fldChar w:fldCharType="end"/>
          </w:r>
        </w:sdtContent>
      </w:sdt>
      <w:r w:rsidR="00981338" w:rsidRPr="00A00CA1">
        <w:t>:</w:t>
      </w:r>
    </w:p>
    <w:p w14:paraId="510D90BB" w14:textId="5FAFF841" w:rsidR="000E6011" w:rsidRPr="00A00CA1" w:rsidRDefault="00981338">
      <w:pPr>
        <w:pStyle w:val="Odstavekseznama"/>
        <w:numPr>
          <w:ilvl w:val="0"/>
          <w:numId w:val="23"/>
        </w:numPr>
      </w:pPr>
      <w:r w:rsidRPr="00A00CA1">
        <w:t>MPJPE (Mean Per Joint Position Error): povprečna evklidska razdalja med napovedan</w:t>
      </w:r>
      <w:r w:rsidR="000C29AC" w:rsidRPr="00A00CA1">
        <w:t>o</w:t>
      </w:r>
      <w:r w:rsidRPr="00A00CA1">
        <w:t xml:space="preserve"> in resničn</w:t>
      </w:r>
      <w:r w:rsidR="000C29AC" w:rsidRPr="00A00CA1">
        <w:t>o sklepno točko</w:t>
      </w:r>
      <w:r w:rsidR="001A244A" w:rsidRPr="00A00CA1">
        <w:t>.</w:t>
      </w:r>
    </w:p>
    <w:p w14:paraId="5DBF87B8" w14:textId="3939D4FE" w:rsidR="00305CB5" w:rsidRPr="00A00CA1" w:rsidRDefault="00981338">
      <w:pPr>
        <w:pStyle w:val="Odstavekseznama"/>
        <w:numPr>
          <w:ilvl w:val="0"/>
          <w:numId w:val="23"/>
        </w:numPr>
      </w:pPr>
      <w:r w:rsidRPr="00A00CA1">
        <w:lastRenderedPageBreak/>
        <w:t>PCK (Percentage of Correct Keypoints): napoved sklepne točke je pravilna, če je njena napaka</w:t>
      </w:r>
      <w:r w:rsidR="000C29AC" w:rsidRPr="00A00CA1">
        <w:t xml:space="preserve"> (razlika </w:t>
      </w:r>
      <w:r w:rsidR="005A4B29" w:rsidRPr="00A00CA1">
        <w:t>z resnično sklepno točko)</w:t>
      </w:r>
      <w:r w:rsidRPr="00A00CA1">
        <w:t xml:space="preserve"> pod določenim pragom</w:t>
      </w:r>
      <w:r w:rsidR="00E044AB">
        <w:t xml:space="preserve"> </w:t>
      </w:r>
      <w:sdt>
        <w:sdtPr>
          <w:id w:val="1522969757"/>
          <w:citation/>
        </w:sdtPr>
        <w:sdtContent>
          <w:r w:rsidR="00E044AB">
            <w:fldChar w:fldCharType="begin"/>
          </w:r>
          <w:r w:rsidR="00E044AB" w:rsidRPr="00E044AB">
            <w:instrText xml:space="preserve"> CITATION Tal \l 2057 </w:instrText>
          </w:r>
          <w:r w:rsidR="00E044AB">
            <w:fldChar w:fldCharType="separate"/>
          </w:r>
          <w:r w:rsidR="005448BA">
            <w:rPr>
              <w:noProof/>
            </w:rPr>
            <w:t>[38]</w:t>
          </w:r>
          <w:r w:rsidR="00E044AB">
            <w:fldChar w:fldCharType="end"/>
          </w:r>
        </w:sdtContent>
      </w:sdt>
      <w:r w:rsidR="001A244A" w:rsidRPr="00A00CA1">
        <w:t>.</w:t>
      </w:r>
    </w:p>
    <w:p w14:paraId="48B06756" w14:textId="2FBB3BFB" w:rsidR="0020265B" w:rsidRPr="00A00CA1" w:rsidRDefault="0020265B">
      <w:pPr>
        <w:pStyle w:val="Odstavekseznama"/>
        <w:numPr>
          <w:ilvl w:val="0"/>
          <w:numId w:val="23"/>
        </w:numPr>
      </w:pPr>
      <w:r w:rsidRPr="00A00CA1">
        <w:t>Napaka napovedi celotne telesne drže, predstavljena z vsoto evklidske napake vseh sklepnih točk</w:t>
      </w:r>
      <w:r w:rsidR="008102A6" w:rsidRPr="00A00CA1">
        <w:t xml:space="preserve"> telesne drž</w:t>
      </w:r>
      <w:r w:rsidR="00965C78" w:rsidRPr="00A00CA1">
        <w:t>e</w:t>
      </w:r>
      <w:r w:rsidR="001A244A" w:rsidRPr="00A00CA1">
        <w:t>.</w:t>
      </w:r>
    </w:p>
    <w:p w14:paraId="59D253CB" w14:textId="77777777" w:rsidR="00A34218" w:rsidRPr="00A00CA1" w:rsidRDefault="00A34218" w:rsidP="00A34218"/>
    <w:p w14:paraId="52540FC2" w14:textId="793A2ADA" w:rsidR="00A34218" w:rsidRPr="00A00CA1" w:rsidRDefault="00A34218" w:rsidP="00A34218">
      <w:pPr>
        <w:pStyle w:val="Naslov2"/>
      </w:pPr>
      <w:bookmarkStart w:id="500" w:name="_Toc232940811"/>
      <w:r w:rsidRPr="00A00CA1">
        <w:t xml:space="preserve">Primerjava hitrosti delovanja </w:t>
      </w:r>
      <w:r w:rsidR="00A73AF3" w:rsidRPr="00A00CA1">
        <w:t>izbranih modelov</w:t>
      </w:r>
      <w:bookmarkEnd w:id="500"/>
    </w:p>
    <w:p w14:paraId="58F39F24" w14:textId="3020ABB3" w:rsidR="00E371AE" w:rsidRDefault="00F30A09" w:rsidP="00F30A09">
      <w:r w:rsidRPr="00A00CA1">
        <w:t>Izbrana metrika za primerjavo hitrosti delovanja med izbranimi modeli je povpreč</w:t>
      </w:r>
      <w:r w:rsidR="00E55738" w:rsidRPr="00A00CA1">
        <w:t>ni</w:t>
      </w:r>
      <w:r w:rsidRPr="00A00CA1">
        <w:t xml:space="preserve"> FPS</w:t>
      </w:r>
      <w:r w:rsidR="008E5427" w:rsidRPr="00A00CA1">
        <w:t>,</w:t>
      </w:r>
      <w:r w:rsidRPr="00A00CA1">
        <w:t xml:space="preserve"> </w:t>
      </w:r>
      <w:r w:rsidR="008E5427" w:rsidRPr="00A00CA1">
        <w:t xml:space="preserve">izmerjen </w:t>
      </w:r>
      <w:r w:rsidRPr="00A00CA1">
        <w:t xml:space="preserve">med izvajanjem </w:t>
      </w:r>
      <w:r w:rsidR="009B5FDC" w:rsidRPr="00A00CA1">
        <w:t>realno</w:t>
      </w:r>
      <w:del w:id="501" w:author="Zorman, Daša" w:date="2026-06-22T18:31:00Z" w16du:dateUtc="2026-06-22T16:31:00Z">
        <w:r w:rsidR="009B5FDC" w:rsidRPr="00A00CA1" w:rsidDel="000E477F">
          <w:delText>-</w:delText>
        </w:r>
      </w:del>
      <w:r w:rsidR="009B5FDC" w:rsidRPr="00A00CA1">
        <w:t xml:space="preserve">časovne </w:t>
      </w:r>
      <w:r w:rsidRPr="00A00CA1">
        <w:t xml:space="preserve">analize vadbe. </w:t>
      </w:r>
      <w:r w:rsidR="00D57CC6" w:rsidRPr="00A00CA1">
        <w:t xml:space="preserve">Hitrost </w:t>
      </w:r>
      <w:r w:rsidR="00EA0E18" w:rsidRPr="00A00CA1">
        <w:t xml:space="preserve">posameznega modela je bila ocenjena na različnih robnih napravah, da se upošteva vpliv strojnih omejitev in razlik med platformami in napravami. Testni scenarij je zajemal </w:t>
      </w:r>
      <w:r w:rsidR="00A07D59" w:rsidRPr="00A00CA1">
        <w:t>merjenje povprečnega FPS-</w:t>
      </w:r>
      <w:ins w:id="502" w:author="Zorman, Daša" w:date="2026-06-22T18:32:00Z" w16du:dateUtc="2026-06-22T16:32:00Z">
        <w:r w:rsidR="000E477F">
          <w:t>j</w:t>
        </w:r>
      </w:ins>
      <w:r w:rsidR="00A07D59" w:rsidRPr="00A00CA1">
        <w:t>a nad istim video</w:t>
      </w:r>
      <w:del w:id="503" w:author="Zorman, Daša" w:date="2026-06-22T18:32:00Z" w16du:dateUtc="2026-06-22T16:32:00Z">
        <w:r w:rsidR="00A07D59" w:rsidRPr="00A00CA1" w:rsidDel="000E477F">
          <w:delText xml:space="preserve"> </w:delText>
        </w:r>
      </w:del>
      <w:r w:rsidR="00A07D59" w:rsidRPr="00A00CA1">
        <w:t xml:space="preserve">tokom, ki je zajemal </w:t>
      </w:r>
      <w:r w:rsidR="00EA0E18" w:rsidRPr="00A00CA1">
        <w:t xml:space="preserve">zaporedno izvajanje petih različnih </w:t>
      </w:r>
      <w:r w:rsidR="008969AB" w:rsidRPr="00A00CA1">
        <w:t>vadb</w:t>
      </w:r>
      <w:r w:rsidR="00DE2171" w:rsidRPr="00A00CA1">
        <w:t xml:space="preserve"> ene osebe</w:t>
      </w:r>
      <w:r w:rsidR="00A07D59" w:rsidRPr="00A00CA1">
        <w:t>.</w:t>
      </w:r>
      <w:r w:rsidR="005D38F2">
        <w:t xml:space="preserve"> Primerjava je prikazana v tabeli </w:t>
      </w:r>
      <w:r w:rsidR="005D38F2" w:rsidRPr="000E477F">
        <w:rPr>
          <w:i/>
          <w:iCs/>
          <w:rPrChange w:id="504" w:author="Zorman, Daša" w:date="2026-06-22T18:32:00Z" w16du:dateUtc="2026-06-22T16:32:00Z">
            <w:rPr/>
          </w:rPrChange>
        </w:rPr>
        <w:fldChar w:fldCharType="begin"/>
      </w:r>
      <w:r w:rsidR="005D38F2" w:rsidRPr="000E477F">
        <w:rPr>
          <w:i/>
          <w:iCs/>
          <w:rPrChange w:id="505" w:author="Zorman, Daša" w:date="2026-06-22T18:32:00Z" w16du:dateUtc="2026-06-22T16:32:00Z">
            <w:rPr/>
          </w:rPrChange>
        </w:rPr>
        <w:instrText xml:space="preserve"> REF _Ref232575220 \h </w:instrText>
      </w:r>
      <w:r w:rsidR="005D38F2" w:rsidRPr="000E477F">
        <w:rPr>
          <w:i/>
          <w:iCs/>
          <w:rPrChange w:id="506" w:author="Zorman, Daša" w:date="2026-06-22T18:32:00Z" w16du:dateUtc="2026-06-22T16:32:00Z">
            <w:rPr/>
          </w:rPrChange>
        </w:rPr>
      </w:r>
      <w:r w:rsidR="000E477F">
        <w:rPr>
          <w:i/>
          <w:iCs/>
        </w:rPr>
        <w:instrText xml:space="preserve"> \* MERGEFORMAT </w:instrText>
      </w:r>
      <w:r w:rsidR="005D38F2" w:rsidRPr="000E477F">
        <w:rPr>
          <w:i/>
          <w:iCs/>
          <w:rPrChange w:id="507" w:author="Zorman, Daša" w:date="2026-06-22T18:32:00Z" w16du:dateUtc="2026-06-22T16:32:00Z">
            <w:rPr/>
          </w:rPrChange>
        </w:rPr>
        <w:fldChar w:fldCharType="separate"/>
      </w:r>
      <w:r w:rsidR="0086368B" w:rsidRPr="000E477F">
        <w:rPr>
          <w:i/>
          <w:iCs/>
          <w:rPrChange w:id="508" w:author="Zorman, Daša" w:date="2026-06-22T18:32:00Z" w16du:dateUtc="2026-06-22T16:32:00Z">
            <w:rPr/>
          </w:rPrChange>
        </w:rPr>
        <w:t xml:space="preserve">Tabela </w:t>
      </w:r>
      <w:r w:rsidR="0086368B" w:rsidRPr="000E477F">
        <w:rPr>
          <w:i/>
          <w:iCs/>
          <w:noProof/>
          <w:rPrChange w:id="509" w:author="Zorman, Daša" w:date="2026-06-22T18:32:00Z" w16du:dateUtc="2026-06-22T16:32:00Z">
            <w:rPr>
              <w:noProof/>
            </w:rPr>
          </w:rPrChange>
        </w:rPr>
        <w:t>4</w:t>
      </w:r>
      <w:r w:rsidR="0086368B" w:rsidRPr="000E477F">
        <w:rPr>
          <w:i/>
          <w:iCs/>
          <w:rPrChange w:id="510" w:author="Zorman, Daša" w:date="2026-06-22T18:32:00Z" w16du:dateUtc="2026-06-22T16:32:00Z">
            <w:rPr/>
          </w:rPrChange>
        </w:rPr>
        <w:t>: Primerjava povprečnega FPS-a izbranih modelov na različnih robnih napravah</w:t>
      </w:r>
      <w:r w:rsidR="005D38F2" w:rsidRPr="000E477F">
        <w:rPr>
          <w:i/>
          <w:iCs/>
          <w:rPrChange w:id="511" w:author="Zorman, Daša" w:date="2026-06-22T18:32:00Z" w16du:dateUtc="2026-06-22T16:32:00Z">
            <w:rPr/>
          </w:rPrChange>
        </w:rPr>
        <w:fldChar w:fldCharType="end"/>
      </w:r>
      <w:r w:rsidR="005D38F2">
        <w:t>.</w:t>
      </w:r>
      <w:r w:rsidR="001D1467">
        <w:t xml:space="preserve"> V tabeli je tudi prikazan standardni odklon</w:t>
      </w:r>
      <w:r w:rsidR="007F14B5">
        <w:t xml:space="preserve">, </w:t>
      </w:r>
      <w:r w:rsidR="00AF46C6">
        <w:t>ki je izračunan na podlagi petih ponovitev merjenja za vsako kombinacijo modela in naprave</w:t>
      </w:r>
      <w:r w:rsidR="001D1467">
        <w:t>.</w:t>
      </w:r>
      <w:r w:rsidR="00654F33">
        <w:t xml:space="preserve"> </w:t>
      </w:r>
      <w:r w:rsidR="005F1237">
        <w:t>Povprečne vrednosti FPS so zaokrožene na cela števila</w:t>
      </w:r>
      <w:r w:rsidR="003967F3">
        <w:t>, večja vrednost pomeni boljši rezultat</w:t>
      </w:r>
      <w:r w:rsidR="005F1237">
        <w:t>.</w:t>
      </w:r>
      <w:r w:rsidR="006C6AF3">
        <w:t xml:space="preserve"> Vrednost N/A pomeni, </w:t>
      </w:r>
      <w:r w:rsidR="005D7120">
        <w:t xml:space="preserve">da </w:t>
      </w:r>
      <w:r w:rsidR="006C6AF3">
        <w:t>merit</w:t>
      </w:r>
      <w:r w:rsidR="005D7120">
        <w:t xml:space="preserve">ve </w:t>
      </w:r>
      <w:r w:rsidR="006C6AF3">
        <w:t xml:space="preserve">z </w:t>
      </w:r>
      <w:r w:rsidR="005C049A">
        <w:t xml:space="preserve">izbrano napravo in </w:t>
      </w:r>
      <w:r w:rsidR="006C6AF3">
        <w:t>izbranim modelom</w:t>
      </w:r>
      <w:del w:id="512" w:author="Zorman, Daša" w:date="2026-06-22T18:32:00Z" w16du:dateUtc="2026-06-22T16:32:00Z">
        <w:r w:rsidR="006C6AF3" w:rsidDel="000E477F">
          <w:delText>,</w:delText>
        </w:r>
      </w:del>
      <w:r w:rsidR="006C6AF3">
        <w:t xml:space="preserve"> ni </w:t>
      </w:r>
      <w:r w:rsidR="005D7120">
        <w:t xml:space="preserve">bilo </w:t>
      </w:r>
      <w:del w:id="513" w:author="Zorman, Daša" w:date="2026-06-22T18:32:00Z" w16du:dateUtc="2026-06-22T16:32:00Z">
        <w:r w:rsidR="005D7120" w:rsidDel="000E477F">
          <w:delText xml:space="preserve">možno </w:delText>
        </w:r>
      </w:del>
      <w:ins w:id="514" w:author="Zorman, Daša" w:date="2026-06-22T18:32:00Z" w16du:dateUtc="2026-06-22T16:32:00Z">
        <w:r w:rsidR="000E477F">
          <w:t>mogoče</w:t>
        </w:r>
        <w:r w:rsidR="000E477F">
          <w:t xml:space="preserve"> </w:t>
        </w:r>
      </w:ins>
      <w:r w:rsidR="006C6AF3">
        <w:t>opraviti.</w:t>
      </w:r>
    </w:p>
    <w:p w14:paraId="6B0E6954" w14:textId="1DBA0C02" w:rsidR="00C230E8" w:rsidRPr="00A00CA1" w:rsidRDefault="00E371AE" w:rsidP="00FD0A9F">
      <w:pPr>
        <w:spacing w:line="240" w:lineRule="auto"/>
        <w:jc w:val="left"/>
      </w:pPr>
      <w:r>
        <w:br w:type="page"/>
      </w:r>
    </w:p>
    <w:p w14:paraId="758ACF45" w14:textId="40571CE8" w:rsidR="0012255C" w:rsidRPr="00A00CA1" w:rsidRDefault="0012255C" w:rsidP="0012255C">
      <w:pPr>
        <w:pStyle w:val="Napis"/>
        <w:keepNext/>
      </w:pPr>
      <w:bookmarkStart w:id="515" w:name="_Ref232575220"/>
      <w:bookmarkStart w:id="516" w:name="_Ref232940441"/>
      <w:bookmarkStart w:id="517" w:name="_Ref232940605"/>
      <w:bookmarkStart w:id="518" w:name="_Toc232947299"/>
      <w:r w:rsidRPr="00A00CA1">
        <w:lastRenderedPageBreak/>
        <w:t xml:space="preserve">Tabela </w:t>
      </w:r>
      <w:fldSimple w:instr=" SEQ Tabela \* ARABIC ">
        <w:r w:rsidR="00F41765">
          <w:rPr>
            <w:noProof/>
          </w:rPr>
          <w:t>4</w:t>
        </w:r>
      </w:fldSimple>
      <w:r w:rsidRPr="00A00CA1">
        <w:t xml:space="preserve">: Primerjava povprečnega FPS-a </w:t>
      </w:r>
      <w:r w:rsidR="00A73AF3" w:rsidRPr="00A00CA1">
        <w:t>izbranih modelov</w:t>
      </w:r>
      <w:r w:rsidR="00F53BD2" w:rsidRPr="00A00CA1">
        <w:t xml:space="preserve"> na različnih robnih napravah</w:t>
      </w:r>
      <w:bookmarkEnd w:id="515"/>
      <w:bookmarkEnd w:id="516"/>
      <w:bookmarkEnd w:id="517"/>
      <w:bookmarkEnd w:id="518"/>
    </w:p>
    <w:tbl>
      <w:tblPr>
        <w:tblStyle w:val="Tabelamrea"/>
        <w:tblW w:w="9492" w:type="dxa"/>
        <w:tblLook w:val="04A0" w:firstRow="1" w:lastRow="0" w:firstColumn="1" w:lastColumn="0" w:noHBand="0" w:noVBand="1"/>
      </w:tblPr>
      <w:tblGrid>
        <w:gridCol w:w="1092"/>
        <w:gridCol w:w="700"/>
        <w:gridCol w:w="700"/>
        <w:gridCol w:w="700"/>
        <w:gridCol w:w="700"/>
        <w:gridCol w:w="700"/>
        <w:gridCol w:w="700"/>
        <w:gridCol w:w="700"/>
        <w:gridCol w:w="700"/>
        <w:gridCol w:w="700"/>
        <w:gridCol w:w="700"/>
        <w:gridCol w:w="700"/>
        <w:gridCol w:w="700"/>
      </w:tblGrid>
      <w:tr w:rsidR="005570D6" w:rsidRPr="00A00CA1" w14:paraId="1D6B7940" w14:textId="77777777" w:rsidTr="00BF6D12">
        <w:trPr>
          <w:cantSplit/>
          <w:trHeight w:val="2151"/>
        </w:trPr>
        <w:tc>
          <w:tcPr>
            <w:tcW w:w="1092" w:type="dxa"/>
          </w:tcPr>
          <w:p w14:paraId="044E0C73" w14:textId="77777777" w:rsidR="00C230E8" w:rsidRPr="00A00CA1" w:rsidRDefault="00C230E8" w:rsidP="00F30A09"/>
        </w:tc>
        <w:tc>
          <w:tcPr>
            <w:tcW w:w="700" w:type="dxa"/>
            <w:noWrap/>
            <w:textDirection w:val="btLr"/>
          </w:tcPr>
          <w:p w14:paraId="41404C27" w14:textId="24C1799B" w:rsidR="00C230E8" w:rsidRPr="00A00CA1" w:rsidRDefault="00C230E8" w:rsidP="00551001">
            <w:pPr>
              <w:ind w:left="113" w:right="113"/>
              <w:jc w:val="left"/>
            </w:pPr>
            <w:r w:rsidRPr="00A00CA1">
              <w:t>Mediappe Lite</w:t>
            </w:r>
          </w:p>
        </w:tc>
        <w:tc>
          <w:tcPr>
            <w:tcW w:w="700" w:type="dxa"/>
            <w:noWrap/>
            <w:textDirection w:val="btLr"/>
          </w:tcPr>
          <w:p w14:paraId="5AB64CBB" w14:textId="64734C3E" w:rsidR="00C230E8" w:rsidRPr="00A00CA1" w:rsidRDefault="00C230E8" w:rsidP="00551001">
            <w:pPr>
              <w:ind w:left="113" w:right="113"/>
              <w:jc w:val="left"/>
            </w:pPr>
            <w:r w:rsidRPr="00A00CA1">
              <w:t>Mediapipe Full</w:t>
            </w:r>
          </w:p>
        </w:tc>
        <w:tc>
          <w:tcPr>
            <w:tcW w:w="700" w:type="dxa"/>
            <w:noWrap/>
            <w:textDirection w:val="btLr"/>
          </w:tcPr>
          <w:p w14:paraId="1EAA9699" w14:textId="49E60C9F" w:rsidR="00C230E8" w:rsidRPr="00A00CA1" w:rsidRDefault="00C230E8" w:rsidP="00551001">
            <w:pPr>
              <w:ind w:left="113" w:right="113"/>
              <w:jc w:val="left"/>
            </w:pPr>
            <w:r w:rsidRPr="00A00CA1">
              <w:t>Mediapipe Heavy</w:t>
            </w:r>
          </w:p>
        </w:tc>
        <w:tc>
          <w:tcPr>
            <w:tcW w:w="700" w:type="dxa"/>
            <w:noWrap/>
            <w:textDirection w:val="btLr"/>
          </w:tcPr>
          <w:p w14:paraId="11603E4E" w14:textId="04507540" w:rsidR="00C230E8" w:rsidRPr="00A00CA1" w:rsidRDefault="00C230E8" w:rsidP="00551001">
            <w:pPr>
              <w:ind w:left="113" w:right="113"/>
              <w:jc w:val="left"/>
            </w:pPr>
            <w:r w:rsidRPr="00A00CA1">
              <w:t>Y</w:t>
            </w:r>
            <w:r w:rsidR="002E7501" w:rsidRPr="00A00CA1">
              <w:t>OLO</w:t>
            </w:r>
            <w:r w:rsidRPr="00A00CA1">
              <w:t>11</w:t>
            </w:r>
            <w:r w:rsidR="002E7501" w:rsidRPr="00A00CA1">
              <w:t>n-pose</w:t>
            </w:r>
            <w:r w:rsidRPr="00A00CA1">
              <w:t xml:space="preserve"> 256</w:t>
            </w:r>
          </w:p>
        </w:tc>
        <w:tc>
          <w:tcPr>
            <w:tcW w:w="700" w:type="dxa"/>
            <w:noWrap/>
            <w:textDirection w:val="btLr"/>
          </w:tcPr>
          <w:p w14:paraId="3442FE31" w14:textId="3A40D57A" w:rsidR="00C230E8" w:rsidRPr="00A00CA1" w:rsidRDefault="002E7501" w:rsidP="00551001">
            <w:pPr>
              <w:ind w:left="113" w:right="113"/>
              <w:jc w:val="left"/>
            </w:pPr>
            <w:r w:rsidRPr="00A00CA1">
              <w:t>YOLO</w:t>
            </w:r>
            <w:r w:rsidR="00C230E8" w:rsidRPr="00A00CA1">
              <w:t>11</w:t>
            </w:r>
            <w:r w:rsidRPr="00A00CA1">
              <w:t>n-pose</w:t>
            </w:r>
            <w:r w:rsidR="00C230E8" w:rsidRPr="00A00CA1">
              <w:t xml:space="preserve"> 640</w:t>
            </w:r>
          </w:p>
        </w:tc>
        <w:tc>
          <w:tcPr>
            <w:tcW w:w="700" w:type="dxa"/>
            <w:noWrap/>
            <w:textDirection w:val="btLr"/>
          </w:tcPr>
          <w:p w14:paraId="091E7F10" w14:textId="6C9CA31C" w:rsidR="00C230E8" w:rsidRPr="00A00CA1" w:rsidRDefault="00C230E8" w:rsidP="00551001">
            <w:pPr>
              <w:ind w:left="113" w:right="113"/>
              <w:jc w:val="left"/>
            </w:pPr>
            <w:r w:rsidRPr="00A00CA1">
              <w:t>PoseNet MobileNet</w:t>
            </w:r>
          </w:p>
        </w:tc>
        <w:tc>
          <w:tcPr>
            <w:tcW w:w="700" w:type="dxa"/>
            <w:noWrap/>
            <w:textDirection w:val="btLr"/>
          </w:tcPr>
          <w:p w14:paraId="71FD3372" w14:textId="74143442" w:rsidR="00C230E8" w:rsidRPr="00A00CA1" w:rsidRDefault="00C230E8" w:rsidP="00551001">
            <w:pPr>
              <w:ind w:left="113" w:right="113"/>
              <w:jc w:val="left"/>
            </w:pPr>
            <w:r w:rsidRPr="00A00CA1">
              <w:t>PoseNet ResNet</w:t>
            </w:r>
          </w:p>
        </w:tc>
        <w:tc>
          <w:tcPr>
            <w:tcW w:w="700" w:type="dxa"/>
            <w:noWrap/>
            <w:textDirection w:val="btLr"/>
          </w:tcPr>
          <w:p w14:paraId="19AB83D1" w14:textId="5C0D25DC" w:rsidR="00C230E8" w:rsidRPr="00A00CA1" w:rsidRDefault="00C230E8" w:rsidP="00551001">
            <w:pPr>
              <w:ind w:left="113" w:right="113"/>
              <w:jc w:val="left"/>
            </w:pPr>
            <w:r w:rsidRPr="00A00CA1">
              <w:t>Movenet Lightning</w:t>
            </w:r>
          </w:p>
        </w:tc>
        <w:tc>
          <w:tcPr>
            <w:tcW w:w="700" w:type="dxa"/>
            <w:noWrap/>
            <w:textDirection w:val="btLr"/>
          </w:tcPr>
          <w:p w14:paraId="63ECB5E0" w14:textId="1ECC875C" w:rsidR="00C230E8" w:rsidRPr="00A00CA1" w:rsidRDefault="00C230E8" w:rsidP="00551001">
            <w:pPr>
              <w:ind w:left="113" w:right="113"/>
              <w:jc w:val="left"/>
            </w:pPr>
            <w:r w:rsidRPr="00A00CA1">
              <w:t>Movenet Thunder</w:t>
            </w:r>
          </w:p>
        </w:tc>
        <w:tc>
          <w:tcPr>
            <w:tcW w:w="700" w:type="dxa"/>
            <w:noWrap/>
            <w:textDirection w:val="btLr"/>
          </w:tcPr>
          <w:p w14:paraId="0B0A411F" w14:textId="4635A20E" w:rsidR="00C230E8" w:rsidRPr="00A00CA1" w:rsidRDefault="00C230E8" w:rsidP="00551001">
            <w:pPr>
              <w:ind w:left="113" w:right="113"/>
              <w:jc w:val="left"/>
            </w:pPr>
            <w:r w:rsidRPr="00A00CA1">
              <w:t>BlazePose LIte</w:t>
            </w:r>
          </w:p>
        </w:tc>
        <w:tc>
          <w:tcPr>
            <w:tcW w:w="700" w:type="dxa"/>
            <w:noWrap/>
            <w:textDirection w:val="btLr"/>
          </w:tcPr>
          <w:p w14:paraId="23710793" w14:textId="5B668DF4" w:rsidR="00C230E8" w:rsidRPr="00A00CA1" w:rsidRDefault="00C230E8" w:rsidP="00551001">
            <w:pPr>
              <w:ind w:left="113" w:right="113"/>
              <w:jc w:val="left"/>
            </w:pPr>
            <w:r w:rsidRPr="00A00CA1">
              <w:t>BlazePose Full</w:t>
            </w:r>
          </w:p>
        </w:tc>
        <w:tc>
          <w:tcPr>
            <w:tcW w:w="700" w:type="dxa"/>
            <w:noWrap/>
            <w:textDirection w:val="btLr"/>
          </w:tcPr>
          <w:p w14:paraId="423C468D" w14:textId="64F66D87" w:rsidR="00C230E8" w:rsidRPr="00A00CA1" w:rsidRDefault="00C230E8" w:rsidP="00551001">
            <w:pPr>
              <w:ind w:left="113" w:right="113"/>
              <w:jc w:val="left"/>
            </w:pPr>
            <w:r w:rsidRPr="00A00CA1">
              <w:t>BlazePose Heavy</w:t>
            </w:r>
          </w:p>
        </w:tc>
      </w:tr>
      <w:tr w:rsidR="005570D6" w:rsidRPr="00A00CA1" w14:paraId="282D3B70" w14:textId="77777777" w:rsidTr="00BF6D12">
        <w:trPr>
          <w:trHeight w:val="808"/>
        </w:trPr>
        <w:tc>
          <w:tcPr>
            <w:tcW w:w="1092" w:type="dxa"/>
          </w:tcPr>
          <w:p w14:paraId="3F17408D" w14:textId="4BE52EF4" w:rsidR="00CC5A44" w:rsidRPr="00A00CA1" w:rsidRDefault="00CC5A44" w:rsidP="00F30A09">
            <w:r w:rsidRPr="00A00CA1">
              <w:t>iPhone 17 Pro</w:t>
            </w:r>
          </w:p>
        </w:tc>
        <w:tc>
          <w:tcPr>
            <w:tcW w:w="700" w:type="dxa"/>
          </w:tcPr>
          <w:p w14:paraId="0017FB3D" w14:textId="77777777" w:rsidR="00FE55AD" w:rsidRDefault="00AE23BA" w:rsidP="00F30A09">
            <w:r w:rsidRPr="00A00CA1">
              <w:t>58</w:t>
            </w:r>
            <w:r w:rsidR="00FE55AD">
              <w:t xml:space="preserve"> </w:t>
            </w:r>
          </w:p>
          <w:p w14:paraId="7A1432D1" w14:textId="10ED7115" w:rsidR="00C230E8" w:rsidRPr="00A00CA1" w:rsidRDefault="00FE55AD" w:rsidP="00F30A09">
            <w:r w:rsidRPr="00FE55AD">
              <w:t>±</w:t>
            </w:r>
            <w:r>
              <w:t xml:space="preserve"> 1,5</w:t>
            </w:r>
          </w:p>
        </w:tc>
        <w:tc>
          <w:tcPr>
            <w:tcW w:w="700" w:type="dxa"/>
          </w:tcPr>
          <w:p w14:paraId="0401129C" w14:textId="77777777" w:rsidR="00C230E8" w:rsidRDefault="002E7501" w:rsidP="00F30A09">
            <w:r w:rsidRPr="00A00CA1">
              <w:t>58</w:t>
            </w:r>
          </w:p>
          <w:p w14:paraId="73EE74B5" w14:textId="5D75A88A" w:rsidR="00097A34" w:rsidRPr="00A00CA1" w:rsidRDefault="00097A34" w:rsidP="00F30A09">
            <w:r w:rsidRPr="00097A34">
              <w:t>±</w:t>
            </w:r>
            <w:r>
              <w:t xml:space="preserve"> 1,5</w:t>
            </w:r>
          </w:p>
        </w:tc>
        <w:tc>
          <w:tcPr>
            <w:tcW w:w="700" w:type="dxa"/>
          </w:tcPr>
          <w:p w14:paraId="3B4CF3C7" w14:textId="77777777" w:rsidR="00C230E8" w:rsidRDefault="002E7501" w:rsidP="00F30A09">
            <w:r w:rsidRPr="00A00CA1">
              <w:t>32</w:t>
            </w:r>
          </w:p>
          <w:p w14:paraId="1E003C77" w14:textId="2FC87C98" w:rsidR="00DF622C" w:rsidRPr="00A00CA1" w:rsidRDefault="00DF622C" w:rsidP="00F30A09">
            <w:r w:rsidRPr="00DF622C">
              <w:t>±</w:t>
            </w:r>
            <w:r>
              <w:t xml:space="preserve"> 1,6</w:t>
            </w:r>
          </w:p>
        </w:tc>
        <w:tc>
          <w:tcPr>
            <w:tcW w:w="700" w:type="dxa"/>
          </w:tcPr>
          <w:p w14:paraId="7124CFAE" w14:textId="77777777" w:rsidR="00C230E8" w:rsidRDefault="002E7501" w:rsidP="00F30A09">
            <w:r w:rsidRPr="00A00CA1">
              <w:t>20</w:t>
            </w:r>
          </w:p>
          <w:p w14:paraId="0A1C6CB0" w14:textId="53605D4D" w:rsidR="00BE2BB6" w:rsidRPr="00A00CA1" w:rsidRDefault="00BE2BB6" w:rsidP="00F30A09">
            <w:r w:rsidRPr="00BE2BB6">
              <w:t>±</w:t>
            </w:r>
            <w:r>
              <w:t xml:space="preserve"> 1,6</w:t>
            </w:r>
          </w:p>
        </w:tc>
        <w:tc>
          <w:tcPr>
            <w:tcW w:w="700" w:type="dxa"/>
          </w:tcPr>
          <w:p w14:paraId="17919344" w14:textId="77777777" w:rsidR="00C230E8" w:rsidRDefault="002E7501" w:rsidP="00F30A09">
            <w:r w:rsidRPr="00A00CA1">
              <w:t>14</w:t>
            </w:r>
          </w:p>
          <w:p w14:paraId="7F824C0A" w14:textId="07BD516C" w:rsidR="00A2601C" w:rsidRPr="00A00CA1" w:rsidRDefault="00A2601C" w:rsidP="00F30A09">
            <w:r w:rsidRPr="00A2601C">
              <w:t>±</w:t>
            </w:r>
            <w:r>
              <w:t xml:space="preserve"> 1,4</w:t>
            </w:r>
          </w:p>
        </w:tc>
        <w:tc>
          <w:tcPr>
            <w:tcW w:w="700" w:type="dxa"/>
          </w:tcPr>
          <w:p w14:paraId="70C66F28" w14:textId="77777777" w:rsidR="00C230E8" w:rsidRDefault="002E7501" w:rsidP="00F30A09">
            <w:r w:rsidRPr="00A00CA1">
              <w:t>14</w:t>
            </w:r>
          </w:p>
          <w:p w14:paraId="44AC0D00" w14:textId="5B3C14B0" w:rsidR="00A2601C" w:rsidRPr="00A00CA1" w:rsidRDefault="00A2601C" w:rsidP="00F30A09">
            <w:r w:rsidRPr="00A2601C">
              <w:t>±</w:t>
            </w:r>
            <w:r>
              <w:t xml:space="preserve"> 1,4</w:t>
            </w:r>
          </w:p>
        </w:tc>
        <w:tc>
          <w:tcPr>
            <w:tcW w:w="700" w:type="dxa"/>
          </w:tcPr>
          <w:p w14:paraId="5F1C2109" w14:textId="77777777" w:rsidR="00C230E8" w:rsidRDefault="005A5B1D" w:rsidP="00F30A09">
            <w:r w:rsidRPr="00A00CA1">
              <w:t>3</w:t>
            </w:r>
          </w:p>
          <w:p w14:paraId="177B8C19" w14:textId="5DBE94CC" w:rsidR="00DC4EBD" w:rsidRPr="00A00CA1" w:rsidRDefault="00DC4EBD" w:rsidP="00F30A09">
            <w:r w:rsidRPr="00DC4EBD">
              <w:t>±</w:t>
            </w:r>
            <w:r>
              <w:t xml:space="preserve"> 0,4</w:t>
            </w:r>
          </w:p>
        </w:tc>
        <w:tc>
          <w:tcPr>
            <w:tcW w:w="700" w:type="dxa"/>
          </w:tcPr>
          <w:p w14:paraId="066E817E" w14:textId="77777777" w:rsidR="00C230E8" w:rsidRDefault="005A5B1D" w:rsidP="00F30A09">
            <w:r w:rsidRPr="00A00CA1">
              <w:t>48</w:t>
            </w:r>
          </w:p>
          <w:p w14:paraId="79BA5F6A" w14:textId="230B6C3B" w:rsidR="00DC4EBD" w:rsidRPr="00A00CA1" w:rsidRDefault="00DC4EBD" w:rsidP="00F30A09">
            <w:r w:rsidRPr="00DC4EBD">
              <w:t>±</w:t>
            </w:r>
            <w:r>
              <w:t xml:space="preserve"> 2,4</w:t>
            </w:r>
          </w:p>
        </w:tc>
        <w:tc>
          <w:tcPr>
            <w:tcW w:w="700" w:type="dxa"/>
          </w:tcPr>
          <w:p w14:paraId="2433460D" w14:textId="77777777" w:rsidR="00C230E8" w:rsidRDefault="005A5B1D" w:rsidP="00F30A09">
            <w:r w:rsidRPr="00A00CA1">
              <w:t>28</w:t>
            </w:r>
          </w:p>
          <w:p w14:paraId="7DEB5885" w14:textId="0AD2B06C" w:rsidR="00DC4EBD" w:rsidRPr="00A00CA1" w:rsidRDefault="00DC4EBD" w:rsidP="00F30A09">
            <w:r w:rsidRPr="00DC4EBD">
              <w:t>±</w:t>
            </w:r>
            <w:r>
              <w:t xml:space="preserve"> 2,2</w:t>
            </w:r>
          </w:p>
        </w:tc>
        <w:tc>
          <w:tcPr>
            <w:tcW w:w="700" w:type="dxa"/>
          </w:tcPr>
          <w:p w14:paraId="12F0710D" w14:textId="77777777" w:rsidR="00C230E8" w:rsidRDefault="00A01992" w:rsidP="00F30A09">
            <w:r w:rsidRPr="00A00CA1">
              <w:t>20</w:t>
            </w:r>
          </w:p>
          <w:p w14:paraId="48AFDFA0" w14:textId="763841E9" w:rsidR="007169D2" w:rsidRPr="00A00CA1" w:rsidRDefault="007169D2" w:rsidP="00F30A09">
            <w:r w:rsidRPr="007169D2">
              <w:t>±</w:t>
            </w:r>
            <w:r>
              <w:t xml:space="preserve"> 1,6</w:t>
            </w:r>
          </w:p>
        </w:tc>
        <w:tc>
          <w:tcPr>
            <w:tcW w:w="700" w:type="dxa"/>
          </w:tcPr>
          <w:p w14:paraId="17D83F78" w14:textId="77777777" w:rsidR="00C230E8" w:rsidRDefault="00AC4C30" w:rsidP="00F30A09">
            <w:r w:rsidRPr="00A00CA1">
              <w:t>20</w:t>
            </w:r>
          </w:p>
          <w:p w14:paraId="1E22D9F7" w14:textId="49D80D5F" w:rsidR="00484761" w:rsidRPr="00A00CA1" w:rsidRDefault="00484761" w:rsidP="00F30A09">
            <w:r w:rsidRPr="00484761">
              <w:t>±</w:t>
            </w:r>
            <w:r>
              <w:t xml:space="preserve"> 1,6</w:t>
            </w:r>
          </w:p>
        </w:tc>
        <w:tc>
          <w:tcPr>
            <w:tcW w:w="700" w:type="dxa"/>
          </w:tcPr>
          <w:p w14:paraId="5C9C45F8" w14:textId="77777777" w:rsidR="00C230E8" w:rsidRDefault="007D3118" w:rsidP="00F30A09">
            <w:r w:rsidRPr="00A00CA1">
              <w:t>20</w:t>
            </w:r>
          </w:p>
          <w:p w14:paraId="3A108E3B" w14:textId="44A5A298" w:rsidR="004B3094" w:rsidRPr="00A00CA1" w:rsidRDefault="004B3094" w:rsidP="00F30A09">
            <w:r w:rsidRPr="004B3094">
              <w:t>±</w:t>
            </w:r>
            <w:r>
              <w:t xml:space="preserve"> 1,6</w:t>
            </w:r>
          </w:p>
        </w:tc>
      </w:tr>
      <w:tr w:rsidR="00615172" w:rsidRPr="00A00CA1" w14:paraId="77418CCA" w14:textId="77777777" w:rsidTr="00BF6D12">
        <w:trPr>
          <w:trHeight w:val="808"/>
        </w:trPr>
        <w:tc>
          <w:tcPr>
            <w:tcW w:w="1092" w:type="dxa"/>
          </w:tcPr>
          <w:p w14:paraId="6F7CEF05" w14:textId="4C6359B5" w:rsidR="00615172" w:rsidRPr="00A00CA1" w:rsidRDefault="00615172" w:rsidP="00615172">
            <w:r w:rsidRPr="00A00CA1">
              <w:t>iPhone 16 Pro</w:t>
            </w:r>
          </w:p>
        </w:tc>
        <w:tc>
          <w:tcPr>
            <w:tcW w:w="700" w:type="dxa"/>
          </w:tcPr>
          <w:p w14:paraId="3C2FCC3E" w14:textId="77777777" w:rsidR="00615172" w:rsidRDefault="00615172" w:rsidP="00615172">
            <w:r w:rsidRPr="00A00CA1">
              <w:t>58</w:t>
            </w:r>
          </w:p>
          <w:p w14:paraId="26EA7619" w14:textId="5FF1635C" w:rsidR="00FE55AD" w:rsidRPr="00A00CA1" w:rsidRDefault="00FE55AD" w:rsidP="00615172">
            <w:r w:rsidRPr="00FE55AD">
              <w:t>±</w:t>
            </w:r>
            <w:r>
              <w:t xml:space="preserve"> 1,</w:t>
            </w:r>
            <w:r w:rsidR="003E18E4">
              <w:t>5</w:t>
            </w:r>
          </w:p>
        </w:tc>
        <w:tc>
          <w:tcPr>
            <w:tcW w:w="700" w:type="dxa"/>
          </w:tcPr>
          <w:p w14:paraId="0A81EAB7" w14:textId="77777777" w:rsidR="00615172" w:rsidRDefault="00615172" w:rsidP="00615172">
            <w:r w:rsidRPr="00A00CA1">
              <w:t>58</w:t>
            </w:r>
          </w:p>
          <w:p w14:paraId="0BC16A7D" w14:textId="0373A780" w:rsidR="00097A34" w:rsidRPr="00A00CA1" w:rsidRDefault="00097A34" w:rsidP="00615172">
            <w:r w:rsidRPr="00097A34">
              <w:t>±</w:t>
            </w:r>
            <w:r>
              <w:t xml:space="preserve"> 1,5</w:t>
            </w:r>
          </w:p>
        </w:tc>
        <w:tc>
          <w:tcPr>
            <w:tcW w:w="700" w:type="dxa"/>
          </w:tcPr>
          <w:p w14:paraId="4B749A49" w14:textId="77777777" w:rsidR="00615172" w:rsidRDefault="00615172" w:rsidP="00615172">
            <w:r w:rsidRPr="00A00CA1">
              <w:t>35</w:t>
            </w:r>
          </w:p>
          <w:p w14:paraId="161EE2E1" w14:textId="1E1A32EA" w:rsidR="00DF622C" w:rsidRPr="00A00CA1" w:rsidRDefault="00DF622C" w:rsidP="00615172">
            <w:r w:rsidRPr="00DF622C">
              <w:t>±</w:t>
            </w:r>
            <w:r>
              <w:t xml:space="preserve"> 1,8</w:t>
            </w:r>
          </w:p>
        </w:tc>
        <w:tc>
          <w:tcPr>
            <w:tcW w:w="700" w:type="dxa"/>
          </w:tcPr>
          <w:p w14:paraId="1050F622" w14:textId="77777777" w:rsidR="00615172" w:rsidRDefault="00615172" w:rsidP="00615172">
            <w:r w:rsidRPr="00A00CA1">
              <w:t>18</w:t>
            </w:r>
          </w:p>
          <w:p w14:paraId="39F27E52" w14:textId="1C34624C" w:rsidR="00BE2BB6" w:rsidRPr="00A00CA1" w:rsidRDefault="00BE2BB6" w:rsidP="00615172">
            <w:r w:rsidRPr="00BE2BB6">
              <w:t>±</w:t>
            </w:r>
            <w:r>
              <w:t xml:space="preserve"> 1,4</w:t>
            </w:r>
          </w:p>
        </w:tc>
        <w:tc>
          <w:tcPr>
            <w:tcW w:w="700" w:type="dxa"/>
          </w:tcPr>
          <w:p w14:paraId="0589EBF5" w14:textId="77777777" w:rsidR="00615172" w:rsidRDefault="00615172" w:rsidP="00615172">
            <w:r w:rsidRPr="00A00CA1">
              <w:t>12</w:t>
            </w:r>
          </w:p>
          <w:p w14:paraId="26E4EC8D" w14:textId="2C7B2F17" w:rsidR="00A2601C" w:rsidRPr="00A00CA1" w:rsidRDefault="00A2601C" w:rsidP="00615172">
            <w:r w:rsidRPr="00A2601C">
              <w:t>±</w:t>
            </w:r>
            <w:r>
              <w:t xml:space="preserve"> 1,2</w:t>
            </w:r>
          </w:p>
        </w:tc>
        <w:tc>
          <w:tcPr>
            <w:tcW w:w="700" w:type="dxa"/>
          </w:tcPr>
          <w:p w14:paraId="383C9A03" w14:textId="77777777" w:rsidR="00615172" w:rsidRDefault="00615172" w:rsidP="00615172">
            <w:r w:rsidRPr="00A00CA1">
              <w:t>15</w:t>
            </w:r>
          </w:p>
          <w:p w14:paraId="3753B21E" w14:textId="4B59D211" w:rsidR="00A2601C" w:rsidRPr="00A00CA1" w:rsidRDefault="00A2601C" w:rsidP="00615172">
            <w:r w:rsidRPr="00A2601C">
              <w:t>±</w:t>
            </w:r>
            <w:r>
              <w:t xml:space="preserve"> 1,2</w:t>
            </w:r>
          </w:p>
        </w:tc>
        <w:tc>
          <w:tcPr>
            <w:tcW w:w="700" w:type="dxa"/>
          </w:tcPr>
          <w:p w14:paraId="2529D5AD" w14:textId="77777777" w:rsidR="00615172" w:rsidRDefault="00615172" w:rsidP="00615172">
            <w:r w:rsidRPr="00A00CA1">
              <w:t>3</w:t>
            </w:r>
          </w:p>
          <w:p w14:paraId="20E4FB06" w14:textId="66B5952B" w:rsidR="00DC4EBD" w:rsidRPr="00A00CA1" w:rsidRDefault="00DC4EBD" w:rsidP="00615172">
            <w:r w:rsidRPr="00DC4EBD">
              <w:t>±</w:t>
            </w:r>
            <w:r>
              <w:t xml:space="preserve"> 0,4</w:t>
            </w:r>
          </w:p>
        </w:tc>
        <w:tc>
          <w:tcPr>
            <w:tcW w:w="700" w:type="dxa"/>
          </w:tcPr>
          <w:p w14:paraId="2D96EEC5" w14:textId="77777777" w:rsidR="00615172" w:rsidRDefault="00615172" w:rsidP="00615172">
            <w:r w:rsidRPr="00A00CA1">
              <w:t>41</w:t>
            </w:r>
          </w:p>
          <w:p w14:paraId="0B7ECBA8" w14:textId="5B46E40B" w:rsidR="00DC4EBD" w:rsidRPr="00A00CA1" w:rsidRDefault="00DC4EBD" w:rsidP="00615172">
            <w:r w:rsidRPr="00DC4EBD">
              <w:t>±</w:t>
            </w:r>
            <w:r>
              <w:t xml:space="preserve"> 2,1</w:t>
            </w:r>
          </w:p>
        </w:tc>
        <w:tc>
          <w:tcPr>
            <w:tcW w:w="700" w:type="dxa"/>
          </w:tcPr>
          <w:p w14:paraId="19F5DD23" w14:textId="77777777" w:rsidR="00615172" w:rsidRDefault="00615172" w:rsidP="00615172">
            <w:r w:rsidRPr="00A00CA1">
              <w:t>33</w:t>
            </w:r>
          </w:p>
          <w:p w14:paraId="1A57A188" w14:textId="0355E99C" w:rsidR="00DC4EBD" w:rsidRPr="00A00CA1" w:rsidRDefault="00DC4EBD" w:rsidP="00615172">
            <w:r w:rsidRPr="00DC4EBD">
              <w:t>±</w:t>
            </w:r>
            <w:r>
              <w:t xml:space="preserve"> 1,7</w:t>
            </w:r>
          </w:p>
        </w:tc>
        <w:tc>
          <w:tcPr>
            <w:tcW w:w="700" w:type="dxa"/>
          </w:tcPr>
          <w:p w14:paraId="6DD32BAF" w14:textId="77777777" w:rsidR="00615172" w:rsidRDefault="00615172" w:rsidP="00615172">
            <w:r w:rsidRPr="00A00CA1">
              <w:t>20</w:t>
            </w:r>
          </w:p>
          <w:p w14:paraId="2EDCAC68" w14:textId="5FCB883B" w:rsidR="007169D2" w:rsidRPr="00A00CA1" w:rsidRDefault="007169D2" w:rsidP="00615172">
            <w:r w:rsidRPr="007169D2">
              <w:t>±</w:t>
            </w:r>
            <w:r>
              <w:t xml:space="preserve"> 1,6</w:t>
            </w:r>
          </w:p>
        </w:tc>
        <w:tc>
          <w:tcPr>
            <w:tcW w:w="700" w:type="dxa"/>
          </w:tcPr>
          <w:p w14:paraId="2A47EC29" w14:textId="77777777" w:rsidR="00615172" w:rsidRDefault="00615172" w:rsidP="00615172">
            <w:r w:rsidRPr="00A00CA1">
              <w:t>20</w:t>
            </w:r>
          </w:p>
          <w:p w14:paraId="62CEEEFE" w14:textId="501834F9" w:rsidR="00484761" w:rsidRPr="00A00CA1" w:rsidRDefault="00484761" w:rsidP="00615172">
            <w:r w:rsidRPr="00484761">
              <w:t>±</w:t>
            </w:r>
            <w:r>
              <w:t xml:space="preserve"> 1,6</w:t>
            </w:r>
          </w:p>
        </w:tc>
        <w:tc>
          <w:tcPr>
            <w:tcW w:w="700" w:type="dxa"/>
          </w:tcPr>
          <w:p w14:paraId="4CC948EA" w14:textId="77777777" w:rsidR="00615172" w:rsidRDefault="00615172" w:rsidP="00615172">
            <w:r w:rsidRPr="00A00CA1">
              <w:t>14</w:t>
            </w:r>
          </w:p>
          <w:p w14:paraId="37B35E9D" w14:textId="3FAB068C" w:rsidR="004B3094" w:rsidRPr="00A00CA1" w:rsidRDefault="004B3094" w:rsidP="00615172">
            <w:r w:rsidRPr="004B3094">
              <w:t>±</w:t>
            </w:r>
            <w:r>
              <w:t xml:space="preserve"> 1,4</w:t>
            </w:r>
          </w:p>
        </w:tc>
      </w:tr>
      <w:tr w:rsidR="00615172" w:rsidRPr="00A00CA1" w14:paraId="7F47FDA0" w14:textId="77777777" w:rsidTr="00BF6D12">
        <w:trPr>
          <w:trHeight w:val="808"/>
        </w:trPr>
        <w:tc>
          <w:tcPr>
            <w:tcW w:w="1092" w:type="dxa"/>
          </w:tcPr>
          <w:p w14:paraId="23A7E765" w14:textId="4AFE4B22" w:rsidR="00615172" w:rsidRPr="00A00CA1" w:rsidRDefault="00615172" w:rsidP="00615172">
            <w:r w:rsidRPr="00A00CA1">
              <w:t>iPhone 15 Pro</w:t>
            </w:r>
          </w:p>
        </w:tc>
        <w:tc>
          <w:tcPr>
            <w:tcW w:w="700" w:type="dxa"/>
          </w:tcPr>
          <w:p w14:paraId="03254369" w14:textId="77777777" w:rsidR="00615172" w:rsidRDefault="00615172" w:rsidP="00615172">
            <w:r w:rsidRPr="00A00CA1">
              <w:t>46</w:t>
            </w:r>
          </w:p>
          <w:p w14:paraId="7B64CA61" w14:textId="3D162E4E" w:rsidR="00FE55AD" w:rsidRPr="00A00CA1" w:rsidRDefault="00FE55AD" w:rsidP="00615172">
            <w:r w:rsidRPr="00FE55AD">
              <w:t>±</w:t>
            </w:r>
            <w:r>
              <w:t xml:space="preserve"> 2,3</w:t>
            </w:r>
          </w:p>
        </w:tc>
        <w:tc>
          <w:tcPr>
            <w:tcW w:w="700" w:type="dxa"/>
          </w:tcPr>
          <w:p w14:paraId="62FE1C37" w14:textId="77777777" w:rsidR="00615172" w:rsidRDefault="00615172" w:rsidP="00615172">
            <w:r w:rsidRPr="00A00CA1">
              <w:t>45</w:t>
            </w:r>
          </w:p>
          <w:p w14:paraId="64B4F062" w14:textId="0A597B49" w:rsidR="00097A34" w:rsidRPr="00A00CA1" w:rsidRDefault="00097A34" w:rsidP="00615172">
            <w:r w:rsidRPr="00097A34">
              <w:t>±</w:t>
            </w:r>
            <w:r>
              <w:t xml:space="preserve"> 2,2</w:t>
            </w:r>
          </w:p>
        </w:tc>
        <w:tc>
          <w:tcPr>
            <w:tcW w:w="700" w:type="dxa"/>
          </w:tcPr>
          <w:p w14:paraId="5A96D683" w14:textId="77777777" w:rsidR="00615172" w:rsidRDefault="00615172" w:rsidP="00615172">
            <w:r w:rsidRPr="00A00CA1">
              <w:t>31</w:t>
            </w:r>
          </w:p>
          <w:p w14:paraId="0C76D744" w14:textId="572DC2F3" w:rsidR="00DF622C" w:rsidRPr="00A00CA1" w:rsidRDefault="00DF622C" w:rsidP="00615172">
            <w:r w:rsidRPr="00DF622C">
              <w:t>±</w:t>
            </w:r>
            <w:r>
              <w:t xml:space="preserve"> 1,6</w:t>
            </w:r>
          </w:p>
        </w:tc>
        <w:tc>
          <w:tcPr>
            <w:tcW w:w="700" w:type="dxa"/>
          </w:tcPr>
          <w:p w14:paraId="78E8A5CE" w14:textId="77777777" w:rsidR="00615172" w:rsidRDefault="00615172" w:rsidP="00615172">
            <w:r w:rsidRPr="00A00CA1">
              <w:t>13</w:t>
            </w:r>
          </w:p>
          <w:p w14:paraId="462D0240" w14:textId="021EB951" w:rsidR="00BE2BB6" w:rsidRPr="00A00CA1" w:rsidRDefault="00BE2BB6" w:rsidP="00615172">
            <w:r w:rsidRPr="00BE2BB6">
              <w:t>±</w:t>
            </w:r>
            <w:r>
              <w:t xml:space="preserve"> 1,3</w:t>
            </w:r>
          </w:p>
        </w:tc>
        <w:tc>
          <w:tcPr>
            <w:tcW w:w="700" w:type="dxa"/>
          </w:tcPr>
          <w:p w14:paraId="4873ECB3" w14:textId="77777777" w:rsidR="00615172" w:rsidRDefault="00615172" w:rsidP="00615172">
            <w:r w:rsidRPr="00A00CA1">
              <w:t>9</w:t>
            </w:r>
          </w:p>
          <w:p w14:paraId="47BC3415" w14:textId="146D7B0E" w:rsidR="00A2601C" w:rsidRPr="00A00CA1" w:rsidRDefault="00A2601C" w:rsidP="00615172">
            <w:r w:rsidRPr="00A2601C">
              <w:t>±</w:t>
            </w:r>
            <w:r>
              <w:t xml:space="preserve"> 0,9</w:t>
            </w:r>
          </w:p>
        </w:tc>
        <w:tc>
          <w:tcPr>
            <w:tcW w:w="700" w:type="dxa"/>
          </w:tcPr>
          <w:p w14:paraId="628FA1A5" w14:textId="77777777" w:rsidR="00615172" w:rsidRDefault="00615172" w:rsidP="00615172">
            <w:r w:rsidRPr="00A00CA1">
              <w:t>10</w:t>
            </w:r>
          </w:p>
          <w:p w14:paraId="1A26D383" w14:textId="51806FB1" w:rsidR="00A2601C" w:rsidRPr="00A00CA1" w:rsidRDefault="00A2601C" w:rsidP="00615172">
            <w:r w:rsidRPr="00A2601C">
              <w:t>±</w:t>
            </w:r>
            <w:r>
              <w:t xml:space="preserve"> 1,0</w:t>
            </w:r>
          </w:p>
        </w:tc>
        <w:tc>
          <w:tcPr>
            <w:tcW w:w="700" w:type="dxa"/>
          </w:tcPr>
          <w:p w14:paraId="3081B240" w14:textId="77777777" w:rsidR="00615172" w:rsidRDefault="00615172" w:rsidP="00615172">
            <w:r w:rsidRPr="00A00CA1">
              <w:t>2</w:t>
            </w:r>
          </w:p>
          <w:p w14:paraId="5E8CFFCF" w14:textId="583AE711" w:rsidR="00DC4EBD" w:rsidRPr="00A00CA1" w:rsidRDefault="00DC4EBD" w:rsidP="00615172">
            <w:r w:rsidRPr="00DC4EBD">
              <w:t>±</w:t>
            </w:r>
            <w:r>
              <w:t xml:space="preserve"> 0,3</w:t>
            </w:r>
          </w:p>
        </w:tc>
        <w:tc>
          <w:tcPr>
            <w:tcW w:w="700" w:type="dxa"/>
          </w:tcPr>
          <w:p w14:paraId="35DA4CCD" w14:textId="77777777" w:rsidR="00615172" w:rsidRDefault="00615172" w:rsidP="00615172">
            <w:r w:rsidRPr="00A00CA1">
              <w:t>29</w:t>
            </w:r>
          </w:p>
          <w:p w14:paraId="623EA361" w14:textId="5139EDC2" w:rsidR="00DC4EBD" w:rsidRPr="00A00CA1" w:rsidRDefault="00DC4EBD" w:rsidP="00615172">
            <w:r w:rsidRPr="00DC4EBD">
              <w:t>±</w:t>
            </w:r>
            <w:r>
              <w:t xml:space="preserve"> 2,3</w:t>
            </w:r>
          </w:p>
        </w:tc>
        <w:tc>
          <w:tcPr>
            <w:tcW w:w="700" w:type="dxa"/>
          </w:tcPr>
          <w:p w14:paraId="3705DCCD" w14:textId="77777777" w:rsidR="00615172" w:rsidRDefault="00615172" w:rsidP="00615172">
            <w:r w:rsidRPr="00A00CA1">
              <w:t>21</w:t>
            </w:r>
          </w:p>
          <w:p w14:paraId="180EB1C2" w14:textId="778F8904" w:rsidR="00DC4EBD" w:rsidRPr="00A00CA1" w:rsidRDefault="00DC4EBD" w:rsidP="00615172">
            <w:r w:rsidRPr="00DC4EBD">
              <w:t>±</w:t>
            </w:r>
            <w:r>
              <w:t xml:space="preserve"> 1,7</w:t>
            </w:r>
          </w:p>
        </w:tc>
        <w:tc>
          <w:tcPr>
            <w:tcW w:w="700" w:type="dxa"/>
          </w:tcPr>
          <w:p w14:paraId="1DE173AE" w14:textId="77777777" w:rsidR="00615172" w:rsidRDefault="00615172" w:rsidP="00615172">
            <w:r w:rsidRPr="00A00CA1">
              <w:t>18</w:t>
            </w:r>
          </w:p>
          <w:p w14:paraId="06C61A13" w14:textId="0904670C" w:rsidR="007169D2" w:rsidRPr="00A00CA1" w:rsidRDefault="007169D2" w:rsidP="00615172">
            <w:r w:rsidRPr="007169D2">
              <w:t>±</w:t>
            </w:r>
            <w:r>
              <w:t xml:space="preserve"> 1,4</w:t>
            </w:r>
          </w:p>
        </w:tc>
        <w:tc>
          <w:tcPr>
            <w:tcW w:w="700" w:type="dxa"/>
          </w:tcPr>
          <w:p w14:paraId="7DB2B71A" w14:textId="77777777" w:rsidR="00615172" w:rsidRDefault="00615172" w:rsidP="00615172">
            <w:r w:rsidRPr="00A00CA1">
              <w:t>17</w:t>
            </w:r>
          </w:p>
          <w:p w14:paraId="78E30006" w14:textId="4B8568B8" w:rsidR="00484761" w:rsidRPr="00A00CA1" w:rsidRDefault="00484761" w:rsidP="00615172">
            <w:r w:rsidRPr="00484761">
              <w:t>±</w:t>
            </w:r>
            <w:r>
              <w:t xml:space="preserve"> 1,4</w:t>
            </w:r>
          </w:p>
        </w:tc>
        <w:tc>
          <w:tcPr>
            <w:tcW w:w="700" w:type="dxa"/>
          </w:tcPr>
          <w:p w14:paraId="35C4E887" w14:textId="77777777" w:rsidR="00615172" w:rsidRDefault="00615172" w:rsidP="00615172">
            <w:r w:rsidRPr="00A00CA1">
              <w:t>12</w:t>
            </w:r>
          </w:p>
          <w:p w14:paraId="3784DE11" w14:textId="42C7FD06" w:rsidR="004B3094" w:rsidRPr="00A00CA1" w:rsidRDefault="004B3094" w:rsidP="00615172">
            <w:r w:rsidRPr="004B3094">
              <w:t>±</w:t>
            </w:r>
            <w:r>
              <w:t xml:space="preserve"> 1,2</w:t>
            </w:r>
          </w:p>
        </w:tc>
      </w:tr>
      <w:tr w:rsidR="00615172" w:rsidRPr="00A00CA1" w14:paraId="11696371" w14:textId="77777777" w:rsidTr="00BF6D12">
        <w:trPr>
          <w:trHeight w:val="808"/>
        </w:trPr>
        <w:tc>
          <w:tcPr>
            <w:tcW w:w="1092" w:type="dxa"/>
          </w:tcPr>
          <w:p w14:paraId="53150067" w14:textId="2DFD21A1" w:rsidR="00615172" w:rsidRPr="00A00CA1" w:rsidRDefault="00DD2F06" w:rsidP="00615172">
            <w:r w:rsidRPr="00A00CA1">
              <w:t>iPhone 15</w:t>
            </w:r>
          </w:p>
        </w:tc>
        <w:tc>
          <w:tcPr>
            <w:tcW w:w="700" w:type="dxa"/>
          </w:tcPr>
          <w:p w14:paraId="3F109913" w14:textId="77777777" w:rsidR="00615172" w:rsidRDefault="00DD2F06" w:rsidP="00615172">
            <w:r w:rsidRPr="00A00CA1">
              <w:t>27</w:t>
            </w:r>
          </w:p>
          <w:p w14:paraId="67BD56BE" w14:textId="299C7D91" w:rsidR="00FE55AD" w:rsidRPr="00A00CA1" w:rsidRDefault="00FE55AD" w:rsidP="00615172">
            <w:r w:rsidRPr="00FE55AD">
              <w:t>±</w:t>
            </w:r>
            <w:r>
              <w:t xml:space="preserve"> 2,2</w:t>
            </w:r>
          </w:p>
        </w:tc>
        <w:tc>
          <w:tcPr>
            <w:tcW w:w="700" w:type="dxa"/>
          </w:tcPr>
          <w:p w14:paraId="680389B7" w14:textId="77777777" w:rsidR="00615172" w:rsidRDefault="00DD2F06" w:rsidP="00615172">
            <w:r w:rsidRPr="00A00CA1">
              <w:t>22</w:t>
            </w:r>
          </w:p>
          <w:p w14:paraId="65B5A35E" w14:textId="17378212" w:rsidR="00097A34" w:rsidRPr="00A00CA1" w:rsidRDefault="00097A34" w:rsidP="00615172">
            <w:r w:rsidRPr="00097A34">
              <w:t>±</w:t>
            </w:r>
            <w:r>
              <w:t xml:space="preserve"> 1,8</w:t>
            </w:r>
          </w:p>
        </w:tc>
        <w:tc>
          <w:tcPr>
            <w:tcW w:w="700" w:type="dxa"/>
          </w:tcPr>
          <w:p w14:paraId="44F4398B" w14:textId="77777777" w:rsidR="00615172" w:rsidRDefault="00DD2F06" w:rsidP="00615172">
            <w:r w:rsidRPr="00A00CA1">
              <w:t>13</w:t>
            </w:r>
          </w:p>
          <w:p w14:paraId="04494004" w14:textId="20617B57" w:rsidR="00DF622C" w:rsidRPr="00A00CA1" w:rsidRDefault="00DF622C" w:rsidP="00615172">
            <w:r w:rsidRPr="00DF622C">
              <w:t>±</w:t>
            </w:r>
            <w:r>
              <w:t xml:space="preserve"> 1,3</w:t>
            </w:r>
          </w:p>
        </w:tc>
        <w:tc>
          <w:tcPr>
            <w:tcW w:w="700" w:type="dxa"/>
          </w:tcPr>
          <w:p w14:paraId="01AABA3C" w14:textId="77777777" w:rsidR="00615172" w:rsidRDefault="00DD2F06" w:rsidP="00615172">
            <w:r w:rsidRPr="00A00CA1">
              <w:t>8</w:t>
            </w:r>
          </w:p>
          <w:p w14:paraId="09299E64" w14:textId="34DB9AB3" w:rsidR="00BE2BB6" w:rsidRPr="00A00CA1" w:rsidRDefault="00BE2BB6" w:rsidP="00615172">
            <w:r w:rsidRPr="00BE2BB6">
              <w:t>±</w:t>
            </w:r>
            <w:r>
              <w:t xml:space="preserve"> 0,8</w:t>
            </w:r>
          </w:p>
        </w:tc>
        <w:tc>
          <w:tcPr>
            <w:tcW w:w="700" w:type="dxa"/>
          </w:tcPr>
          <w:p w14:paraId="4688FE39" w14:textId="77777777" w:rsidR="00615172" w:rsidRDefault="00DD2F06" w:rsidP="00615172">
            <w:r w:rsidRPr="00A00CA1">
              <w:t>5</w:t>
            </w:r>
          </w:p>
          <w:p w14:paraId="1CAE1A01" w14:textId="7B8983D9" w:rsidR="00A2601C" w:rsidRPr="00A00CA1" w:rsidRDefault="00A2601C" w:rsidP="00615172">
            <w:r w:rsidRPr="00A2601C">
              <w:t>±</w:t>
            </w:r>
            <w:r>
              <w:t xml:space="preserve"> 0,8</w:t>
            </w:r>
          </w:p>
        </w:tc>
        <w:tc>
          <w:tcPr>
            <w:tcW w:w="700" w:type="dxa"/>
          </w:tcPr>
          <w:p w14:paraId="73A923E2" w14:textId="77777777" w:rsidR="00615172" w:rsidRDefault="00DD2F06" w:rsidP="00615172">
            <w:r w:rsidRPr="00A00CA1">
              <w:t>3</w:t>
            </w:r>
          </w:p>
          <w:p w14:paraId="5E284A44" w14:textId="24A34A2A" w:rsidR="00A2601C" w:rsidRPr="00A00CA1" w:rsidRDefault="00A2601C" w:rsidP="00615172">
            <w:r w:rsidRPr="00A2601C">
              <w:t>±</w:t>
            </w:r>
            <w:r>
              <w:t xml:space="preserve"> 0,4</w:t>
            </w:r>
          </w:p>
        </w:tc>
        <w:tc>
          <w:tcPr>
            <w:tcW w:w="700" w:type="dxa"/>
          </w:tcPr>
          <w:p w14:paraId="561506CB" w14:textId="77777777" w:rsidR="00615172" w:rsidRDefault="00DD2F06" w:rsidP="00615172">
            <w:r w:rsidRPr="00A00CA1">
              <w:t>1</w:t>
            </w:r>
          </w:p>
          <w:p w14:paraId="4AB5EB7E" w14:textId="3A08C4FE" w:rsidR="00DC4EBD" w:rsidRPr="00A00CA1" w:rsidRDefault="00DC4EBD" w:rsidP="00615172">
            <w:r w:rsidRPr="00DC4EBD">
              <w:t>±</w:t>
            </w:r>
            <w:r>
              <w:t xml:space="preserve"> 0,2</w:t>
            </w:r>
          </w:p>
        </w:tc>
        <w:tc>
          <w:tcPr>
            <w:tcW w:w="700" w:type="dxa"/>
          </w:tcPr>
          <w:p w14:paraId="107F1E36" w14:textId="77777777" w:rsidR="00615172" w:rsidRDefault="00DD2F06" w:rsidP="00615172">
            <w:r w:rsidRPr="00A00CA1">
              <w:t>19</w:t>
            </w:r>
          </w:p>
          <w:p w14:paraId="401823FB" w14:textId="6F0F4CC4" w:rsidR="00DC4EBD" w:rsidRPr="00A00CA1" w:rsidRDefault="00DC4EBD" w:rsidP="00615172">
            <w:r w:rsidRPr="00DC4EBD">
              <w:t>±</w:t>
            </w:r>
            <w:r>
              <w:t xml:space="preserve"> 1,5</w:t>
            </w:r>
          </w:p>
        </w:tc>
        <w:tc>
          <w:tcPr>
            <w:tcW w:w="700" w:type="dxa"/>
          </w:tcPr>
          <w:p w14:paraId="032B3EC7" w14:textId="77777777" w:rsidR="00615172" w:rsidRDefault="00DD2F06" w:rsidP="00615172">
            <w:r w:rsidRPr="00A00CA1">
              <w:t>14</w:t>
            </w:r>
          </w:p>
          <w:p w14:paraId="79291A8A" w14:textId="5F4578BD" w:rsidR="00DC4EBD" w:rsidRPr="00A00CA1" w:rsidRDefault="00DC4EBD" w:rsidP="00615172">
            <w:r w:rsidRPr="00DC4EBD">
              <w:t>±</w:t>
            </w:r>
            <w:r>
              <w:t xml:space="preserve"> 1,4</w:t>
            </w:r>
          </w:p>
        </w:tc>
        <w:tc>
          <w:tcPr>
            <w:tcW w:w="700" w:type="dxa"/>
          </w:tcPr>
          <w:p w14:paraId="42E7CFA2" w14:textId="77777777" w:rsidR="00615172" w:rsidRDefault="00DD2F06" w:rsidP="00615172">
            <w:r w:rsidRPr="00A00CA1">
              <w:t>6</w:t>
            </w:r>
          </w:p>
          <w:p w14:paraId="38EC0F7A" w14:textId="52E88601" w:rsidR="007169D2" w:rsidRPr="00A00CA1" w:rsidRDefault="007169D2" w:rsidP="00615172">
            <w:r w:rsidRPr="007169D2">
              <w:t>±</w:t>
            </w:r>
            <w:r>
              <w:t xml:space="preserve"> 0,9</w:t>
            </w:r>
          </w:p>
        </w:tc>
        <w:tc>
          <w:tcPr>
            <w:tcW w:w="700" w:type="dxa"/>
          </w:tcPr>
          <w:p w14:paraId="59A1780A" w14:textId="77777777" w:rsidR="00615172" w:rsidRDefault="00DD2F06" w:rsidP="00615172">
            <w:r w:rsidRPr="00A00CA1">
              <w:t>4</w:t>
            </w:r>
          </w:p>
          <w:p w14:paraId="531A9229" w14:textId="1F57BA0C" w:rsidR="00484761" w:rsidRPr="00A00CA1" w:rsidRDefault="00484761" w:rsidP="00615172">
            <w:r w:rsidRPr="00484761">
              <w:t>±</w:t>
            </w:r>
            <w:r>
              <w:t xml:space="preserve"> 0,6</w:t>
            </w:r>
          </w:p>
        </w:tc>
        <w:tc>
          <w:tcPr>
            <w:tcW w:w="700" w:type="dxa"/>
          </w:tcPr>
          <w:p w14:paraId="50F09B46" w14:textId="77777777" w:rsidR="00615172" w:rsidRDefault="00DD2F06" w:rsidP="00615172">
            <w:r w:rsidRPr="00A00CA1">
              <w:t>4</w:t>
            </w:r>
          </w:p>
          <w:p w14:paraId="3D661CBD" w14:textId="50C489E8" w:rsidR="004B3094" w:rsidRPr="00A00CA1" w:rsidRDefault="004B3094" w:rsidP="00615172">
            <w:r w:rsidRPr="004B3094">
              <w:t>±</w:t>
            </w:r>
            <w:r>
              <w:t xml:space="preserve"> 0,6</w:t>
            </w:r>
          </w:p>
        </w:tc>
      </w:tr>
      <w:tr w:rsidR="003967F3" w:rsidRPr="00A00CA1" w14:paraId="5769D407" w14:textId="77777777" w:rsidTr="00BF6D12">
        <w:trPr>
          <w:trHeight w:val="808"/>
        </w:trPr>
        <w:tc>
          <w:tcPr>
            <w:tcW w:w="1092" w:type="dxa"/>
          </w:tcPr>
          <w:p w14:paraId="7B85AAC0" w14:textId="44D90774" w:rsidR="003967F3" w:rsidRPr="00A00CA1" w:rsidRDefault="003967F3" w:rsidP="00615172">
            <w:r>
              <w:t>iPhone 13 Pro</w:t>
            </w:r>
          </w:p>
        </w:tc>
        <w:tc>
          <w:tcPr>
            <w:tcW w:w="700" w:type="dxa"/>
          </w:tcPr>
          <w:p w14:paraId="45D8B2F2" w14:textId="77777777" w:rsidR="003967F3" w:rsidRDefault="003967F3" w:rsidP="00615172">
            <w:r>
              <w:t>37</w:t>
            </w:r>
          </w:p>
          <w:p w14:paraId="51F47A64" w14:textId="37B98A0A" w:rsidR="002A2851" w:rsidRPr="00A00CA1" w:rsidRDefault="002A2851" w:rsidP="00615172">
            <w:r w:rsidRPr="00FE55AD">
              <w:t>±</w:t>
            </w:r>
            <w:r>
              <w:t xml:space="preserve"> 1,9</w:t>
            </w:r>
          </w:p>
        </w:tc>
        <w:tc>
          <w:tcPr>
            <w:tcW w:w="700" w:type="dxa"/>
          </w:tcPr>
          <w:p w14:paraId="41516BAF" w14:textId="77777777" w:rsidR="003967F3" w:rsidRDefault="003967F3" w:rsidP="00615172">
            <w:r>
              <w:t>31</w:t>
            </w:r>
          </w:p>
          <w:p w14:paraId="2B0824DF" w14:textId="3BEA1A96" w:rsidR="002A2851" w:rsidRPr="00A00CA1" w:rsidRDefault="002A2851" w:rsidP="00615172">
            <w:r w:rsidRPr="00FE55AD">
              <w:t>±</w:t>
            </w:r>
            <w:r>
              <w:t xml:space="preserve"> 1,6</w:t>
            </w:r>
          </w:p>
        </w:tc>
        <w:tc>
          <w:tcPr>
            <w:tcW w:w="700" w:type="dxa"/>
          </w:tcPr>
          <w:p w14:paraId="78AA1C1A" w14:textId="77777777" w:rsidR="003967F3" w:rsidRDefault="003967F3" w:rsidP="00615172">
            <w:r>
              <w:t>22</w:t>
            </w:r>
          </w:p>
          <w:p w14:paraId="727B50FB" w14:textId="0559C6F9" w:rsidR="002A2851" w:rsidRPr="00A00CA1" w:rsidRDefault="002A2851" w:rsidP="00615172">
            <w:r w:rsidRPr="00FE55AD">
              <w:t>±</w:t>
            </w:r>
            <w:r>
              <w:t xml:space="preserve"> 1,8</w:t>
            </w:r>
          </w:p>
        </w:tc>
        <w:tc>
          <w:tcPr>
            <w:tcW w:w="700" w:type="dxa"/>
          </w:tcPr>
          <w:p w14:paraId="1E4CE5EE" w14:textId="77777777" w:rsidR="003967F3" w:rsidRDefault="003967F3" w:rsidP="00615172">
            <w:r>
              <w:t>11</w:t>
            </w:r>
          </w:p>
          <w:p w14:paraId="7FDEA271" w14:textId="047EA128" w:rsidR="002A2851" w:rsidRPr="00A00CA1" w:rsidRDefault="002A2851" w:rsidP="00615172">
            <w:r w:rsidRPr="00FE55AD">
              <w:t>±</w:t>
            </w:r>
            <w:r>
              <w:t xml:space="preserve"> 1,1</w:t>
            </w:r>
          </w:p>
        </w:tc>
        <w:tc>
          <w:tcPr>
            <w:tcW w:w="700" w:type="dxa"/>
          </w:tcPr>
          <w:p w14:paraId="597EFD8E" w14:textId="77777777" w:rsidR="003967F3" w:rsidRDefault="003967F3" w:rsidP="00615172">
            <w:r>
              <w:t>7</w:t>
            </w:r>
          </w:p>
          <w:p w14:paraId="1B0AD399" w14:textId="30757F85" w:rsidR="002A2851" w:rsidRPr="00A00CA1" w:rsidRDefault="002A2851" w:rsidP="00615172">
            <w:r w:rsidRPr="00FE55AD">
              <w:t>±</w:t>
            </w:r>
            <w:r>
              <w:t xml:space="preserve"> 0,8</w:t>
            </w:r>
          </w:p>
        </w:tc>
        <w:tc>
          <w:tcPr>
            <w:tcW w:w="700" w:type="dxa"/>
          </w:tcPr>
          <w:p w14:paraId="5D846829" w14:textId="77777777" w:rsidR="003967F3" w:rsidRDefault="003967F3" w:rsidP="00615172">
            <w:r>
              <w:t>7</w:t>
            </w:r>
          </w:p>
          <w:p w14:paraId="09644284" w14:textId="0E325A38" w:rsidR="002A2851" w:rsidRPr="00A00CA1" w:rsidRDefault="002A2851" w:rsidP="00615172">
            <w:r w:rsidRPr="00FE55AD">
              <w:t>±</w:t>
            </w:r>
            <w:r>
              <w:t xml:space="preserve"> 0,8</w:t>
            </w:r>
          </w:p>
        </w:tc>
        <w:tc>
          <w:tcPr>
            <w:tcW w:w="700" w:type="dxa"/>
          </w:tcPr>
          <w:p w14:paraId="57C5F3FD" w14:textId="77777777" w:rsidR="003967F3" w:rsidRDefault="003967F3" w:rsidP="00615172">
            <w:r>
              <w:t>1</w:t>
            </w:r>
          </w:p>
          <w:p w14:paraId="665882B0" w14:textId="0A34C1BA" w:rsidR="00886828" w:rsidRPr="00A00CA1" w:rsidRDefault="00886828" w:rsidP="00615172">
            <w:r w:rsidRPr="00FE55AD">
              <w:t>±</w:t>
            </w:r>
            <w:r>
              <w:t xml:space="preserve"> 0,2</w:t>
            </w:r>
          </w:p>
        </w:tc>
        <w:tc>
          <w:tcPr>
            <w:tcW w:w="700" w:type="dxa"/>
          </w:tcPr>
          <w:p w14:paraId="75B714CF" w14:textId="77777777" w:rsidR="003967F3" w:rsidRDefault="003967F3" w:rsidP="00615172">
            <w:r>
              <w:t>25</w:t>
            </w:r>
          </w:p>
          <w:p w14:paraId="6C9A97BD" w14:textId="0330DE03" w:rsidR="00886828" w:rsidRPr="00A00CA1" w:rsidRDefault="00886828" w:rsidP="00615172">
            <w:r w:rsidRPr="00FE55AD">
              <w:t>±</w:t>
            </w:r>
            <w:r>
              <w:t xml:space="preserve"> 2,0</w:t>
            </w:r>
          </w:p>
        </w:tc>
        <w:tc>
          <w:tcPr>
            <w:tcW w:w="700" w:type="dxa"/>
          </w:tcPr>
          <w:p w14:paraId="1C63EABD" w14:textId="77777777" w:rsidR="003967F3" w:rsidRDefault="003967F3" w:rsidP="00615172">
            <w:r>
              <w:t>18</w:t>
            </w:r>
          </w:p>
          <w:p w14:paraId="01BC2CE4" w14:textId="6F9CD56E" w:rsidR="00886828" w:rsidRPr="00A00CA1" w:rsidRDefault="00886828" w:rsidP="00615172">
            <w:r w:rsidRPr="00FE55AD">
              <w:t>±</w:t>
            </w:r>
            <w:r>
              <w:t xml:space="preserve"> 1,4</w:t>
            </w:r>
          </w:p>
        </w:tc>
        <w:tc>
          <w:tcPr>
            <w:tcW w:w="700" w:type="dxa"/>
          </w:tcPr>
          <w:p w14:paraId="2B088C6B" w14:textId="77777777" w:rsidR="003967F3" w:rsidRDefault="003967F3" w:rsidP="00615172">
            <w:r>
              <w:t>6</w:t>
            </w:r>
          </w:p>
          <w:p w14:paraId="2B12EACA" w14:textId="0861273A" w:rsidR="00886828" w:rsidRPr="00A00CA1" w:rsidRDefault="00886828" w:rsidP="00615172">
            <w:r w:rsidRPr="00FE55AD">
              <w:t>±</w:t>
            </w:r>
            <w:r>
              <w:t xml:space="preserve"> 0,9</w:t>
            </w:r>
          </w:p>
        </w:tc>
        <w:tc>
          <w:tcPr>
            <w:tcW w:w="700" w:type="dxa"/>
          </w:tcPr>
          <w:p w14:paraId="08BD1DE9" w14:textId="77777777" w:rsidR="003967F3" w:rsidRDefault="003967F3" w:rsidP="00615172">
            <w:r>
              <w:t>5</w:t>
            </w:r>
          </w:p>
          <w:p w14:paraId="0FC61790" w14:textId="1D48C3FF" w:rsidR="00886828" w:rsidRPr="00A00CA1" w:rsidRDefault="00886828" w:rsidP="00615172">
            <w:r w:rsidRPr="00FE55AD">
              <w:t>±</w:t>
            </w:r>
            <w:r>
              <w:t xml:space="preserve"> 0,8</w:t>
            </w:r>
          </w:p>
        </w:tc>
        <w:tc>
          <w:tcPr>
            <w:tcW w:w="700" w:type="dxa"/>
          </w:tcPr>
          <w:p w14:paraId="428BD75B" w14:textId="77777777" w:rsidR="003967F3" w:rsidRDefault="003967F3" w:rsidP="00615172">
            <w:r>
              <w:t>4</w:t>
            </w:r>
          </w:p>
          <w:p w14:paraId="3D82A111" w14:textId="4E8A8C09" w:rsidR="00886828" w:rsidRPr="00A00CA1" w:rsidRDefault="00886828" w:rsidP="00615172">
            <w:r w:rsidRPr="00FE55AD">
              <w:t>±</w:t>
            </w:r>
            <w:r>
              <w:t xml:space="preserve"> 0,6</w:t>
            </w:r>
          </w:p>
        </w:tc>
      </w:tr>
      <w:tr w:rsidR="001C0553" w:rsidRPr="00A00CA1" w14:paraId="18F46C22" w14:textId="77777777" w:rsidTr="00BF6D12">
        <w:trPr>
          <w:trHeight w:val="808"/>
        </w:trPr>
        <w:tc>
          <w:tcPr>
            <w:tcW w:w="1092" w:type="dxa"/>
          </w:tcPr>
          <w:p w14:paraId="7613C950" w14:textId="1B915B88" w:rsidR="001C0553" w:rsidRDefault="001C0553" w:rsidP="00615172">
            <w:r>
              <w:t>Samsung Galaxy S23</w:t>
            </w:r>
          </w:p>
        </w:tc>
        <w:tc>
          <w:tcPr>
            <w:tcW w:w="700" w:type="dxa"/>
          </w:tcPr>
          <w:p w14:paraId="0A4E9992" w14:textId="77777777" w:rsidR="001C0553" w:rsidRDefault="001C0553" w:rsidP="00615172">
            <w:r>
              <w:t>26</w:t>
            </w:r>
          </w:p>
          <w:p w14:paraId="701EF0F4" w14:textId="2F889DDD" w:rsidR="002A2851" w:rsidRDefault="002A2851" w:rsidP="00615172">
            <w:r w:rsidRPr="00FE55AD">
              <w:t>±</w:t>
            </w:r>
            <w:r>
              <w:t xml:space="preserve"> 1,8</w:t>
            </w:r>
          </w:p>
        </w:tc>
        <w:tc>
          <w:tcPr>
            <w:tcW w:w="700" w:type="dxa"/>
          </w:tcPr>
          <w:p w14:paraId="1D9607C0" w14:textId="77777777" w:rsidR="001C0553" w:rsidRDefault="001C0553" w:rsidP="00615172">
            <w:r>
              <w:t>21</w:t>
            </w:r>
          </w:p>
          <w:p w14:paraId="6E0EBA3F" w14:textId="2109F57B" w:rsidR="002A2851" w:rsidRDefault="002A2851" w:rsidP="00615172">
            <w:r w:rsidRPr="00FE55AD">
              <w:t>±</w:t>
            </w:r>
            <w:r>
              <w:t xml:space="preserve"> 1,7</w:t>
            </w:r>
          </w:p>
        </w:tc>
        <w:tc>
          <w:tcPr>
            <w:tcW w:w="700" w:type="dxa"/>
          </w:tcPr>
          <w:p w14:paraId="2CA49099" w14:textId="77777777" w:rsidR="001C0553" w:rsidRDefault="001C0553" w:rsidP="00615172">
            <w:r>
              <w:t>13</w:t>
            </w:r>
          </w:p>
          <w:p w14:paraId="460BFB99" w14:textId="257143BC" w:rsidR="002A2851" w:rsidRDefault="002A2851" w:rsidP="00615172">
            <w:r w:rsidRPr="00FE55AD">
              <w:t>±</w:t>
            </w:r>
            <w:r>
              <w:t xml:space="preserve"> 1,3</w:t>
            </w:r>
          </w:p>
        </w:tc>
        <w:tc>
          <w:tcPr>
            <w:tcW w:w="700" w:type="dxa"/>
          </w:tcPr>
          <w:p w14:paraId="1BA13E3C" w14:textId="77777777" w:rsidR="001C0553" w:rsidRDefault="001C0553" w:rsidP="00615172">
            <w:r>
              <w:t>13</w:t>
            </w:r>
          </w:p>
          <w:p w14:paraId="54BFE809" w14:textId="77456178" w:rsidR="002A2851" w:rsidRDefault="002A2851" w:rsidP="00615172">
            <w:r w:rsidRPr="00FE55AD">
              <w:t>±</w:t>
            </w:r>
            <w:r>
              <w:t xml:space="preserve"> 1,3</w:t>
            </w:r>
          </w:p>
        </w:tc>
        <w:tc>
          <w:tcPr>
            <w:tcW w:w="700" w:type="dxa"/>
          </w:tcPr>
          <w:p w14:paraId="4AAB0888" w14:textId="77777777" w:rsidR="001C0553" w:rsidRDefault="001C0553" w:rsidP="00615172">
            <w:r>
              <w:t>7</w:t>
            </w:r>
          </w:p>
          <w:p w14:paraId="613577BC" w14:textId="27365EF1" w:rsidR="002A2851" w:rsidRDefault="002A2851" w:rsidP="00615172">
            <w:r w:rsidRPr="00FE55AD">
              <w:t>±</w:t>
            </w:r>
            <w:r>
              <w:t xml:space="preserve"> 0,8</w:t>
            </w:r>
          </w:p>
        </w:tc>
        <w:tc>
          <w:tcPr>
            <w:tcW w:w="700" w:type="dxa"/>
          </w:tcPr>
          <w:p w14:paraId="4E3B274B" w14:textId="77777777" w:rsidR="001C0553" w:rsidRDefault="001C0553" w:rsidP="00615172">
            <w:r>
              <w:t>8</w:t>
            </w:r>
          </w:p>
          <w:p w14:paraId="5B3F58A9" w14:textId="065DC8BA" w:rsidR="002A2851" w:rsidRDefault="002A2851" w:rsidP="00615172">
            <w:r w:rsidRPr="00FE55AD">
              <w:t>±</w:t>
            </w:r>
            <w:r>
              <w:t xml:space="preserve"> 0,8</w:t>
            </w:r>
          </w:p>
        </w:tc>
        <w:tc>
          <w:tcPr>
            <w:tcW w:w="700" w:type="dxa"/>
          </w:tcPr>
          <w:p w14:paraId="755C5AE8" w14:textId="77777777" w:rsidR="001C0553" w:rsidRDefault="001C0553" w:rsidP="00615172">
            <w:r>
              <w:t>2</w:t>
            </w:r>
          </w:p>
          <w:p w14:paraId="283944C8" w14:textId="3451D656" w:rsidR="00886828" w:rsidRDefault="00886828" w:rsidP="00615172">
            <w:r w:rsidRPr="00FE55AD">
              <w:t>±</w:t>
            </w:r>
            <w:r>
              <w:t xml:space="preserve"> 0,4</w:t>
            </w:r>
          </w:p>
        </w:tc>
        <w:tc>
          <w:tcPr>
            <w:tcW w:w="700" w:type="dxa"/>
          </w:tcPr>
          <w:p w14:paraId="6F7754A3" w14:textId="77777777" w:rsidR="001C0553" w:rsidRDefault="001C0553" w:rsidP="00615172">
            <w:r>
              <w:t>17</w:t>
            </w:r>
          </w:p>
          <w:p w14:paraId="38106A06" w14:textId="00324C2B" w:rsidR="00886828" w:rsidRDefault="00886828" w:rsidP="00615172">
            <w:r w:rsidRPr="00FE55AD">
              <w:t>±</w:t>
            </w:r>
            <w:r>
              <w:t xml:space="preserve"> 1,4</w:t>
            </w:r>
          </w:p>
        </w:tc>
        <w:tc>
          <w:tcPr>
            <w:tcW w:w="700" w:type="dxa"/>
          </w:tcPr>
          <w:p w14:paraId="43DDC79F" w14:textId="77777777" w:rsidR="001C0553" w:rsidRDefault="001C0553" w:rsidP="00615172">
            <w:r>
              <w:t>12</w:t>
            </w:r>
          </w:p>
          <w:p w14:paraId="68C038F3" w14:textId="702D5E5B" w:rsidR="00886828" w:rsidRDefault="00886828" w:rsidP="00615172">
            <w:r w:rsidRPr="00FE55AD">
              <w:t>±</w:t>
            </w:r>
            <w:r>
              <w:t xml:space="preserve"> 1,2</w:t>
            </w:r>
          </w:p>
        </w:tc>
        <w:tc>
          <w:tcPr>
            <w:tcW w:w="700" w:type="dxa"/>
          </w:tcPr>
          <w:p w14:paraId="177A3506" w14:textId="77777777" w:rsidR="001C0553" w:rsidRDefault="001C0553" w:rsidP="00615172">
            <w:r>
              <w:t>12</w:t>
            </w:r>
          </w:p>
          <w:p w14:paraId="3155BB23" w14:textId="630C5336" w:rsidR="00886828" w:rsidRDefault="00886828" w:rsidP="00615172">
            <w:r w:rsidRPr="00FE55AD">
              <w:t>±</w:t>
            </w:r>
            <w:r>
              <w:t xml:space="preserve"> 1,2</w:t>
            </w:r>
          </w:p>
        </w:tc>
        <w:tc>
          <w:tcPr>
            <w:tcW w:w="700" w:type="dxa"/>
          </w:tcPr>
          <w:p w14:paraId="5871324E" w14:textId="77777777" w:rsidR="001C0553" w:rsidRDefault="001C0553" w:rsidP="00615172">
            <w:r>
              <w:t>11</w:t>
            </w:r>
          </w:p>
          <w:p w14:paraId="40F90708" w14:textId="6B5B5166" w:rsidR="00886828" w:rsidRDefault="00886828" w:rsidP="00615172">
            <w:r w:rsidRPr="00FE55AD">
              <w:t>±</w:t>
            </w:r>
            <w:r>
              <w:t xml:space="preserve"> 1,1</w:t>
            </w:r>
          </w:p>
        </w:tc>
        <w:tc>
          <w:tcPr>
            <w:tcW w:w="700" w:type="dxa"/>
          </w:tcPr>
          <w:p w14:paraId="48F57347" w14:textId="77777777" w:rsidR="001C0553" w:rsidRDefault="001C0553" w:rsidP="00615172">
            <w:r>
              <w:t>9</w:t>
            </w:r>
          </w:p>
          <w:p w14:paraId="2C8F852A" w14:textId="23B75514" w:rsidR="00886828" w:rsidRDefault="00886828" w:rsidP="00615172">
            <w:r w:rsidRPr="00FE55AD">
              <w:t>±</w:t>
            </w:r>
            <w:r>
              <w:t xml:space="preserve"> 0,9</w:t>
            </w:r>
          </w:p>
        </w:tc>
      </w:tr>
      <w:tr w:rsidR="001C0553" w:rsidRPr="00A00CA1" w14:paraId="7F264A66" w14:textId="77777777" w:rsidTr="00BF6D12">
        <w:trPr>
          <w:trHeight w:val="808"/>
        </w:trPr>
        <w:tc>
          <w:tcPr>
            <w:tcW w:w="1092" w:type="dxa"/>
          </w:tcPr>
          <w:p w14:paraId="32FFE0EA" w14:textId="35A00BCD" w:rsidR="001C0553" w:rsidRDefault="001C0553" w:rsidP="001C0553">
            <w:r>
              <w:t>Samsung Galaxy S22+</w:t>
            </w:r>
          </w:p>
        </w:tc>
        <w:tc>
          <w:tcPr>
            <w:tcW w:w="700" w:type="dxa"/>
          </w:tcPr>
          <w:p w14:paraId="57F199C7" w14:textId="77777777" w:rsidR="001C0553" w:rsidRDefault="001C0553" w:rsidP="001C0553">
            <w:r>
              <w:t>12</w:t>
            </w:r>
          </w:p>
          <w:p w14:paraId="1D642FBA" w14:textId="6AA54D1E" w:rsidR="001C0553" w:rsidRDefault="001C0553" w:rsidP="001C0553">
            <w:r w:rsidRPr="00FE55AD">
              <w:t>±</w:t>
            </w:r>
            <w:r>
              <w:t xml:space="preserve"> 1,2</w:t>
            </w:r>
          </w:p>
        </w:tc>
        <w:tc>
          <w:tcPr>
            <w:tcW w:w="700" w:type="dxa"/>
          </w:tcPr>
          <w:p w14:paraId="628C7254" w14:textId="77777777" w:rsidR="001C0553" w:rsidRDefault="001C0553" w:rsidP="001C0553">
            <w:r>
              <w:t>10</w:t>
            </w:r>
          </w:p>
          <w:p w14:paraId="2787A752" w14:textId="410AF913" w:rsidR="001C0553" w:rsidRDefault="001C0553" w:rsidP="001C0553">
            <w:r w:rsidRPr="00097A34">
              <w:t>±</w:t>
            </w:r>
            <w:r>
              <w:t xml:space="preserve"> 1,0</w:t>
            </w:r>
          </w:p>
        </w:tc>
        <w:tc>
          <w:tcPr>
            <w:tcW w:w="700" w:type="dxa"/>
          </w:tcPr>
          <w:p w14:paraId="5D0231B5" w14:textId="77777777" w:rsidR="001C0553" w:rsidRDefault="001C0553" w:rsidP="001C0553">
            <w:r>
              <w:t>6</w:t>
            </w:r>
          </w:p>
          <w:p w14:paraId="1A2AC9D6" w14:textId="3839C47F" w:rsidR="001C0553" w:rsidRDefault="001C0553" w:rsidP="001C0553">
            <w:r w:rsidRPr="00DF622C">
              <w:t>±</w:t>
            </w:r>
            <w:r>
              <w:t xml:space="preserve"> 0,9</w:t>
            </w:r>
          </w:p>
        </w:tc>
        <w:tc>
          <w:tcPr>
            <w:tcW w:w="700" w:type="dxa"/>
          </w:tcPr>
          <w:p w14:paraId="1B340A84" w14:textId="77777777" w:rsidR="001C0553" w:rsidRDefault="001C0553" w:rsidP="001C0553">
            <w:r>
              <w:t>5</w:t>
            </w:r>
          </w:p>
          <w:p w14:paraId="768DD06F" w14:textId="36841D48" w:rsidR="001C0553" w:rsidRDefault="001C0553" w:rsidP="001C0553">
            <w:r w:rsidRPr="00BE2BB6">
              <w:t>±</w:t>
            </w:r>
            <w:r>
              <w:t xml:space="preserve"> 0,8</w:t>
            </w:r>
          </w:p>
        </w:tc>
        <w:tc>
          <w:tcPr>
            <w:tcW w:w="700" w:type="dxa"/>
          </w:tcPr>
          <w:p w14:paraId="056416E5" w14:textId="77777777" w:rsidR="001C0553" w:rsidRDefault="001C0553" w:rsidP="001C0553">
            <w:r>
              <w:t>5</w:t>
            </w:r>
          </w:p>
          <w:p w14:paraId="39822D48" w14:textId="6BCF0A75" w:rsidR="001C0553" w:rsidRDefault="001C0553" w:rsidP="001C0553">
            <w:r w:rsidRPr="00A2601C">
              <w:t>±</w:t>
            </w:r>
            <w:r>
              <w:t xml:space="preserve"> 0,8</w:t>
            </w:r>
          </w:p>
        </w:tc>
        <w:tc>
          <w:tcPr>
            <w:tcW w:w="700" w:type="dxa"/>
          </w:tcPr>
          <w:p w14:paraId="00D11E59" w14:textId="77777777" w:rsidR="001C0553" w:rsidRDefault="001C0553" w:rsidP="001C0553">
            <w:r>
              <w:t>4</w:t>
            </w:r>
          </w:p>
          <w:p w14:paraId="520FFFD7" w14:textId="7185E8E9" w:rsidR="001C0553" w:rsidRDefault="001C0553" w:rsidP="001C0553">
            <w:r w:rsidRPr="00A2601C">
              <w:t>±</w:t>
            </w:r>
            <w:r>
              <w:t xml:space="preserve"> 0,6</w:t>
            </w:r>
          </w:p>
        </w:tc>
        <w:tc>
          <w:tcPr>
            <w:tcW w:w="700" w:type="dxa"/>
          </w:tcPr>
          <w:p w14:paraId="394535C5" w14:textId="77777777" w:rsidR="001C0553" w:rsidRDefault="001C0553" w:rsidP="001C0553">
            <w:r>
              <w:t>1</w:t>
            </w:r>
          </w:p>
          <w:p w14:paraId="4AD6CF65" w14:textId="2F2CA700" w:rsidR="001C0553" w:rsidRDefault="001C0553" w:rsidP="001C0553">
            <w:r w:rsidRPr="00DC4EBD">
              <w:t>±</w:t>
            </w:r>
            <w:r>
              <w:t xml:space="preserve"> 0,2</w:t>
            </w:r>
          </w:p>
        </w:tc>
        <w:tc>
          <w:tcPr>
            <w:tcW w:w="700" w:type="dxa"/>
          </w:tcPr>
          <w:p w14:paraId="5F0F7C12" w14:textId="77777777" w:rsidR="001C0553" w:rsidRDefault="001C0553" w:rsidP="001C0553">
            <w:r>
              <w:t>11</w:t>
            </w:r>
          </w:p>
          <w:p w14:paraId="2DDF2BEF" w14:textId="7017ACE8" w:rsidR="001C0553" w:rsidRDefault="001C0553" w:rsidP="001C0553">
            <w:r w:rsidRPr="00DC4EBD">
              <w:t>±</w:t>
            </w:r>
            <w:r>
              <w:t xml:space="preserve"> 1,1</w:t>
            </w:r>
          </w:p>
        </w:tc>
        <w:tc>
          <w:tcPr>
            <w:tcW w:w="700" w:type="dxa"/>
          </w:tcPr>
          <w:p w14:paraId="57512F79" w14:textId="77777777" w:rsidR="001C0553" w:rsidRDefault="001C0553" w:rsidP="001C0553">
            <w:r>
              <w:t>9</w:t>
            </w:r>
          </w:p>
          <w:p w14:paraId="65A54C49" w14:textId="60972413" w:rsidR="001C0553" w:rsidRDefault="001C0553" w:rsidP="001C0553">
            <w:r w:rsidRPr="00DC4EBD">
              <w:t>±</w:t>
            </w:r>
            <w:r>
              <w:t xml:space="preserve"> 0,9</w:t>
            </w:r>
          </w:p>
        </w:tc>
        <w:tc>
          <w:tcPr>
            <w:tcW w:w="700" w:type="dxa"/>
          </w:tcPr>
          <w:p w14:paraId="214FD50E" w14:textId="77777777" w:rsidR="001C0553" w:rsidRDefault="001C0553" w:rsidP="001C0553">
            <w:r>
              <w:t>8</w:t>
            </w:r>
          </w:p>
          <w:p w14:paraId="116C6BE8" w14:textId="0EAD3FFF" w:rsidR="001C0553" w:rsidRDefault="001C0553" w:rsidP="001C0553">
            <w:r w:rsidRPr="007169D2">
              <w:t>±</w:t>
            </w:r>
            <w:r>
              <w:t xml:space="preserve"> 0,8</w:t>
            </w:r>
          </w:p>
        </w:tc>
        <w:tc>
          <w:tcPr>
            <w:tcW w:w="700" w:type="dxa"/>
          </w:tcPr>
          <w:p w14:paraId="277CDF2C" w14:textId="77777777" w:rsidR="001C0553" w:rsidRDefault="001C0553" w:rsidP="001C0553">
            <w:r>
              <w:t>8</w:t>
            </w:r>
          </w:p>
          <w:p w14:paraId="07745F87" w14:textId="7C8A6409" w:rsidR="001C0553" w:rsidRDefault="001C0553" w:rsidP="001C0553">
            <w:r w:rsidRPr="00484761">
              <w:t>±</w:t>
            </w:r>
            <w:r>
              <w:t xml:space="preserve"> 0,8</w:t>
            </w:r>
          </w:p>
        </w:tc>
        <w:tc>
          <w:tcPr>
            <w:tcW w:w="700" w:type="dxa"/>
          </w:tcPr>
          <w:p w14:paraId="642CB14B" w14:textId="77777777" w:rsidR="001C0553" w:rsidRDefault="001C0553" w:rsidP="001C0553">
            <w:r>
              <w:t>6</w:t>
            </w:r>
          </w:p>
          <w:p w14:paraId="16817305" w14:textId="219A662F" w:rsidR="001C0553" w:rsidRDefault="001C0553" w:rsidP="001C0553">
            <w:r w:rsidRPr="004B3094">
              <w:t>±</w:t>
            </w:r>
            <w:r>
              <w:t xml:space="preserve"> 0,9</w:t>
            </w:r>
          </w:p>
        </w:tc>
      </w:tr>
      <w:tr w:rsidR="001C0553" w:rsidRPr="00A00CA1" w14:paraId="49218255" w14:textId="77777777" w:rsidTr="00BF6D12">
        <w:trPr>
          <w:trHeight w:val="808"/>
        </w:trPr>
        <w:tc>
          <w:tcPr>
            <w:tcW w:w="1092" w:type="dxa"/>
          </w:tcPr>
          <w:p w14:paraId="6B1C4F52" w14:textId="2D0C1F17" w:rsidR="001C0553" w:rsidRDefault="001C0553" w:rsidP="001C0553">
            <w:r>
              <w:t>Samsung Galaxy S21</w:t>
            </w:r>
          </w:p>
        </w:tc>
        <w:tc>
          <w:tcPr>
            <w:tcW w:w="700" w:type="dxa"/>
          </w:tcPr>
          <w:p w14:paraId="7388F684" w14:textId="77777777" w:rsidR="001C0553" w:rsidRDefault="001C0553" w:rsidP="001C0553">
            <w:r>
              <w:t>11</w:t>
            </w:r>
          </w:p>
          <w:p w14:paraId="381BE9BC" w14:textId="5967FED5" w:rsidR="00DA7A5D" w:rsidRDefault="00DA7A5D" w:rsidP="001C0553">
            <w:r w:rsidRPr="00FE55AD">
              <w:t>±</w:t>
            </w:r>
            <w:r>
              <w:t xml:space="preserve"> 1,1</w:t>
            </w:r>
          </w:p>
        </w:tc>
        <w:tc>
          <w:tcPr>
            <w:tcW w:w="700" w:type="dxa"/>
          </w:tcPr>
          <w:p w14:paraId="1A1F5C64" w14:textId="77777777" w:rsidR="001C0553" w:rsidRDefault="001C0553" w:rsidP="001C0553">
            <w:r>
              <w:t>8</w:t>
            </w:r>
          </w:p>
          <w:p w14:paraId="21E2AF56" w14:textId="536CF695" w:rsidR="00DA7A5D" w:rsidRDefault="00DA7A5D" w:rsidP="001C0553">
            <w:r w:rsidRPr="00FE55AD">
              <w:t>±</w:t>
            </w:r>
            <w:r>
              <w:t xml:space="preserve"> 0,8</w:t>
            </w:r>
          </w:p>
        </w:tc>
        <w:tc>
          <w:tcPr>
            <w:tcW w:w="700" w:type="dxa"/>
          </w:tcPr>
          <w:p w14:paraId="1494B0A3" w14:textId="77777777" w:rsidR="001C0553" w:rsidRDefault="001C0553" w:rsidP="001C0553">
            <w:r>
              <w:t>5</w:t>
            </w:r>
          </w:p>
          <w:p w14:paraId="106D2826" w14:textId="3EBFF8E7" w:rsidR="00DA7A5D" w:rsidRDefault="00DA7A5D" w:rsidP="001C0553">
            <w:r w:rsidRPr="00FE55AD">
              <w:t>±</w:t>
            </w:r>
            <w:r>
              <w:t xml:space="preserve"> 0,7</w:t>
            </w:r>
          </w:p>
        </w:tc>
        <w:tc>
          <w:tcPr>
            <w:tcW w:w="700" w:type="dxa"/>
          </w:tcPr>
          <w:p w14:paraId="1022BD49" w14:textId="77777777" w:rsidR="001C0553" w:rsidRDefault="001C0553" w:rsidP="001C0553">
            <w:r>
              <w:t>2</w:t>
            </w:r>
          </w:p>
          <w:p w14:paraId="46A9EC3B" w14:textId="3B8E6F0A" w:rsidR="00DA7A5D" w:rsidRDefault="00DA7A5D" w:rsidP="001C0553">
            <w:r w:rsidRPr="00FE55AD">
              <w:t>±</w:t>
            </w:r>
            <w:r>
              <w:t xml:space="preserve"> 0,4</w:t>
            </w:r>
          </w:p>
        </w:tc>
        <w:tc>
          <w:tcPr>
            <w:tcW w:w="700" w:type="dxa"/>
          </w:tcPr>
          <w:p w14:paraId="494592CE" w14:textId="77777777" w:rsidR="001C0553" w:rsidRDefault="001C0553" w:rsidP="001C0553">
            <w:r>
              <w:t>1</w:t>
            </w:r>
          </w:p>
          <w:p w14:paraId="7FD876A3" w14:textId="1DC4E71B" w:rsidR="00DA7A5D" w:rsidRDefault="00DA7A5D" w:rsidP="001C0553">
            <w:r w:rsidRPr="00FE55AD">
              <w:t>±</w:t>
            </w:r>
            <w:r>
              <w:t xml:space="preserve"> 0,2</w:t>
            </w:r>
          </w:p>
        </w:tc>
        <w:tc>
          <w:tcPr>
            <w:tcW w:w="700" w:type="dxa"/>
          </w:tcPr>
          <w:p w14:paraId="049FD934" w14:textId="77777777" w:rsidR="001C0553" w:rsidRDefault="001C0553" w:rsidP="001C0553">
            <w:r>
              <w:t>2</w:t>
            </w:r>
          </w:p>
          <w:p w14:paraId="2E4C37F0" w14:textId="314BE319" w:rsidR="00DA7A5D" w:rsidRDefault="00DA7A5D" w:rsidP="001C0553">
            <w:r w:rsidRPr="00FE55AD">
              <w:t>±</w:t>
            </w:r>
            <w:r>
              <w:t xml:space="preserve"> 0,4</w:t>
            </w:r>
          </w:p>
        </w:tc>
        <w:tc>
          <w:tcPr>
            <w:tcW w:w="700" w:type="dxa"/>
          </w:tcPr>
          <w:p w14:paraId="3D0ABB3E" w14:textId="7B615EC3" w:rsidR="001C0553" w:rsidRDefault="001C0553" w:rsidP="001C0553">
            <w:r>
              <w:t>N/A</w:t>
            </w:r>
          </w:p>
        </w:tc>
        <w:tc>
          <w:tcPr>
            <w:tcW w:w="700" w:type="dxa"/>
          </w:tcPr>
          <w:p w14:paraId="16DE7BF6" w14:textId="77777777" w:rsidR="001C0553" w:rsidRDefault="001C0553" w:rsidP="001C0553">
            <w:r>
              <w:t>6</w:t>
            </w:r>
          </w:p>
          <w:p w14:paraId="5FBE172F" w14:textId="252A445D" w:rsidR="00886828" w:rsidRDefault="00886828" w:rsidP="001C0553">
            <w:r w:rsidRPr="00FE55AD">
              <w:t>±</w:t>
            </w:r>
            <w:r>
              <w:t xml:space="preserve"> 0,8</w:t>
            </w:r>
          </w:p>
        </w:tc>
        <w:tc>
          <w:tcPr>
            <w:tcW w:w="700" w:type="dxa"/>
          </w:tcPr>
          <w:p w14:paraId="095BD45B" w14:textId="77777777" w:rsidR="001C0553" w:rsidRDefault="001C0553" w:rsidP="001C0553">
            <w:r>
              <w:t>4</w:t>
            </w:r>
          </w:p>
          <w:p w14:paraId="1A8C41DD" w14:textId="722BB974" w:rsidR="00886828" w:rsidRDefault="00886828" w:rsidP="001C0553">
            <w:r w:rsidRPr="00FE55AD">
              <w:t>±</w:t>
            </w:r>
            <w:r>
              <w:t xml:space="preserve"> 0,6</w:t>
            </w:r>
          </w:p>
        </w:tc>
        <w:tc>
          <w:tcPr>
            <w:tcW w:w="700" w:type="dxa"/>
          </w:tcPr>
          <w:p w14:paraId="6B92F189" w14:textId="77777777" w:rsidR="001C0553" w:rsidRDefault="001C0553" w:rsidP="001C0553">
            <w:r>
              <w:t>5</w:t>
            </w:r>
          </w:p>
          <w:p w14:paraId="11C78252" w14:textId="131D7B49" w:rsidR="00886828" w:rsidRDefault="00886828" w:rsidP="001C0553">
            <w:r w:rsidRPr="00FE55AD">
              <w:t>±</w:t>
            </w:r>
            <w:r>
              <w:t xml:space="preserve"> 0,7</w:t>
            </w:r>
          </w:p>
        </w:tc>
        <w:tc>
          <w:tcPr>
            <w:tcW w:w="700" w:type="dxa"/>
          </w:tcPr>
          <w:p w14:paraId="01CCFCD8" w14:textId="77777777" w:rsidR="001C0553" w:rsidRDefault="001C0553" w:rsidP="001C0553">
            <w:r>
              <w:t>5</w:t>
            </w:r>
          </w:p>
          <w:p w14:paraId="2DDF3EC2" w14:textId="120DF17E" w:rsidR="00886828" w:rsidRDefault="00886828" w:rsidP="001C0553">
            <w:r w:rsidRPr="00FE55AD">
              <w:t>±</w:t>
            </w:r>
            <w:r>
              <w:t xml:space="preserve"> 0,7</w:t>
            </w:r>
          </w:p>
        </w:tc>
        <w:tc>
          <w:tcPr>
            <w:tcW w:w="700" w:type="dxa"/>
          </w:tcPr>
          <w:p w14:paraId="6C87032E" w14:textId="77777777" w:rsidR="001C0553" w:rsidRDefault="001C0553" w:rsidP="001C0553">
            <w:r>
              <w:t>5</w:t>
            </w:r>
          </w:p>
          <w:p w14:paraId="68777071" w14:textId="28BDFA52" w:rsidR="00886828" w:rsidRDefault="00886828" w:rsidP="001C0553">
            <w:r w:rsidRPr="00FE55AD">
              <w:t>±</w:t>
            </w:r>
            <w:r>
              <w:t xml:space="preserve"> 0,7</w:t>
            </w:r>
          </w:p>
        </w:tc>
      </w:tr>
      <w:tr w:rsidR="001C0553" w:rsidRPr="00A00CA1" w14:paraId="470B41E6" w14:textId="77777777" w:rsidTr="00BF6D12">
        <w:trPr>
          <w:trHeight w:val="808"/>
        </w:trPr>
        <w:tc>
          <w:tcPr>
            <w:tcW w:w="1092" w:type="dxa"/>
          </w:tcPr>
          <w:p w14:paraId="03825BC1" w14:textId="2B8E312C" w:rsidR="001C0553" w:rsidRDefault="001C0553" w:rsidP="001C0553">
            <w:r>
              <w:t>Samsung Galaxy A56</w:t>
            </w:r>
          </w:p>
        </w:tc>
        <w:tc>
          <w:tcPr>
            <w:tcW w:w="700" w:type="dxa"/>
          </w:tcPr>
          <w:p w14:paraId="09011D42" w14:textId="77777777" w:rsidR="001C0553" w:rsidRDefault="001C0553" w:rsidP="001C0553">
            <w:r>
              <w:t xml:space="preserve">18 </w:t>
            </w:r>
          </w:p>
          <w:p w14:paraId="3B06AF1D" w14:textId="0ACC3044" w:rsidR="001C0553" w:rsidRDefault="001C0553" w:rsidP="001C0553">
            <w:r w:rsidRPr="00FE55AD">
              <w:t>±</w:t>
            </w:r>
            <w:r>
              <w:t xml:space="preserve"> 1,4</w:t>
            </w:r>
          </w:p>
        </w:tc>
        <w:tc>
          <w:tcPr>
            <w:tcW w:w="700" w:type="dxa"/>
          </w:tcPr>
          <w:p w14:paraId="56645886" w14:textId="77777777" w:rsidR="001C0553" w:rsidRDefault="001C0553" w:rsidP="001C0553">
            <w:r>
              <w:t>17</w:t>
            </w:r>
          </w:p>
          <w:p w14:paraId="0A78C7A0" w14:textId="62A4F2E1" w:rsidR="001C0553" w:rsidRDefault="001C0553" w:rsidP="001C0553">
            <w:r w:rsidRPr="00097A34">
              <w:t>±</w:t>
            </w:r>
            <w:r>
              <w:t xml:space="preserve"> 1,4</w:t>
            </w:r>
          </w:p>
        </w:tc>
        <w:tc>
          <w:tcPr>
            <w:tcW w:w="700" w:type="dxa"/>
          </w:tcPr>
          <w:p w14:paraId="6D0698A6" w14:textId="77777777" w:rsidR="001C0553" w:rsidRDefault="001C0553" w:rsidP="001C0553">
            <w:r>
              <w:t>14</w:t>
            </w:r>
          </w:p>
          <w:p w14:paraId="568F01AA" w14:textId="311AFC43" w:rsidR="001C0553" w:rsidRDefault="001C0553" w:rsidP="001C0553">
            <w:r w:rsidRPr="00DF622C">
              <w:t>±</w:t>
            </w:r>
            <w:r>
              <w:t xml:space="preserve"> 1,2</w:t>
            </w:r>
          </w:p>
        </w:tc>
        <w:tc>
          <w:tcPr>
            <w:tcW w:w="700" w:type="dxa"/>
          </w:tcPr>
          <w:p w14:paraId="734C55CD" w14:textId="77777777" w:rsidR="001C0553" w:rsidRDefault="001C0553" w:rsidP="001C0553">
            <w:r>
              <w:t>14</w:t>
            </w:r>
          </w:p>
          <w:p w14:paraId="473FCDF8" w14:textId="528493E8" w:rsidR="001C0553" w:rsidRDefault="001C0553" w:rsidP="001C0553">
            <w:r w:rsidRPr="00BE2BB6">
              <w:t>±</w:t>
            </w:r>
            <w:r>
              <w:t xml:space="preserve"> 1,1</w:t>
            </w:r>
          </w:p>
        </w:tc>
        <w:tc>
          <w:tcPr>
            <w:tcW w:w="700" w:type="dxa"/>
          </w:tcPr>
          <w:p w14:paraId="432AFDA1" w14:textId="77777777" w:rsidR="001C0553" w:rsidRDefault="001C0553" w:rsidP="001C0553">
            <w:r>
              <w:t>4</w:t>
            </w:r>
          </w:p>
          <w:p w14:paraId="75CD7C8E" w14:textId="6350D4DD" w:rsidR="001C0553" w:rsidRDefault="001C0553" w:rsidP="001C0553">
            <w:r w:rsidRPr="00A2601C">
              <w:t>±</w:t>
            </w:r>
            <w:r>
              <w:t xml:space="preserve"> 0,6</w:t>
            </w:r>
          </w:p>
        </w:tc>
        <w:tc>
          <w:tcPr>
            <w:tcW w:w="700" w:type="dxa"/>
          </w:tcPr>
          <w:p w14:paraId="2F031826" w14:textId="77777777" w:rsidR="001C0553" w:rsidRDefault="001C0553" w:rsidP="001C0553">
            <w:r>
              <w:t>5</w:t>
            </w:r>
          </w:p>
          <w:p w14:paraId="67304F24" w14:textId="24C238EE" w:rsidR="001C0553" w:rsidRDefault="001C0553" w:rsidP="001C0553">
            <w:r w:rsidRPr="00A2601C">
              <w:t>±</w:t>
            </w:r>
            <w:r>
              <w:t xml:space="preserve"> 0,8</w:t>
            </w:r>
          </w:p>
        </w:tc>
        <w:tc>
          <w:tcPr>
            <w:tcW w:w="700" w:type="dxa"/>
          </w:tcPr>
          <w:p w14:paraId="4A0ED51B" w14:textId="77777777" w:rsidR="001C0553" w:rsidRDefault="001C0553" w:rsidP="001C0553">
            <w:r>
              <w:t>1</w:t>
            </w:r>
          </w:p>
          <w:p w14:paraId="43590626" w14:textId="36125410" w:rsidR="001C0553" w:rsidRDefault="001C0553" w:rsidP="001C0553">
            <w:r w:rsidRPr="00DC4EBD">
              <w:t>±</w:t>
            </w:r>
            <w:r>
              <w:t xml:space="preserve"> 0,2</w:t>
            </w:r>
          </w:p>
        </w:tc>
        <w:tc>
          <w:tcPr>
            <w:tcW w:w="700" w:type="dxa"/>
          </w:tcPr>
          <w:p w14:paraId="782FA8D3" w14:textId="77777777" w:rsidR="001C0553" w:rsidRDefault="001C0553" w:rsidP="001C0553">
            <w:r>
              <w:t>20</w:t>
            </w:r>
          </w:p>
          <w:p w14:paraId="494DB320" w14:textId="576C9DA3" w:rsidR="001C0553" w:rsidRDefault="001C0553" w:rsidP="001C0553">
            <w:r w:rsidRPr="00DC4EBD">
              <w:t>±</w:t>
            </w:r>
            <w:r>
              <w:t xml:space="preserve"> 1,6</w:t>
            </w:r>
          </w:p>
        </w:tc>
        <w:tc>
          <w:tcPr>
            <w:tcW w:w="700" w:type="dxa"/>
          </w:tcPr>
          <w:p w14:paraId="7CE86122" w14:textId="77777777" w:rsidR="001C0553" w:rsidRDefault="001C0553" w:rsidP="001C0553">
            <w:r>
              <w:t>17</w:t>
            </w:r>
          </w:p>
          <w:p w14:paraId="44DDABDD" w14:textId="79E35D45" w:rsidR="001C0553" w:rsidRDefault="001C0553" w:rsidP="001C0553">
            <w:r w:rsidRPr="00DC4EBD">
              <w:t>±</w:t>
            </w:r>
            <w:r>
              <w:t xml:space="preserve"> 1,4</w:t>
            </w:r>
          </w:p>
        </w:tc>
        <w:tc>
          <w:tcPr>
            <w:tcW w:w="700" w:type="dxa"/>
          </w:tcPr>
          <w:p w14:paraId="227E0D17" w14:textId="77777777" w:rsidR="001C0553" w:rsidRDefault="001C0553" w:rsidP="001C0553">
            <w:r>
              <w:t>13</w:t>
            </w:r>
          </w:p>
          <w:p w14:paraId="071723F1" w14:textId="58C8E9EB" w:rsidR="001C0553" w:rsidRDefault="001C0553" w:rsidP="001C0553">
            <w:r w:rsidRPr="007169D2">
              <w:t>±</w:t>
            </w:r>
            <w:r>
              <w:t xml:space="preserve"> 1,3</w:t>
            </w:r>
          </w:p>
        </w:tc>
        <w:tc>
          <w:tcPr>
            <w:tcW w:w="700" w:type="dxa"/>
          </w:tcPr>
          <w:p w14:paraId="2EC2CFE9" w14:textId="77777777" w:rsidR="001C0553" w:rsidRDefault="001C0553" w:rsidP="001C0553">
            <w:r>
              <w:t>14</w:t>
            </w:r>
          </w:p>
          <w:p w14:paraId="1DCA822F" w14:textId="02AEFAEF" w:rsidR="001C0553" w:rsidRDefault="001C0553" w:rsidP="001C0553">
            <w:r w:rsidRPr="00484761">
              <w:t>±</w:t>
            </w:r>
            <w:r>
              <w:t xml:space="preserve"> 1,4</w:t>
            </w:r>
          </w:p>
        </w:tc>
        <w:tc>
          <w:tcPr>
            <w:tcW w:w="700" w:type="dxa"/>
          </w:tcPr>
          <w:p w14:paraId="0DDD5BC6" w14:textId="77777777" w:rsidR="001C0553" w:rsidRDefault="001C0553" w:rsidP="001C0553">
            <w:r>
              <w:t>10</w:t>
            </w:r>
          </w:p>
          <w:p w14:paraId="7CF1104D" w14:textId="00167036" w:rsidR="001C0553" w:rsidRDefault="001C0553" w:rsidP="001C0553">
            <w:r w:rsidRPr="004B3094">
              <w:t>±</w:t>
            </w:r>
            <w:r>
              <w:t xml:space="preserve"> 1,0</w:t>
            </w:r>
          </w:p>
        </w:tc>
      </w:tr>
      <w:tr w:rsidR="00AA0B2C" w:rsidRPr="00A00CA1" w14:paraId="45142AC4" w14:textId="77777777" w:rsidTr="00AA0B2C">
        <w:trPr>
          <w:trHeight w:val="2117"/>
        </w:trPr>
        <w:tc>
          <w:tcPr>
            <w:tcW w:w="1092" w:type="dxa"/>
          </w:tcPr>
          <w:p w14:paraId="08996549" w14:textId="77777777" w:rsidR="00AA0B2C" w:rsidRPr="00A00CA1" w:rsidRDefault="00AA0B2C" w:rsidP="00AA0B2C"/>
        </w:tc>
        <w:tc>
          <w:tcPr>
            <w:tcW w:w="700" w:type="dxa"/>
            <w:textDirection w:val="btLr"/>
          </w:tcPr>
          <w:p w14:paraId="7FCF5990" w14:textId="07E5F8C9" w:rsidR="00AA0B2C" w:rsidRPr="00A00CA1" w:rsidRDefault="00AA0B2C" w:rsidP="00AA0B2C">
            <w:pPr>
              <w:jc w:val="left"/>
            </w:pPr>
            <w:r>
              <w:t xml:space="preserve"> </w:t>
            </w:r>
            <w:r w:rsidRPr="00A00CA1">
              <w:t>Mediappe Lite</w:t>
            </w:r>
          </w:p>
        </w:tc>
        <w:tc>
          <w:tcPr>
            <w:tcW w:w="700" w:type="dxa"/>
            <w:textDirection w:val="btLr"/>
          </w:tcPr>
          <w:p w14:paraId="50ABE46B" w14:textId="1C85E03C" w:rsidR="00AA0B2C" w:rsidRPr="00A00CA1" w:rsidRDefault="00AA0B2C" w:rsidP="00AA0B2C">
            <w:pPr>
              <w:jc w:val="left"/>
            </w:pPr>
            <w:r>
              <w:t xml:space="preserve"> </w:t>
            </w:r>
            <w:r w:rsidRPr="00A00CA1">
              <w:t>Mediapipe Full</w:t>
            </w:r>
          </w:p>
        </w:tc>
        <w:tc>
          <w:tcPr>
            <w:tcW w:w="700" w:type="dxa"/>
            <w:textDirection w:val="btLr"/>
          </w:tcPr>
          <w:p w14:paraId="6D66C77E" w14:textId="56F80D86" w:rsidR="00AA0B2C" w:rsidRPr="00A00CA1" w:rsidRDefault="00AA0B2C" w:rsidP="00AA0B2C">
            <w:pPr>
              <w:jc w:val="left"/>
            </w:pPr>
            <w:r>
              <w:t xml:space="preserve"> </w:t>
            </w:r>
            <w:r w:rsidRPr="00A00CA1">
              <w:t>Mediapipe Heavy</w:t>
            </w:r>
          </w:p>
        </w:tc>
        <w:tc>
          <w:tcPr>
            <w:tcW w:w="700" w:type="dxa"/>
            <w:textDirection w:val="btLr"/>
          </w:tcPr>
          <w:p w14:paraId="1B0018D3" w14:textId="052BC292" w:rsidR="00AA0B2C" w:rsidRPr="00A00CA1" w:rsidRDefault="00AA0B2C" w:rsidP="00AA0B2C">
            <w:pPr>
              <w:jc w:val="left"/>
            </w:pPr>
            <w:r>
              <w:t xml:space="preserve"> </w:t>
            </w:r>
            <w:r w:rsidRPr="00A00CA1">
              <w:t>YOLO11n-pose 256</w:t>
            </w:r>
          </w:p>
        </w:tc>
        <w:tc>
          <w:tcPr>
            <w:tcW w:w="700" w:type="dxa"/>
            <w:textDirection w:val="btLr"/>
          </w:tcPr>
          <w:p w14:paraId="6DC5076E" w14:textId="7AD41C4C" w:rsidR="00AA0B2C" w:rsidRPr="00A00CA1" w:rsidRDefault="00AA0B2C" w:rsidP="00AA0B2C">
            <w:pPr>
              <w:jc w:val="left"/>
            </w:pPr>
            <w:r>
              <w:t xml:space="preserve"> </w:t>
            </w:r>
            <w:r w:rsidRPr="00A00CA1">
              <w:t>YOLO11n-pose 640</w:t>
            </w:r>
          </w:p>
        </w:tc>
        <w:tc>
          <w:tcPr>
            <w:tcW w:w="700" w:type="dxa"/>
            <w:textDirection w:val="btLr"/>
          </w:tcPr>
          <w:p w14:paraId="3ABAEA51" w14:textId="5F917A03" w:rsidR="00AA0B2C" w:rsidRPr="00A00CA1" w:rsidRDefault="00AA0B2C" w:rsidP="00AA0B2C">
            <w:pPr>
              <w:jc w:val="left"/>
            </w:pPr>
            <w:r>
              <w:t xml:space="preserve"> </w:t>
            </w:r>
            <w:r w:rsidRPr="00A00CA1">
              <w:t>PoseNet MobileNet</w:t>
            </w:r>
          </w:p>
        </w:tc>
        <w:tc>
          <w:tcPr>
            <w:tcW w:w="700" w:type="dxa"/>
            <w:textDirection w:val="btLr"/>
          </w:tcPr>
          <w:p w14:paraId="2FBBF9DF" w14:textId="6B02A765" w:rsidR="00AA0B2C" w:rsidRPr="00A00CA1" w:rsidRDefault="00AA0B2C" w:rsidP="00AA0B2C">
            <w:pPr>
              <w:jc w:val="left"/>
            </w:pPr>
            <w:r>
              <w:t xml:space="preserve"> </w:t>
            </w:r>
            <w:r w:rsidRPr="00A00CA1">
              <w:t>PoseNet ResNet</w:t>
            </w:r>
          </w:p>
        </w:tc>
        <w:tc>
          <w:tcPr>
            <w:tcW w:w="700" w:type="dxa"/>
            <w:textDirection w:val="btLr"/>
          </w:tcPr>
          <w:p w14:paraId="596DAEAF" w14:textId="5FDCB384" w:rsidR="00AA0B2C" w:rsidRPr="00A00CA1" w:rsidRDefault="00AA0B2C" w:rsidP="00AA0B2C">
            <w:pPr>
              <w:jc w:val="left"/>
            </w:pPr>
            <w:r>
              <w:t xml:space="preserve"> </w:t>
            </w:r>
            <w:r w:rsidRPr="00A00CA1">
              <w:t>Movenet Lightning</w:t>
            </w:r>
          </w:p>
        </w:tc>
        <w:tc>
          <w:tcPr>
            <w:tcW w:w="700" w:type="dxa"/>
            <w:textDirection w:val="btLr"/>
          </w:tcPr>
          <w:p w14:paraId="5FD36523" w14:textId="30DFC976" w:rsidR="00AA0B2C" w:rsidRPr="00A00CA1" w:rsidRDefault="00AA0B2C" w:rsidP="00AA0B2C">
            <w:pPr>
              <w:jc w:val="left"/>
            </w:pPr>
            <w:r>
              <w:t xml:space="preserve"> </w:t>
            </w:r>
            <w:r w:rsidRPr="00A00CA1">
              <w:t>Movenet Thunder</w:t>
            </w:r>
          </w:p>
        </w:tc>
        <w:tc>
          <w:tcPr>
            <w:tcW w:w="700" w:type="dxa"/>
            <w:textDirection w:val="btLr"/>
          </w:tcPr>
          <w:p w14:paraId="4BDBC954" w14:textId="14408D09" w:rsidR="00AA0B2C" w:rsidRPr="00A00CA1" w:rsidRDefault="00AA0B2C" w:rsidP="00AA0B2C">
            <w:pPr>
              <w:jc w:val="left"/>
            </w:pPr>
            <w:r>
              <w:t xml:space="preserve"> </w:t>
            </w:r>
            <w:r w:rsidRPr="00A00CA1">
              <w:t>BlazePose LIte</w:t>
            </w:r>
          </w:p>
        </w:tc>
        <w:tc>
          <w:tcPr>
            <w:tcW w:w="700" w:type="dxa"/>
            <w:textDirection w:val="btLr"/>
          </w:tcPr>
          <w:p w14:paraId="49C77EA5" w14:textId="0B6F4B98" w:rsidR="00AA0B2C" w:rsidRPr="00A00CA1" w:rsidRDefault="00AA0B2C" w:rsidP="00AA0B2C">
            <w:pPr>
              <w:jc w:val="left"/>
            </w:pPr>
            <w:r>
              <w:t xml:space="preserve"> </w:t>
            </w:r>
            <w:r w:rsidRPr="00A00CA1">
              <w:t>BlazePose Full</w:t>
            </w:r>
          </w:p>
        </w:tc>
        <w:tc>
          <w:tcPr>
            <w:tcW w:w="700" w:type="dxa"/>
            <w:textDirection w:val="btLr"/>
          </w:tcPr>
          <w:p w14:paraId="055265B3" w14:textId="47B3B7F9" w:rsidR="00AA0B2C" w:rsidRPr="00A00CA1" w:rsidRDefault="00AA0B2C" w:rsidP="00AA0B2C">
            <w:pPr>
              <w:jc w:val="left"/>
            </w:pPr>
            <w:r>
              <w:t xml:space="preserve"> </w:t>
            </w:r>
            <w:r w:rsidRPr="00A00CA1">
              <w:t>BlazePose Heavy</w:t>
            </w:r>
          </w:p>
        </w:tc>
      </w:tr>
      <w:tr w:rsidR="00AA0B2C" w:rsidRPr="00A00CA1" w14:paraId="3615D850" w14:textId="77777777" w:rsidTr="00BF6D12">
        <w:trPr>
          <w:trHeight w:val="808"/>
        </w:trPr>
        <w:tc>
          <w:tcPr>
            <w:tcW w:w="1092" w:type="dxa"/>
          </w:tcPr>
          <w:p w14:paraId="1402B34E" w14:textId="4DA1F86C" w:rsidR="00AA0B2C" w:rsidRPr="00A00CA1" w:rsidRDefault="00AA0B2C" w:rsidP="00AA0B2C">
            <w:r w:rsidRPr="00A00CA1">
              <w:t>Samsung Galaxy A55</w:t>
            </w:r>
          </w:p>
        </w:tc>
        <w:tc>
          <w:tcPr>
            <w:tcW w:w="700" w:type="dxa"/>
          </w:tcPr>
          <w:p w14:paraId="0D965C3C" w14:textId="77777777" w:rsidR="00AA0B2C" w:rsidRDefault="00AA0B2C" w:rsidP="00AA0B2C">
            <w:r w:rsidRPr="00A00CA1">
              <w:t>16</w:t>
            </w:r>
          </w:p>
          <w:p w14:paraId="46A582CA" w14:textId="5E31659F" w:rsidR="00AA0B2C" w:rsidRPr="00A00CA1" w:rsidRDefault="00AA0B2C" w:rsidP="00AA0B2C">
            <w:r w:rsidRPr="00FE55AD">
              <w:t>±</w:t>
            </w:r>
            <w:r>
              <w:t xml:space="preserve"> 1,3</w:t>
            </w:r>
          </w:p>
        </w:tc>
        <w:tc>
          <w:tcPr>
            <w:tcW w:w="700" w:type="dxa"/>
          </w:tcPr>
          <w:p w14:paraId="6C418C28" w14:textId="77777777" w:rsidR="00AA0B2C" w:rsidRDefault="00AA0B2C" w:rsidP="00AA0B2C">
            <w:r w:rsidRPr="00A00CA1">
              <w:t>11</w:t>
            </w:r>
          </w:p>
          <w:p w14:paraId="569755D9" w14:textId="459993E0" w:rsidR="00AA0B2C" w:rsidRPr="00A00CA1" w:rsidRDefault="00AA0B2C" w:rsidP="00AA0B2C">
            <w:r w:rsidRPr="00097A34">
              <w:t>±</w:t>
            </w:r>
            <w:r>
              <w:t xml:space="preserve"> 1,1</w:t>
            </w:r>
          </w:p>
        </w:tc>
        <w:tc>
          <w:tcPr>
            <w:tcW w:w="700" w:type="dxa"/>
          </w:tcPr>
          <w:p w14:paraId="6E8296CA" w14:textId="77777777" w:rsidR="00AA0B2C" w:rsidRDefault="00AA0B2C" w:rsidP="00AA0B2C">
            <w:r w:rsidRPr="00A00CA1">
              <w:t>10</w:t>
            </w:r>
          </w:p>
          <w:p w14:paraId="06C55734" w14:textId="50CF6D1F" w:rsidR="00AA0B2C" w:rsidRPr="00A00CA1" w:rsidRDefault="00AA0B2C" w:rsidP="00AA0B2C">
            <w:r w:rsidRPr="00DF622C">
              <w:t>±</w:t>
            </w:r>
            <w:r>
              <w:t xml:space="preserve"> 1,0</w:t>
            </w:r>
          </w:p>
        </w:tc>
        <w:tc>
          <w:tcPr>
            <w:tcW w:w="700" w:type="dxa"/>
          </w:tcPr>
          <w:p w14:paraId="5F88E6FF" w14:textId="77777777" w:rsidR="00AA0B2C" w:rsidRDefault="00AA0B2C" w:rsidP="00AA0B2C">
            <w:r w:rsidRPr="00A00CA1">
              <w:t>9</w:t>
            </w:r>
          </w:p>
          <w:p w14:paraId="5BAF128C" w14:textId="3542466D" w:rsidR="00AA0B2C" w:rsidRPr="00A00CA1" w:rsidRDefault="00AA0B2C" w:rsidP="00AA0B2C">
            <w:r w:rsidRPr="00BE2BB6">
              <w:t>±</w:t>
            </w:r>
            <w:r>
              <w:t xml:space="preserve"> 0,9</w:t>
            </w:r>
          </w:p>
        </w:tc>
        <w:tc>
          <w:tcPr>
            <w:tcW w:w="700" w:type="dxa"/>
          </w:tcPr>
          <w:p w14:paraId="127039A9" w14:textId="77777777" w:rsidR="00AA0B2C" w:rsidRDefault="00AA0B2C" w:rsidP="00AA0B2C">
            <w:r w:rsidRPr="00A00CA1">
              <w:t>3</w:t>
            </w:r>
          </w:p>
          <w:p w14:paraId="7D7A5D38" w14:textId="5D458B6C" w:rsidR="00AA0B2C" w:rsidRDefault="00AA0B2C" w:rsidP="00AA0B2C">
            <w:r w:rsidRPr="00A2601C">
              <w:t>±</w:t>
            </w:r>
            <w:r>
              <w:t xml:space="preserve"> 0,4</w:t>
            </w:r>
          </w:p>
          <w:p w14:paraId="66676896" w14:textId="4A5130C9" w:rsidR="00AA0B2C" w:rsidRPr="00A00CA1" w:rsidRDefault="00AA0B2C" w:rsidP="00AA0B2C"/>
        </w:tc>
        <w:tc>
          <w:tcPr>
            <w:tcW w:w="700" w:type="dxa"/>
          </w:tcPr>
          <w:p w14:paraId="501DBE78" w14:textId="77777777" w:rsidR="00AA0B2C" w:rsidRDefault="00AA0B2C" w:rsidP="00AA0B2C">
            <w:r w:rsidRPr="00A00CA1">
              <w:t>4</w:t>
            </w:r>
          </w:p>
          <w:p w14:paraId="282439A1" w14:textId="71E70914" w:rsidR="00AA0B2C" w:rsidRPr="00A00CA1" w:rsidRDefault="00AA0B2C" w:rsidP="00AA0B2C">
            <w:r w:rsidRPr="00A2601C">
              <w:t>±</w:t>
            </w:r>
            <w:r>
              <w:t xml:space="preserve"> 0,6</w:t>
            </w:r>
          </w:p>
        </w:tc>
        <w:tc>
          <w:tcPr>
            <w:tcW w:w="700" w:type="dxa"/>
          </w:tcPr>
          <w:p w14:paraId="501E9900" w14:textId="77777777" w:rsidR="00AA0B2C" w:rsidRDefault="00AA0B2C" w:rsidP="00AA0B2C">
            <w:r w:rsidRPr="00A00CA1">
              <w:t>1</w:t>
            </w:r>
          </w:p>
          <w:p w14:paraId="10C3A7FD" w14:textId="75131825" w:rsidR="00AA0B2C" w:rsidRPr="00A00CA1" w:rsidRDefault="00AA0B2C" w:rsidP="00AA0B2C">
            <w:r w:rsidRPr="00DC4EBD">
              <w:t>±</w:t>
            </w:r>
            <w:r>
              <w:t xml:space="preserve"> 0,2</w:t>
            </w:r>
          </w:p>
        </w:tc>
        <w:tc>
          <w:tcPr>
            <w:tcW w:w="700" w:type="dxa"/>
          </w:tcPr>
          <w:p w14:paraId="71AEC515" w14:textId="77777777" w:rsidR="00AA0B2C" w:rsidRDefault="00AA0B2C" w:rsidP="00AA0B2C">
            <w:r w:rsidRPr="00A00CA1">
              <w:t>13</w:t>
            </w:r>
          </w:p>
          <w:p w14:paraId="3D1047DD" w14:textId="58F31EBC" w:rsidR="00AA0B2C" w:rsidRPr="00A00CA1" w:rsidRDefault="00AA0B2C" w:rsidP="00AA0B2C">
            <w:r w:rsidRPr="00DC4EBD">
              <w:t>±</w:t>
            </w:r>
            <w:r>
              <w:t xml:space="preserve"> 1,3</w:t>
            </w:r>
          </w:p>
        </w:tc>
        <w:tc>
          <w:tcPr>
            <w:tcW w:w="700" w:type="dxa"/>
          </w:tcPr>
          <w:p w14:paraId="34FC9175" w14:textId="77777777" w:rsidR="00AA0B2C" w:rsidRDefault="00AA0B2C" w:rsidP="00AA0B2C">
            <w:r w:rsidRPr="00A00CA1">
              <w:t>11</w:t>
            </w:r>
          </w:p>
          <w:p w14:paraId="34A1B08B" w14:textId="65D9C5AC" w:rsidR="00AA0B2C" w:rsidRPr="00A00CA1" w:rsidRDefault="00AA0B2C" w:rsidP="00AA0B2C">
            <w:r w:rsidRPr="00DC4EBD">
              <w:t>±</w:t>
            </w:r>
            <w:r>
              <w:t xml:space="preserve"> 1,1</w:t>
            </w:r>
          </w:p>
        </w:tc>
        <w:tc>
          <w:tcPr>
            <w:tcW w:w="700" w:type="dxa"/>
          </w:tcPr>
          <w:p w14:paraId="1DFE8804" w14:textId="77777777" w:rsidR="00AA0B2C" w:rsidRDefault="00AA0B2C" w:rsidP="00AA0B2C">
            <w:r w:rsidRPr="00A00CA1">
              <w:t>10</w:t>
            </w:r>
          </w:p>
          <w:p w14:paraId="39FE945F" w14:textId="715ABE17" w:rsidR="00AA0B2C" w:rsidRPr="00A00CA1" w:rsidRDefault="00AA0B2C" w:rsidP="00AA0B2C">
            <w:r w:rsidRPr="007169D2">
              <w:t>±</w:t>
            </w:r>
            <w:r>
              <w:t xml:space="preserve"> 1,0</w:t>
            </w:r>
          </w:p>
        </w:tc>
        <w:tc>
          <w:tcPr>
            <w:tcW w:w="700" w:type="dxa"/>
          </w:tcPr>
          <w:p w14:paraId="3DF97F58" w14:textId="77777777" w:rsidR="00AA0B2C" w:rsidRDefault="00AA0B2C" w:rsidP="00AA0B2C">
            <w:r w:rsidRPr="00A00CA1">
              <w:t>9</w:t>
            </w:r>
          </w:p>
          <w:p w14:paraId="768ECC1D" w14:textId="0121A9BA" w:rsidR="00AA0B2C" w:rsidRPr="00A00CA1" w:rsidRDefault="00AA0B2C" w:rsidP="00AA0B2C">
            <w:r w:rsidRPr="00484761">
              <w:t>±</w:t>
            </w:r>
            <w:r>
              <w:t xml:space="preserve"> 0,9</w:t>
            </w:r>
          </w:p>
        </w:tc>
        <w:tc>
          <w:tcPr>
            <w:tcW w:w="700" w:type="dxa"/>
          </w:tcPr>
          <w:p w14:paraId="469CD590" w14:textId="77777777" w:rsidR="00AA0B2C" w:rsidRDefault="00AA0B2C" w:rsidP="00AA0B2C">
            <w:r w:rsidRPr="00A00CA1">
              <w:t>6</w:t>
            </w:r>
          </w:p>
          <w:p w14:paraId="5F3958F0" w14:textId="64E54910" w:rsidR="00AA0B2C" w:rsidRPr="00A00CA1" w:rsidRDefault="00AA0B2C" w:rsidP="00AA0B2C">
            <w:r w:rsidRPr="004B3094">
              <w:t>±</w:t>
            </w:r>
            <w:r>
              <w:t xml:space="preserve"> 0,9</w:t>
            </w:r>
          </w:p>
        </w:tc>
      </w:tr>
      <w:tr w:rsidR="00AA0B2C" w:rsidRPr="00A00CA1" w14:paraId="69045FDC" w14:textId="77777777" w:rsidTr="00BF6D12">
        <w:trPr>
          <w:trHeight w:val="808"/>
        </w:trPr>
        <w:tc>
          <w:tcPr>
            <w:tcW w:w="1092" w:type="dxa"/>
          </w:tcPr>
          <w:p w14:paraId="7C2F88D4" w14:textId="438114D3" w:rsidR="00AA0B2C" w:rsidRPr="00A00CA1" w:rsidRDefault="00AA0B2C" w:rsidP="00AA0B2C">
            <w:r>
              <w:t>Samsung Galaxy A53</w:t>
            </w:r>
          </w:p>
        </w:tc>
        <w:tc>
          <w:tcPr>
            <w:tcW w:w="700" w:type="dxa"/>
          </w:tcPr>
          <w:p w14:paraId="08398538" w14:textId="77777777" w:rsidR="00AA0B2C" w:rsidRDefault="00AA0B2C" w:rsidP="00AA0B2C">
            <w:r>
              <w:t>16</w:t>
            </w:r>
          </w:p>
          <w:p w14:paraId="46A12068" w14:textId="00574F74" w:rsidR="00886828" w:rsidRPr="00A00CA1" w:rsidRDefault="00886828" w:rsidP="00AA0B2C">
            <w:r w:rsidRPr="00FE55AD">
              <w:t>±</w:t>
            </w:r>
            <w:r>
              <w:t xml:space="preserve"> 1,3</w:t>
            </w:r>
          </w:p>
        </w:tc>
        <w:tc>
          <w:tcPr>
            <w:tcW w:w="700" w:type="dxa"/>
          </w:tcPr>
          <w:p w14:paraId="190170B3" w14:textId="77777777" w:rsidR="00AA0B2C" w:rsidRDefault="00AA0B2C" w:rsidP="00AA0B2C">
            <w:r>
              <w:t>12</w:t>
            </w:r>
          </w:p>
          <w:p w14:paraId="2E650522" w14:textId="206BCC8A" w:rsidR="00886828" w:rsidRPr="00A00CA1" w:rsidRDefault="00886828" w:rsidP="00AA0B2C">
            <w:r w:rsidRPr="00FE55AD">
              <w:t>±</w:t>
            </w:r>
            <w:r>
              <w:t xml:space="preserve"> 1,2</w:t>
            </w:r>
          </w:p>
        </w:tc>
        <w:tc>
          <w:tcPr>
            <w:tcW w:w="700" w:type="dxa"/>
          </w:tcPr>
          <w:p w14:paraId="2C9870ED" w14:textId="77777777" w:rsidR="00AA0B2C" w:rsidRDefault="00AA0B2C" w:rsidP="00AA0B2C">
            <w:r>
              <w:t>7</w:t>
            </w:r>
          </w:p>
          <w:p w14:paraId="7482AA89" w14:textId="03D54539" w:rsidR="00886828" w:rsidRPr="00A00CA1" w:rsidRDefault="00886828" w:rsidP="00AA0B2C">
            <w:r w:rsidRPr="00FE55AD">
              <w:t>±</w:t>
            </w:r>
            <w:r>
              <w:t xml:space="preserve"> 0,8</w:t>
            </w:r>
          </w:p>
        </w:tc>
        <w:tc>
          <w:tcPr>
            <w:tcW w:w="700" w:type="dxa"/>
          </w:tcPr>
          <w:p w14:paraId="08472810" w14:textId="77777777" w:rsidR="00AA0B2C" w:rsidRDefault="00AA0B2C" w:rsidP="00AA0B2C">
            <w:r>
              <w:t>2</w:t>
            </w:r>
          </w:p>
          <w:p w14:paraId="53D54B05" w14:textId="2999DE3A" w:rsidR="00886828" w:rsidRPr="00A00CA1" w:rsidRDefault="00886828" w:rsidP="00AA0B2C">
            <w:r w:rsidRPr="00FE55AD">
              <w:t>±</w:t>
            </w:r>
            <w:r>
              <w:t xml:space="preserve"> 0,4</w:t>
            </w:r>
          </w:p>
        </w:tc>
        <w:tc>
          <w:tcPr>
            <w:tcW w:w="700" w:type="dxa"/>
          </w:tcPr>
          <w:p w14:paraId="087954BA" w14:textId="77777777" w:rsidR="00AA0B2C" w:rsidRDefault="00AA0B2C" w:rsidP="00AA0B2C">
            <w:r>
              <w:t>1</w:t>
            </w:r>
          </w:p>
          <w:p w14:paraId="38ABE565" w14:textId="3B035572" w:rsidR="00886828" w:rsidRPr="00A00CA1" w:rsidRDefault="00886828" w:rsidP="00AA0B2C">
            <w:r w:rsidRPr="00FE55AD">
              <w:t>±</w:t>
            </w:r>
            <w:r>
              <w:t xml:space="preserve"> 0,2</w:t>
            </w:r>
          </w:p>
        </w:tc>
        <w:tc>
          <w:tcPr>
            <w:tcW w:w="700" w:type="dxa"/>
          </w:tcPr>
          <w:p w14:paraId="19A763A1" w14:textId="77777777" w:rsidR="00AA0B2C" w:rsidRDefault="00AA0B2C" w:rsidP="00AA0B2C">
            <w:r>
              <w:t>2</w:t>
            </w:r>
          </w:p>
          <w:p w14:paraId="358C20B8" w14:textId="24DAA4EC" w:rsidR="00886828" w:rsidRPr="00A00CA1" w:rsidRDefault="00886828" w:rsidP="00AA0B2C">
            <w:r w:rsidRPr="00FE55AD">
              <w:t>±</w:t>
            </w:r>
            <w:r>
              <w:t xml:space="preserve"> 0,4</w:t>
            </w:r>
          </w:p>
        </w:tc>
        <w:tc>
          <w:tcPr>
            <w:tcW w:w="700" w:type="dxa"/>
          </w:tcPr>
          <w:p w14:paraId="5BD00231" w14:textId="71D544D6" w:rsidR="00AA0B2C" w:rsidRPr="00A00CA1" w:rsidRDefault="00AA0B2C" w:rsidP="00AA0B2C">
            <w:r>
              <w:t>N/A</w:t>
            </w:r>
          </w:p>
        </w:tc>
        <w:tc>
          <w:tcPr>
            <w:tcW w:w="700" w:type="dxa"/>
          </w:tcPr>
          <w:p w14:paraId="15AF24C1" w14:textId="77777777" w:rsidR="00AA0B2C" w:rsidRDefault="00AA0B2C" w:rsidP="00AA0B2C">
            <w:r>
              <w:t>5</w:t>
            </w:r>
          </w:p>
          <w:p w14:paraId="55F0F95A" w14:textId="59BDEF3C" w:rsidR="00995AF5" w:rsidRPr="00A00CA1" w:rsidRDefault="00995AF5" w:rsidP="00AA0B2C">
            <w:r w:rsidRPr="00FE55AD">
              <w:t>±</w:t>
            </w:r>
            <w:r>
              <w:t xml:space="preserve"> 0,8</w:t>
            </w:r>
          </w:p>
        </w:tc>
        <w:tc>
          <w:tcPr>
            <w:tcW w:w="700" w:type="dxa"/>
          </w:tcPr>
          <w:p w14:paraId="328EC9FF" w14:textId="77777777" w:rsidR="00AA0B2C" w:rsidRDefault="00AA0B2C" w:rsidP="00AA0B2C">
            <w:r>
              <w:t>3</w:t>
            </w:r>
          </w:p>
          <w:p w14:paraId="189ACC96" w14:textId="14E106C8" w:rsidR="00995AF5" w:rsidRPr="00A00CA1" w:rsidRDefault="00995AF5" w:rsidP="00AA0B2C">
            <w:r w:rsidRPr="00FE55AD">
              <w:t>±</w:t>
            </w:r>
            <w:r>
              <w:t xml:space="preserve"> 0,5</w:t>
            </w:r>
          </w:p>
        </w:tc>
        <w:tc>
          <w:tcPr>
            <w:tcW w:w="700" w:type="dxa"/>
          </w:tcPr>
          <w:p w14:paraId="4FE29443" w14:textId="77777777" w:rsidR="00AA0B2C" w:rsidRDefault="00AA0B2C" w:rsidP="00AA0B2C">
            <w:r>
              <w:t>4</w:t>
            </w:r>
          </w:p>
          <w:p w14:paraId="05A756A2" w14:textId="5600887F" w:rsidR="00995AF5" w:rsidRPr="00A00CA1" w:rsidRDefault="00995AF5" w:rsidP="00AA0B2C">
            <w:r w:rsidRPr="00FE55AD">
              <w:t>±</w:t>
            </w:r>
            <w:r>
              <w:t xml:space="preserve"> 0,6</w:t>
            </w:r>
          </w:p>
        </w:tc>
        <w:tc>
          <w:tcPr>
            <w:tcW w:w="700" w:type="dxa"/>
          </w:tcPr>
          <w:p w14:paraId="1516A0F3" w14:textId="77777777" w:rsidR="00AA0B2C" w:rsidRDefault="00AA0B2C" w:rsidP="00AA0B2C">
            <w:r>
              <w:t>4</w:t>
            </w:r>
          </w:p>
          <w:p w14:paraId="7FB34AE8" w14:textId="1D5DCD0E" w:rsidR="00995AF5" w:rsidRPr="00A00CA1" w:rsidRDefault="00995AF5" w:rsidP="00AA0B2C">
            <w:r w:rsidRPr="00FE55AD">
              <w:t>±</w:t>
            </w:r>
            <w:r>
              <w:t xml:space="preserve"> 0,6</w:t>
            </w:r>
          </w:p>
        </w:tc>
        <w:tc>
          <w:tcPr>
            <w:tcW w:w="700" w:type="dxa"/>
          </w:tcPr>
          <w:p w14:paraId="639B790D" w14:textId="77777777" w:rsidR="00AA0B2C" w:rsidRDefault="00AA0B2C" w:rsidP="00AA0B2C">
            <w:r>
              <w:t>4</w:t>
            </w:r>
          </w:p>
          <w:p w14:paraId="1C4DA01E" w14:textId="14D86218" w:rsidR="00995AF5" w:rsidRPr="00A00CA1" w:rsidRDefault="00995AF5" w:rsidP="00AA0B2C">
            <w:r w:rsidRPr="00FE55AD">
              <w:t>±</w:t>
            </w:r>
            <w:r>
              <w:t xml:space="preserve"> 0,6</w:t>
            </w:r>
          </w:p>
        </w:tc>
      </w:tr>
      <w:tr w:rsidR="00AA0B2C" w:rsidRPr="00A00CA1" w14:paraId="094F5D95" w14:textId="77777777" w:rsidTr="00BF6D12">
        <w:trPr>
          <w:trHeight w:val="808"/>
        </w:trPr>
        <w:tc>
          <w:tcPr>
            <w:tcW w:w="1092" w:type="dxa"/>
          </w:tcPr>
          <w:p w14:paraId="3554EA8D" w14:textId="139B0CEE" w:rsidR="00AA0B2C" w:rsidRPr="00A00CA1" w:rsidRDefault="00FD4929" w:rsidP="00AA0B2C">
            <w:r>
              <w:t>Xiaomi Redmi Note 14+ Pro</w:t>
            </w:r>
          </w:p>
        </w:tc>
        <w:tc>
          <w:tcPr>
            <w:tcW w:w="700" w:type="dxa"/>
          </w:tcPr>
          <w:p w14:paraId="59CF00BD" w14:textId="77777777" w:rsidR="00AA0B2C" w:rsidRDefault="00FD4929" w:rsidP="00AA0B2C">
            <w:r>
              <w:t>12</w:t>
            </w:r>
          </w:p>
          <w:p w14:paraId="15B6F007" w14:textId="30BD3E73" w:rsidR="00886828" w:rsidRPr="00A00CA1" w:rsidRDefault="00886828" w:rsidP="00AA0B2C">
            <w:r w:rsidRPr="00FE55AD">
              <w:t>±</w:t>
            </w:r>
            <w:r>
              <w:t xml:space="preserve"> 1,2</w:t>
            </w:r>
          </w:p>
        </w:tc>
        <w:tc>
          <w:tcPr>
            <w:tcW w:w="700" w:type="dxa"/>
          </w:tcPr>
          <w:p w14:paraId="270DAAC8" w14:textId="77777777" w:rsidR="00AA0B2C" w:rsidRDefault="00FD4929" w:rsidP="00AA0B2C">
            <w:r>
              <w:t>10</w:t>
            </w:r>
          </w:p>
          <w:p w14:paraId="2622F6FD" w14:textId="66C4B106" w:rsidR="00886828" w:rsidRPr="00A00CA1" w:rsidRDefault="00886828" w:rsidP="00AA0B2C">
            <w:r w:rsidRPr="00FE55AD">
              <w:t>±</w:t>
            </w:r>
            <w:r>
              <w:t xml:space="preserve"> 1,0</w:t>
            </w:r>
          </w:p>
        </w:tc>
        <w:tc>
          <w:tcPr>
            <w:tcW w:w="700" w:type="dxa"/>
          </w:tcPr>
          <w:p w14:paraId="7057A299" w14:textId="77777777" w:rsidR="00AA0B2C" w:rsidRDefault="00FD4929" w:rsidP="00AA0B2C">
            <w:r>
              <w:t>8</w:t>
            </w:r>
          </w:p>
          <w:p w14:paraId="266A1576" w14:textId="44909602" w:rsidR="00886828" w:rsidRPr="00A00CA1" w:rsidRDefault="00886828" w:rsidP="00AA0B2C">
            <w:r w:rsidRPr="00FE55AD">
              <w:t>±</w:t>
            </w:r>
            <w:r>
              <w:t xml:space="preserve"> 0,8</w:t>
            </w:r>
          </w:p>
        </w:tc>
        <w:tc>
          <w:tcPr>
            <w:tcW w:w="700" w:type="dxa"/>
          </w:tcPr>
          <w:p w14:paraId="60AEA1E6" w14:textId="77777777" w:rsidR="00AA0B2C" w:rsidRDefault="00FD4929" w:rsidP="00AA0B2C">
            <w:r>
              <w:t>9</w:t>
            </w:r>
          </w:p>
          <w:p w14:paraId="4EC629A1" w14:textId="4EA3F953" w:rsidR="00886828" w:rsidRPr="00A00CA1" w:rsidRDefault="00886828" w:rsidP="00AA0B2C">
            <w:r w:rsidRPr="00FE55AD">
              <w:t>±</w:t>
            </w:r>
            <w:r>
              <w:t xml:space="preserve"> 0,9</w:t>
            </w:r>
          </w:p>
        </w:tc>
        <w:tc>
          <w:tcPr>
            <w:tcW w:w="700" w:type="dxa"/>
          </w:tcPr>
          <w:p w14:paraId="4AC5D12F" w14:textId="77777777" w:rsidR="00AA0B2C" w:rsidRDefault="00FD4929" w:rsidP="00AA0B2C">
            <w:r>
              <w:t>2</w:t>
            </w:r>
          </w:p>
          <w:p w14:paraId="2337F68F" w14:textId="374B9137" w:rsidR="00886828" w:rsidRPr="00A00CA1" w:rsidRDefault="00886828" w:rsidP="00AA0B2C">
            <w:r w:rsidRPr="00FE55AD">
              <w:t>±</w:t>
            </w:r>
            <w:r>
              <w:t xml:space="preserve"> 0,4</w:t>
            </w:r>
          </w:p>
        </w:tc>
        <w:tc>
          <w:tcPr>
            <w:tcW w:w="700" w:type="dxa"/>
          </w:tcPr>
          <w:p w14:paraId="74543878" w14:textId="77777777" w:rsidR="00AA0B2C" w:rsidRDefault="00FD4929" w:rsidP="00AA0B2C">
            <w:r>
              <w:t>2</w:t>
            </w:r>
          </w:p>
          <w:p w14:paraId="34FA8319" w14:textId="4CFCA929" w:rsidR="00886828" w:rsidRPr="00A00CA1" w:rsidRDefault="00886828" w:rsidP="00AA0B2C">
            <w:r w:rsidRPr="00FE55AD">
              <w:t>±</w:t>
            </w:r>
            <w:r>
              <w:t xml:space="preserve"> 0,4</w:t>
            </w:r>
          </w:p>
        </w:tc>
        <w:tc>
          <w:tcPr>
            <w:tcW w:w="700" w:type="dxa"/>
          </w:tcPr>
          <w:p w14:paraId="1A07E100" w14:textId="77777777" w:rsidR="00AA0B2C" w:rsidRDefault="00FD4929" w:rsidP="00AA0B2C">
            <w:r>
              <w:t>1</w:t>
            </w:r>
          </w:p>
          <w:p w14:paraId="098423F0" w14:textId="436A5D39" w:rsidR="00995AF5" w:rsidRPr="00A00CA1" w:rsidRDefault="00995AF5" w:rsidP="00AA0B2C">
            <w:r w:rsidRPr="00FE55AD">
              <w:t>±</w:t>
            </w:r>
            <w:r>
              <w:t xml:space="preserve"> 0,2</w:t>
            </w:r>
          </w:p>
        </w:tc>
        <w:tc>
          <w:tcPr>
            <w:tcW w:w="700" w:type="dxa"/>
          </w:tcPr>
          <w:p w14:paraId="75BD531C" w14:textId="77777777" w:rsidR="00AA0B2C" w:rsidRDefault="00FD4929" w:rsidP="00AA0B2C">
            <w:r>
              <w:t>12</w:t>
            </w:r>
          </w:p>
          <w:p w14:paraId="2D63571A" w14:textId="40D1CB29" w:rsidR="00995AF5" w:rsidRPr="00A00CA1" w:rsidRDefault="00995AF5" w:rsidP="00AA0B2C">
            <w:r w:rsidRPr="00FE55AD">
              <w:t>±</w:t>
            </w:r>
            <w:r>
              <w:t xml:space="preserve"> 1,2</w:t>
            </w:r>
          </w:p>
        </w:tc>
        <w:tc>
          <w:tcPr>
            <w:tcW w:w="700" w:type="dxa"/>
          </w:tcPr>
          <w:p w14:paraId="010F9351" w14:textId="77777777" w:rsidR="00AA0B2C" w:rsidRDefault="00FD4929" w:rsidP="00AA0B2C">
            <w:r>
              <w:t>8</w:t>
            </w:r>
          </w:p>
          <w:p w14:paraId="57113AAA" w14:textId="769B0817" w:rsidR="00995AF5" w:rsidRPr="00A00CA1" w:rsidRDefault="00995AF5" w:rsidP="00AA0B2C">
            <w:r w:rsidRPr="00FE55AD">
              <w:t>±</w:t>
            </w:r>
            <w:r>
              <w:t xml:space="preserve"> 0,8</w:t>
            </w:r>
          </w:p>
        </w:tc>
        <w:tc>
          <w:tcPr>
            <w:tcW w:w="700" w:type="dxa"/>
          </w:tcPr>
          <w:p w14:paraId="6C476187" w14:textId="77777777" w:rsidR="00AA0B2C" w:rsidRDefault="00FD4929" w:rsidP="00AA0B2C">
            <w:r>
              <w:t>9</w:t>
            </w:r>
          </w:p>
          <w:p w14:paraId="4B046AC4" w14:textId="5D982A9E" w:rsidR="00995AF5" w:rsidRPr="00A00CA1" w:rsidRDefault="00995AF5" w:rsidP="00AA0B2C">
            <w:r w:rsidRPr="00FE55AD">
              <w:t>±</w:t>
            </w:r>
            <w:r>
              <w:t xml:space="preserve"> 0,9</w:t>
            </w:r>
          </w:p>
        </w:tc>
        <w:tc>
          <w:tcPr>
            <w:tcW w:w="700" w:type="dxa"/>
          </w:tcPr>
          <w:p w14:paraId="0FCE3915" w14:textId="77777777" w:rsidR="00AA0B2C" w:rsidRDefault="00FD4929" w:rsidP="00AA0B2C">
            <w:r>
              <w:t>9</w:t>
            </w:r>
          </w:p>
          <w:p w14:paraId="0380C756" w14:textId="67EC41D8" w:rsidR="00995AF5" w:rsidRPr="00A00CA1" w:rsidRDefault="00995AF5" w:rsidP="00AA0B2C">
            <w:r w:rsidRPr="00FE55AD">
              <w:t>±</w:t>
            </w:r>
            <w:r>
              <w:t xml:space="preserve"> 0,9</w:t>
            </w:r>
          </w:p>
        </w:tc>
        <w:tc>
          <w:tcPr>
            <w:tcW w:w="700" w:type="dxa"/>
          </w:tcPr>
          <w:p w14:paraId="37C481AB" w14:textId="77777777" w:rsidR="00AA0B2C" w:rsidRDefault="00FD4929" w:rsidP="00AA0B2C">
            <w:r>
              <w:t>5</w:t>
            </w:r>
          </w:p>
          <w:p w14:paraId="7E6BD174" w14:textId="3D7D2F2B" w:rsidR="00995AF5" w:rsidRPr="00A00CA1" w:rsidRDefault="00995AF5" w:rsidP="00AA0B2C">
            <w:r w:rsidRPr="00FE55AD">
              <w:t>±</w:t>
            </w:r>
            <w:r>
              <w:t xml:space="preserve"> 0,7</w:t>
            </w:r>
          </w:p>
        </w:tc>
      </w:tr>
    </w:tbl>
    <w:p w14:paraId="03CC85C3" w14:textId="77777777" w:rsidR="00B57627" w:rsidRDefault="00B57627" w:rsidP="00F30A09"/>
    <w:p w14:paraId="056EE987" w14:textId="77777777" w:rsidR="00FD0A9F" w:rsidRPr="00A00CA1" w:rsidRDefault="00FD0A9F" w:rsidP="00F30A09"/>
    <w:p w14:paraId="68C34ACB" w14:textId="1EFE5428" w:rsidR="00A73AF3" w:rsidRPr="00A00CA1" w:rsidRDefault="00A73AF3" w:rsidP="00A73AF3">
      <w:pPr>
        <w:pStyle w:val="Naslov2"/>
      </w:pPr>
      <w:bookmarkStart w:id="519" w:name="_Toc232940812"/>
      <w:r w:rsidRPr="00A00CA1">
        <w:t>Primerjava učinkovitosti delovanja izbranih modelov</w:t>
      </w:r>
      <w:bookmarkEnd w:id="519"/>
    </w:p>
    <w:p w14:paraId="444A976E" w14:textId="465693CE" w:rsidR="008E3545" w:rsidRPr="00A00CA1" w:rsidRDefault="008E3545" w:rsidP="00583C37">
      <w:r w:rsidRPr="00A00CA1">
        <w:t xml:space="preserve">Primerjava učinkovitosti delovanja izbranih modelov je izmerjena nad testno množico, ki </w:t>
      </w:r>
      <w:r w:rsidR="0018430B" w:rsidRPr="00A00CA1">
        <w:t xml:space="preserve">je </w:t>
      </w:r>
      <w:r w:rsidRPr="00A00CA1">
        <w:t xml:space="preserve">podrobneje opisana v </w:t>
      </w:r>
      <w:r w:rsidR="00C14189" w:rsidRPr="00A00CA1">
        <w:t>poglavju</w:t>
      </w:r>
      <w:r w:rsidR="00B05A67" w:rsidRPr="00A00CA1">
        <w:rPr>
          <w:color w:val="EE0000"/>
        </w:rPr>
        <w:t xml:space="preserve"> </w:t>
      </w:r>
      <w:r w:rsidR="00583C37" w:rsidRPr="00A00CA1">
        <w:t xml:space="preserve">4: </w:t>
      </w:r>
      <w:fldSimple w:instr=" REF _Ref227322707  \* MERGEFORMAT ">
        <w:r w:rsidR="00583C37" w:rsidRPr="00A00CA1">
          <w:t>LASTNA UČNA MNOŽICA</w:t>
        </w:r>
      </w:fldSimple>
      <w:r w:rsidR="00583C37" w:rsidRPr="00A00CA1">
        <w:t xml:space="preserve">. </w:t>
      </w:r>
      <w:r w:rsidR="000451A6" w:rsidRPr="00A00CA1">
        <w:t>Testno</w:t>
      </w:r>
      <w:r w:rsidR="00057BB5" w:rsidRPr="00A00CA1">
        <w:t xml:space="preserve"> </w:t>
      </w:r>
      <w:r w:rsidR="00940172" w:rsidRPr="00A00CA1">
        <w:t xml:space="preserve">množico sestavlja 944 slik različnih oseb </w:t>
      </w:r>
      <w:r w:rsidR="00D90162" w:rsidRPr="00A00CA1">
        <w:t>z</w:t>
      </w:r>
      <w:r w:rsidR="00940172" w:rsidRPr="00A00CA1">
        <w:t xml:space="preserve"> različnimi telesnimi držami med izvajanjem telesne vadbe na fitnesu. </w:t>
      </w:r>
      <w:r w:rsidR="00087CE3" w:rsidRPr="00A00CA1">
        <w:t xml:space="preserve">Glavni izziv primerjave uspešnosti med modeli predstavlja določitev </w:t>
      </w:r>
      <w:r w:rsidR="00215E6F" w:rsidRPr="00A00CA1">
        <w:t>referenčne resnice (ground truth). Ročno generiranje referenčne resnice za vsako sliko posebej je zelo časovno zamudno, uporaba specializiranih merilnih sistemov</w:t>
      </w:r>
      <w:del w:id="520" w:author="Zorman, Daša" w:date="2026-06-22T18:33:00Z" w16du:dateUtc="2026-06-22T16:33:00Z">
        <w:r w:rsidR="00215E6F" w:rsidRPr="00A00CA1" w:rsidDel="000E477F">
          <w:delText xml:space="preserve"> za </w:delText>
        </w:r>
      </w:del>
      <w:ins w:id="521" w:author="Zorman, Daša" w:date="2026-06-22T18:33:00Z" w16du:dateUtc="2026-06-22T16:33:00Z">
        <w:r w:rsidR="000E477F">
          <w:t xml:space="preserve"> </w:t>
        </w:r>
      </w:ins>
      <w:r w:rsidR="00215E6F" w:rsidRPr="00A00CA1">
        <w:t xml:space="preserve">pa </w:t>
      </w:r>
      <w:del w:id="522" w:author="Zorman, Daša" w:date="2026-06-22T18:33:00Z" w16du:dateUtc="2026-06-22T16:33:00Z">
        <w:r w:rsidR="00215E6F" w:rsidRPr="00A00CA1" w:rsidDel="000E477F">
          <w:delText xml:space="preserve">je </w:delText>
        </w:r>
      </w:del>
      <w:r w:rsidR="00215E6F" w:rsidRPr="00A00CA1">
        <w:t xml:space="preserve">preveč zahtevno. </w:t>
      </w:r>
      <w:r w:rsidR="00453856" w:rsidRPr="00A00CA1">
        <w:t>Zaradi navedenih omejitev je kot približek referenčne resnice uporabljena napoved visokozmogljivega modela za prepoznavo drže RTMO-X</w:t>
      </w:r>
      <w:r w:rsidR="00D777DE">
        <w:t xml:space="preserve"> </w:t>
      </w:r>
      <w:sdt>
        <w:sdtPr>
          <w:id w:val="-1138717456"/>
          <w:citation/>
        </w:sdtPr>
        <w:sdtContent>
          <w:r w:rsidR="001E5005">
            <w:fldChar w:fldCharType="begin"/>
          </w:r>
          <w:r w:rsidR="001E5005" w:rsidRPr="001E5005">
            <w:instrText xml:space="preserve"> CITATION LuP23 \l 2057 </w:instrText>
          </w:r>
          <w:r w:rsidR="001E5005">
            <w:fldChar w:fldCharType="separate"/>
          </w:r>
          <w:r w:rsidR="005448BA">
            <w:rPr>
              <w:noProof/>
            </w:rPr>
            <w:t>[39]</w:t>
          </w:r>
          <w:r w:rsidR="001E5005">
            <w:fldChar w:fldCharType="end"/>
          </w:r>
        </w:sdtContent>
      </w:sdt>
      <w:r w:rsidR="00453856" w:rsidRPr="00A00CA1">
        <w:t xml:space="preserve">, ki služi kot referenčni </w:t>
      </w:r>
      <w:ins w:id="523" w:author="Zorman, Daša" w:date="2026-06-22T18:34:00Z" w16du:dateUtc="2026-06-22T16:34:00Z">
        <w:r w:rsidR="000E477F">
          <w:t>»</w:t>
        </w:r>
      </w:ins>
      <w:del w:id="524" w:author="Zorman, Daša" w:date="2026-06-22T18:34:00Z" w16du:dateUtc="2026-06-22T16:34:00Z">
        <w:r w:rsidR="00453856" w:rsidRPr="00A00CA1" w:rsidDel="000E477F">
          <w:delText>“</w:delText>
        </w:r>
      </w:del>
      <w:ins w:id="525" w:author="Zorman, Daša" w:date="2026-06-22T19:20:00Z" w16du:dateUtc="2026-06-22T17:20:00Z">
        <w:r w:rsidR="007D1753">
          <w:t>»</w:t>
        </w:r>
      </w:ins>
      <w:r w:rsidR="00453856" w:rsidRPr="00A00CA1">
        <w:t>učitelj</w:t>
      </w:r>
      <w:ins w:id="526" w:author="Zorman, Daša" w:date="2026-06-22T18:34:00Z" w16du:dateUtc="2026-06-22T16:34:00Z">
        <w:r w:rsidR="000E477F">
          <w:t>«</w:t>
        </w:r>
      </w:ins>
      <w:del w:id="527" w:author="Zorman, Daša" w:date="2026-06-22T18:34:00Z" w16du:dateUtc="2026-06-22T16:34:00Z">
        <w:r w:rsidR="00453856" w:rsidRPr="00A00CA1" w:rsidDel="000E477F">
          <w:delText>“</w:delText>
        </w:r>
      </w:del>
      <w:ins w:id="528" w:author="Zorman, Daša" w:date="2026-06-22T19:20:00Z" w16du:dateUtc="2026-06-22T17:20:00Z">
        <w:r w:rsidR="007D1753">
          <w:t>»</w:t>
        </w:r>
      </w:ins>
      <w:r w:rsidR="00453856" w:rsidRPr="00A00CA1">
        <w:t xml:space="preserve"> za določitev napake izbranih modelov.</w:t>
      </w:r>
      <w:r w:rsidR="00C3041C" w:rsidRPr="00A00CA1">
        <w:t xml:space="preserve"> Zaupanje </w:t>
      </w:r>
      <w:r w:rsidR="00DB2C39" w:rsidRPr="00A00CA1">
        <w:t>rezultatom</w:t>
      </w:r>
      <w:r w:rsidR="00C3041C" w:rsidRPr="00A00CA1">
        <w:t xml:space="preserve"> RTMO-X modela je opravičen</w:t>
      </w:r>
      <w:r w:rsidR="00DB2C39" w:rsidRPr="00A00CA1">
        <w:t>o</w:t>
      </w:r>
      <w:r w:rsidR="00C3041C" w:rsidRPr="00A00CA1">
        <w:t xml:space="preserve">, saj velja za enega </w:t>
      </w:r>
      <w:ins w:id="529" w:author="Zorman, Daša" w:date="2026-06-22T18:34:00Z" w16du:dateUtc="2026-06-22T16:34:00Z">
        <w:r w:rsidR="000E477F">
          <w:t>naj</w:t>
        </w:r>
      </w:ins>
      <w:r w:rsidR="00C3041C" w:rsidRPr="00A00CA1">
        <w:t xml:space="preserve">natančnejših modelov za </w:t>
      </w:r>
      <w:r w:rsidR="00DB23DC" w:rsidRPr="00A00CA1">
        <w:t>zaznavanje</w:t>
      </w:r>
      <w:r w:rsidR="00C3041C" w:rsidRPr="00A00CA1">
        <w:t xml:space="preserve"> telesne drže</w:t>
      </w:r>
      <w:r w:rsidR="00A871C1" w:rsidRPr="00A00CA1">
        <w:t>.</w:t>
      </w:r>
    </w:p>
    <w:p w14:paraId="575C2A2E" w14:textId="034101BC" w:rsidR="00712410" w:rsidRPr="00A00CA1" w:rsidRDefault="0083030A" w:rsidP="00712410">
      <w:pPr>
        <w:pStyle w:val="Naslov3"/>
      </w:pPr>
      <w:bookmarkStart w:id="530" w:name="_Toc232940813"/>
      <w:r w:rsidRPr="00A00CA1">
        <w:lastRenderedPageBreak/>
        <w:t>MPJPE</w:t>
      </w:r>
      <w:r w:rsidR="00C16BA0" w:rsidRPr="00A00CA1">
        <w:t xml:space="preserve"> (Mean Per Joint Position Error)</w:t>
      </w:r>
      <w:bookmarkEnd w:id="530"/>
    </w:p>
    <w:p w14:paraId="08D0E724" w14:textId="26E406D3" w:rsidR="004B02AD" w:rsidRPr="00A00CA1" w:rsidRDefault="00D5008A" w:rsidP="00D5008A">
      <w:r w:rsidRPr="00A00CA1">
        <w:t xml:space="preserve">MPJPE velja za glavno metriko za prikaz napake med napovedano in dejansko vrednostjo. V kontekstu modelov za zaznavo telesne drže </w:t>
      </w:r>
      <w:r w:rsidR="007B7009" w:rsidRPr="00A00CA1">
        <w:t>MPJPE meri povprečno razdaljo med sklepno točko referenčne resnice in napovedan</w:t>
      </w:r>
      <w:r w:rsidR="00490A71" w:rsidRPr="00A00CA1">
        <w:t>o</w:t>
      </w:r>
      <w:r w:rsidR="007B7009" w:rsidRPr="00A00CA1">
        <w:t xml:space="preserve"> sklepn</w:t>
      </w:r>
      <w:r w:rsidR="00C0183C" w:rsidRPr="00A00CA1">
        <w:t>o</w:t>
      </w:r>
      <w:r w:rsidR="007B7009" w:rsidRPr="00A00CA1">
        <w:t xml:space="preserve"> točk</w:t>
      </w:r>
      <w:r w:rsidR="00C0183C" w:rsidRPr="00A00CA1">
        <w:t>o</w:t>
      </w:r>
      <w:r w:rsidR="00AF7CEE" w:rsidRPr="00A00CA1">
        <w:t xml:space="preserve">. Ta razdalja predstavlja napako napovedi in se izračuna za vsak sklep posebej. Končna vrednost predstavlja povprečje </w:t>
      </w:r>
      <w:r w:rsidR="008B0FB7" w:rsidRPr="00A00CA1">
        <w:t xml:space="preserve">vsote </w:t>
      </w:r>
      <w:r w:rsidR="00C95672" w:rsidRPr="00A00CA1">
        <w:t xml:space="preserve">napak </w:t>
      </w:r>
      <w:r w:rsidR="00AF7CEE" w:rsidRPr="00A00CA1">
        <w:t>čez število okvirjev</w:t>
      </w:r>
      <w:r w:rsidR="000F5043" w:rsidRPr="00A00CA1">
        <w:t>.</w:t>
      </w:r>
      <w:r w:rsidR="009F70A5">
        <w:t xml:space="preserve"> </w:t>
      </w:r>
      <w:r w:rsidR="008A2AE2">
        <w:t>Metrika je določena</w:t>
      </w:r>
      <w:r w:rsidR="009F70A5">
        <w:t xml:space="preserve"> z enačbama </w:t>
      </w:r>
      <w:sdt>
        <w:sdtPr>
          <w:id w:val="508793854"/>
          <w:citation/>
        </w:sdtPr>
        <w:sdtContent>
          <w:r w:rsidR="009F70A5">
            <w:fldChar w:fldCharType="begin"/>
          </w:r>
          <w:r w:rsidR="009F70A5" w:rsidRPr="00AE5029">
            <w:instrText xml:space="preserve"> CITATION Jia22 \l 2057 </w:instrText>
          </w:r>
          <w:r w:rsidR="009F70A5">
            <w:fldChar w:fldCharType="separate"/>
          </w:r>
          <w:r w:rsidR="005448BA">
            <w:rPr>
              <w:noProof/>
            </w:rPr>
            <w:t>[40]</w:t>
          </w:r>
          <w:r w:rsidR="009F70A5">
            <w:fldChar w:fldCharType="end"/>
          </w:r>
        </w:sdtContent>
      </w:sdt>
      <w:r w:rsidR="009F70A5">
        <w:t>:</w:t>
      </w:r>
    </w:p>
    <w:p w14:paraId="2D7F7DC4" w14:textId="53FE47AD" w:rsidR="002914DB" w:rsidRPr="00471897" w:rsidRDefault="00000000" w:rsidP="00471897">
      <w:pPr>
        <w:ind w:left="1134"/>
      </w:pPr>
      <m:oMath>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i,j</m:t>
                    </m:r>
                  </m:sub>
                </m:sSub>
              </m:e>
            </m:d>
          </m:e>
          <m:sub>
            <m:r>
              <w:rPr>
                <w:rFonts w:ascii="Cambria Math" w:hAnsi="Cambria Math"/>
              </w:rPr>
              <m:t>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i,j</m:t>
                    </m:r>
                  </m:sub>
                </m:sSub>
                <m:r>
                  <w:rPr>
                    <w:rFonts w:ascii="Cambria Math" w:hAnsi="Cambria Math"/>
                  </w:rPr>
                  <m:t>)</m:t>
                </m:r>
              </m:e>
              <m:sup>
                <m:r>
                  <w:rPr>
                    <w:rFonts w:ascii="Cambria Math" w:hAnsi="Cambria Math"/>
                  </w:rPr>
                  <m:t>2</m:t>
                </m:r>
              </m:sup>
            </m:sSup>
          </m:e>
        </m:rad>
      </m:oMath>
      <w:r w:rsidR="002A6147">
        <w:t xml:space="preserve"> </w:t>
      </w:r>
      <w:r w:rsidR="002A6147">
        <w:tab/>
      </w:r>
      <w:r w:rsidR="002A6147">
        <w:tab/>
      </w:r>
      <w:r w:rsidR="002A6147">
        <w:tab/>
      </w:r>
      <w:r w:rsidR="002A6147">
        <w:tab/>
      </w:r>
      <w:r w:rsidR="002A6147">
        <w:tab/>
        <w:t xml:space="preserve">  (3.1)</w:t>
      </w:r>
    </w:p>
    <w:p w14:paraId="3F50FB79" w14:textId="536074F1" w:rsidR="00277D32" w:rsidRDefault="00D40E01" w:rsidP="00D40E01">
      <w:pPr>
        <w:pStyle w:val="Napis"/>
        <w:keepNext/>
        <w:jc w:val="left"/>
      </w:pPr>
      <w:bookmarkStart w:id="531" w:name="_Ref226964808"/>
      <w:bookmarkStart w:id="532" w:name="_Toc230973948"/>
      <w:r>
        <w:t>Tu je:</w:t>
      </w:r>
    </w:p>
    <w:p w14:paraId="7A502D17" w14:textId="6E8A5DE7" w:rsidR="00D40E01" w:rsidRDefault="00000000" w:rsidP="00D40E01">
      <m:oMath>
        <m:sSub>
          <m:sSubPr>
            <m:ctrlPr>
              <w:rPr>
                <w:rFonts w:ascii="Cambria Math" w:hAnsi="Cambria Math"/>
                <w:i/>
              </w:rPr>
            </m:ctrlPr>
          </m:sSubPr>
          <m:e>
            <m:r>
              <w:rPr>
                <w:rFonts w:ascii="Cambria Math" w:hAnsi="Cambria Math"/>
              </w:rPr>
              <m:t>e</m:t>
            </m:r>
          </m:e>
          <m:sub>
            <m:r>
              <w:rPr>
                <w:rFonts w:ascii="Cambria Math" w:hAnsi="Cambria Math"/>
              </w:rPr>
              <m:t>i,j</m:t>
            </m:r>
          </m:sub>
        </m:sSub>
      </m:oMath>
      <w:r w:rsidR="00D40E01">
        <w:t xml:space="preserve"> – napaka med referenčno in napovedano sklepno točko</w:t>
      </w:r>
      <w:r w:rsidR="00FD7615">
        <w:t xml:space="preserve">, kjer </w:t>
      </w:r>
      <w:r w:rsidR="00FD7615" w:rsidRPr="005408EB">
        <w:rPr>
          <w:i/>
          <w:iCs/>
        </w:rPr>
        <w:t>i</w:t>
      </w:r>
      <w:r w:rsidR="00FD7615">
        <w:t xml:space="preserve"> predstavlja indeks okvirja in </w:t>
      </w:r>
      <w:r w:rsidR="00FD7615" w:rsidRPr="005408EB">
        <w:rPr>
          <w:i/>
          <w:iCs/>
        </w:rPr>
        <w:t>j</w:t>
      </w:r>
      <w:r w:rsidR="00FD7615">
        <w:t xml:space="preserve"> indeks sklepne točke</w:t>
      </w:r>
      <w:ins w:id="533" w:author="Zorman, Daša" w:date="2026-06-22T18:35:00Z" w16du:dateUtc="2026-06-22T16:35:00Z">
        <w:r w:rsidR="000E477F">
          <w:t>;</w:t>
        </w:r>
      </w:ins>
      <w:del w:id="534" w:author="Zorman, Daša" w:date="2026-06-22T18:35:00Z" w16du:dateUtc="2026-06-22T16:35:00Z">
        <w:r w:rsidR="00A23DC2" w:rsidDel="000E477F">
          <w:delText>,</w:delText>
        </w:r>
      </w:del>
    </w:p>
    <w:p w14:paraId="751894CE" w14:textId="27849E0F" w:rsidR="00FD7615" w:rsidRDefault="00000000" w:rsidP="00D40E01">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i,j</m:t>
            </m:r>
          </m:sub>
        </m:sSub>
      </m:oMath>
      <w:r w:rsidR="00FD7615">
        <w:t xml:space="preserve"> – referenčna sklepna točka</w:t>
      </w:r>
      <w:ins w:id="535" w:author="Zorman, Daša" w:date="2026-06-22T18:35:00Z" w16du:dateUtc="2026-06-22T16:35:00Z">
        <w:r w:rsidR="000E477F">
          <w:t>;</w:t>
        </w:r>
      </w:ins>
      <w:del w:id="536" w:author="Zorman, Daša" w:date="2026-06-22T18:35:00Z" w16du:dateUtc="2026-06-22T16:35:00Z">
        <w:r w:rsidR="00A23DC2" w:rsidDel="000E477F">
          <w:delText>,</w:delText>
        </w:r>
      </w:del>
    </w:p>
    <w:p w14:paraId="2321CE9F" w14:textId="4B6FB8F1" w:rsidR="00FD7615" w:rsidRDefault="00000000" w:rsidP="00D40E01">
      <m:oMath>
        <m:sSub>
          <m:sSubPr>
            <m:ctrlPr>
              <w:rPr>
                <w:rFonts w:ascii="Cambria Math" w:hAnsi="Cambria Math"/>
                <w:i/>
              </w:rPr>
            </m:ctrlPr>
          </m:sSubPr>
          <m:e>
            <m:r>
              <w:rPr>
                <w:rFonts w:ascii="Cambria Math" w:hAnsi="Cambria Math"/>
              </w:rPr>
              <m:t>p</m:t>
            </m:r>
          </m:e>
          <m:sub>
            <m:r>
              <w:rPr>
                <w:rFonts w:ascii="Cambria Math" w:hAnsi="Cambria Math"/>
              </w:rPr>
              <m:t>i,j</m:t>
            </m:r>
          </m:sub>
        </m:sSub>
      </m:oMath>
      <w:r w:rsidR="00FD7615">
        <w:t xml:space="preserve"> – napovedana sklepna točka</w:t>
      </w:r>
      <w:ins w:id="537" w:author="Zorman, Daša" w:date="2026-06-22T18:35:00Z" w16du:dateUtc="2026-06-22T16:35:00Z">
        <w:r w:rsidR="000E477F">
          <w:t>;</w:t>
        </w:r>
      </w:ins>
      <w:del w:id="538" w:author="Zorman, Daša" w:date="2026-06-22T18:35:00Z" w16du:dateUtc="2026-06-22T16:35:00Z">
        <w:r w:rsidR="00A23DC2" w:rsidDel="000E477F">
          <w:delText>,</w:delText>
        </w:r>
      </w:del>
    </w:p>
    <w:p w14:paraId="37FFBA94" w14:textId="21B15FE7" w:rsidR="00FD7615" w:rsidRDefault="00000000" w:rsidP="00D40E01">
      <m:oMath>
        <m:sSub>
          <m:sSubPr>
            <m:ctrlPr>
              <w:rPr>
                <w:rFonts w:ascii="Cambria Math" w:hAnsi="Cambria Math"/>
                <w:i/>
              </w:rPr>
            </m:ctrlPr>
          </m:sSubPr>
          <m:e>
            <m:acc>
              <m:accPr>
                <m:ctrlPr>
                  <w:rPr>
                    <w:rFonts w:ascii="Cambria Math" w:hAnsi="Cambria Math"/>
                    <w:i/>
                  </w:rPr>
                </m:ctrlPr>
              </m:accPr>
              <m:e>
                <m:r>
                  <w:rPr>
                    <w:rFonts w:ascii="Cambria Math" w:hAnsi="Cambria Math"/>
                  </w:rPr>
                  <m:t>x</m:t>
                </m:r>
              </m:e>
            </m:acc>
          </m:e>
          <m:sub>
            <m:r>
              <w:rPr>
                <w:rFonts w:ascii="Cambria Math" w:hAnsi="Cambria Math"/>
              </w:rPr>
              <m:t>i,j</m:t>
            </m:r>
          </m:sub>
        </m:sSub>
      </m:oMath>
      <w:r w:rsidR="00FD7615">
        <w:t xml:space="preserve"> – vrednost koordinate x referenčne sklepne točke</w:t>
      </w:r>
      <w:ins w:id="539" w:author="Zorman, Daša" w:date="2026-06-22T18:35:00Z" w16du:dateUtc="2026-06-22T16:35:00Z">
        <w:r w:rsidR="000E477F">
          <w:t>:</w:t>
        </w:r>
      </w:ins>
      <w:del w:id="540" w:author="Zorman, Daša" w:date="2026-06-22T18:35:00Z" w16du:dateUtc="2026-06-22T16:35:00Z">
        <w:r w:rsidR="00A23DC2" w:rsidDel="000E477F">
          <w:delText>,</w:delText>
        </w:r>
      </w:del>
    </w:p>
    <w:p w14:paraId="70D9A81A" w14:textId="1F1D3B10" w:rsidR="00FD7615" w:rsidRDefault="00000000" w:rsidP="00D40E01">
      <m:oMath>
        <m:sSub>
          <m:sSubPr>
            <m:ctrlPr>
              <w:rPr>
                <w:rFonts w:ascii="Cambria Math" w:hAnsi="Cambria Math"/>
                <w:i/>
              </w:rPr>
            </m:ctrlPr>
          </m:sSubPr>
          <m:e>
            <m:r>
              <w:rPr>
                <w:rFonts w:ascii="Cambria Math" w:hAnsi="Cambria Math"/>
              </w:rPr>
              <m:t>x</m:t>
            </m:r>
          </m:e>
          <m:sub>
            <m:r>
              <w:rPr>
                <w:rFonts w:ascii="Cambria Math" w:hAnsi="Cambria Math"/>
              </w:rPr>
              <m:t>i,j</m:t>
            </m:r>
          </m:sub>
        </m:sSub>
      </m:oMath>
      <w:r w:rsidR="00FD7615">
        <w:t xml:space="preserve"> </w:t>
      </w:r>
      <w:r w:rsidR="006C3C3A">
        <w:t>–</w:t>
      </w:r>
      <w:r w:rsidR="00FD7615">
        <w:t xml:space="preserve"> </w:t>
      </w:r>
      <w:r w:rsidR="006C3C3A">
        <w:t>vrednost koordinate x napovedane sklepne točke</w:t>
      </w:r>
      <w:ins w:id="541" w:author="Zorman, Daša" w:date="2026-06-22T18:35:00Z" w16du:dateUtc="2026-06-22T16:35:00Z">
        <w:r w:rsidR="000E477F">
          <w:t>;</w:t>
        </w:r>
      </w:ins>
      <w:del w:id="542" w:author="Zorman, Daša" w:date="2026-06-22T18:35:00Z" w16du:dateUtc="2026-06-22T16:35:00Z">
        <w:r w:rsidR="00A23DC2" w:rsidDel="000E477F">
          <w:delText>,</w:delText>
        </w:r>
      </w:del>
    </w:p>
    <w:p w14:paraId="7B0B5473" w14:textId="58F83231" w:rsidR="006C3C3A" w:rsidRDefault="00000000" w:rsidP="00D40E01">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m:t>
            </m:r>
          </m:sub>
        </m:sSub>
      </m:oMath>
      <w:r w:rsidR="003E771C">
        <w:t xml:space="preserve"> – vrednost koordinate y referenčne sklepne točke</w:t>
      </w:r>
      <w:ins w:id="543" w:author="Zorman, Daša" w:date="2026-06-22T18:35:00Z" w16du:dateUtc="2026-06-22T16:35:00Z">
        <w:r w:rsidR="000E477F">
          <w:t>;</w:t>
        </w:r>
      </w:ins>
      <w:del w:id="544" w:author="Zorman, Daša" w:date="2026-06-22T18:35:00Z" w16du:dateUtc="2026-06-22T16:35:00Z">
        <w:r w:rsidR="00A23DC2" w:rsidDel="000E477F">
          <w:delText>,</w:delText>
        </w:r>
      </w:del>
    </w:p>
    <w:p w14:paraId="6FAFA411" w14:textId="442A5BF4" w:rsidR="003E771C" w:rsidRPr="00D40E01" w:rsidRDefault="00000000" w:rsidP="00D40E01">
      <m:oMath>
        <m:sSub>
          <m:sSubPr>
            <m:ctrlPr>
              <w:rPr>
                <w:rFonts w:ascii="Cambria Math" w:hAnsi="Cambria Math"/>
                <w:i/>
              </w:rPr>
            </m:ctrlPr>
          </m:sSubPr>
          <m:e>
            <m:r>
              <w:rPr>
                <w:rFonts w:ascii="Cambria Math" w:hAnsi="Cambria Math"/>
              </w:rPr>
              <m:t>y</m:t>
            </m:r>
          </m:e>
          <m:sub>
            <m:r>
              <w:rPr>
                <w:rFonts w:ascii="Cambria Math" w:hAnsi="Cambria Math"/>
              </w:rPr>
              <m:t>i,j</m:t>
            </m:r>
          </m:sub>
        </m:sSub>
      </m:oMath>
      <w:r w:rsidR="003E771C">
        <w:t xml:space="preserve"> – vrednost koordinate y napovedane sklepne točke</w:t>
      </w:r>
      <w:r w:rsidR="00A23DC2">
        <w:t>.</w:t>
      </w:r>
    </w:p>
    <w:bookmarkEnd w:id="531"/>
    <w:bookmarkEnd w:id="532"/>
    <w:p w14:paraId="4811DA0B" w14:textId="18CD8518" w:rsidR="007D5FA9" w:rsidRPr="00F17F2D" w:rsidRDefault="007D5FA9" w:rsidP="00E5656A">
      <w:pPr>
        <w:ind w:left="1134"/>
      </w:pPr>
      <m:oMath>
        <m:r>
          <w:rPr>
            <w:rFonts w:ascii="Cambria Math" w:hAnsi="Cambria Math"/>
          </w:rPr>
          <m:t>MPJPE=</m:t>
        </m:r>
        <m:f>
          <m:fPr>
            <m:ctrlPr>
              <w:rPr>
                <w:rFonts w:ascii="Cambria Math" w:hAnsi="Cambria Math"/>
                <w:i/>
              </w:rPr>
            </m:ctrlPr>
          </m:fPr>
          <m:num>
            <m:r>
              <w:rPr>
                <w:rFonts w:ascii="Cambria Math" w:hAnsi="Cambria Math"/>
              </w:rPr>
              <m:t>1</m:t>
            </m:r>
          </m:num>
          <m:den>
            <m:r>
              <w:rPr>
                <w:rFonts w:ascii="Cambria Math" w:hAnsi="Cambria Math"/>
              </w:rPr>
              <m:t>N*K</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e</m:t>
                    </m:r>
                  </m:e>
                  <m:sub>
                    <m:r>
                      <w:rPr>
                        <w:rFonts w:ascii="Cambria Math" w:hAnsi="Cambria Math"/>
                      </w:rPr>
                      <m:t>i,j</m:t>
                    </m:r>
                  </m:sub>
                </m:sSub>
              </m:e>
            </m:nary>
          </m:e>
        </m:nary>
      </m:oMath>
      <w:r w:rsidR="00073649">
        <w:t xml:space="preserve">  </w:t>
      </w:r>
      <w:r w:rsidR="00073649">
        <w:tab/>
      </w:r>
      <w:r w:rsidR="00073649">
        <w:tab/>
      </w:r>
      <w:r w:rsidR="00073649">
        <w:tab/>
      </w:r>
      <w:r w:rsidR="00073649">
        <w:tab/>
      </w:r>
      <w:r w:rsidR="00073649">
        <w:tab/>
      </w:r>
      <w:r w:rsidR="00073649">
        <w:tab/>
      </w:r>
      <w:r w:rsidR="00073649">
        <w:tab/>
      </w:r>
      <w:r w:rsidR="00073649">
        <w:tab/>
      </w:r>
      <w:r w:rsidR="00073649">
        <w:tab/>
      </w:r>
      <w:r w:rsidR="00073649">
        <w:tab/>
        <w:t xml:space="preserve">  (3.2)</w:t>
      </w:r>
    </w:p>
    <w:p w14:paraId="1491D27E" w14:textId="41E23FA9" w:rsidR="00106ECD" w:rsidRDefault="00A437AC" w:rsidP="007D5FA9">
      <w:r>
        <w:t>Tu je:</w:t>
      </w:r>
    </w:p>
    <w:p w14:paraId="63E5E0B4" w14:textId="40AEE7DD" w:rsidR="00A437AC" w:rsidRDefault="00A437AC" w:rsidP="007D5FA9">
      <w:r w:rsidRPr="00873A9F">
        <w:rPr>
          <w:i/>
          <w:iCs/>
        </w:rPr>
        <w:t>MPJPE</w:t>
      </w:r>
      <w:r>
        <w:t xml:space="preserve"> - </w:t>
      </w:r>
      <w:r w:rsidRPr="00A00CA1">
        <w:t>povprečn</w:t>
      </w:r>
      <w:r>
        <w:t>a</w:t>
      </w:r>
      <w:r w:rsidRPr="00A00CA1">
        <w:t xml:space="preserve"> razdalj</w:t>
      </w:r>
      <w:r>
        <w:t>a</w:t>
      </w:r>
      <w:r w:rsidRPr="00A00CA1">
        <w:t xml:space="preserve"> med sklepno točko referenčne resnice in napovedano sklepno točko</w:t>
      </w:r>
      <w:ins w:id="545" w:author="Zorman, Daša" w:date="2026-06-22T18:35:00Z" w16du:dateUtc="2026-06-22T16:35:00Z">
        <w:r w:rsidR="000E477F">
          <w:t>;</w:t>
        </w:r>
      </w:ins>
      <w:del w:id="546" w:author="Zorman, Daša" w:date="2026-06-22T18:35:00Z" w16du:dateUtc="2026-06-22T16:35:00Z">
        <w:r w:rsidR="00A23DC2" w:rsidDel="000E477F">
          <w:delText>,</w:delText>
        </w:r>
      </w:del>
    </w:p>
    <w:p w14:paraId="006A0941" w14:textId="7B25736B" w:rsidR="00551E65" w:rsidRDefault="00551E65" w:rsidP="007D5FA9">
      <w:r w:rsidRPr="002A5ED8">
        <w:rPr>
          <w:i/>
          <w:iCs/>
        </w:rPr>
        <w:t>N</w:t>
      </w:r>
      <w:r>
        <w:t xml:space="preserve"> – število okvirjev</w:t>
      </w:r>
      <w:ins w:id="547" w:author="Zorman, Daša" w:date="2026-06-22T18:35:00Z" w16du:dateUtc="2026-06-22T16:35:00Z">
        <w:r w:rsidR="000E477F">
          <w:t>;</w:t>
        </w:r>
      </w:ins>
      <w:del w:id="548" w:author="Zorman, Daša" w:date="2026-06-22T18:35:00Z" w16du:dateUtc="2026-06-22T16:35:00Z">
        <w:r w:rsidR="00A23DC2" w:rsidDel="000E477F">
          <w:delText>,</w:delText>
        </w:r>
      </w:del>
    </w:p>
    <w:p w14:paraId="6D4F23F4" w14:textId="5F4B2994" w:rsidR="00551E65" w:rsidRDefault="00551E65" w:rsidP="007D5FA9">
      <w:r w:rsidRPr="002A5ED8">
        <w:rPr>
          <w:i/>
          <w:iCs/>
        </w:rPr>
        <w:t>K</w:t>
      </w:r>
      <w:r>
        <w:t xml:space="preserve"> – število sklepnih točk</w:t>
      </w:r>
      <w:ins w:id="549" w:author="Zorman, Daša" w:date="2026-06-22T18:35:00Z" w16du:dateUtc="2026-06-22T16:35:00Z">
        <w:r w:rsidR="000E477F">
          <w:t>;</w:t>
        </w:r>
      </w:ins>
      <w:del w:id="550" w:author="Zorman, Daša" w:date="2026-06-22T18:35:00Z" w16du:dateUtc="2026-06-22T16:35:00Z">
        <w:r w:rsidR="00A23DC2" w:rsidDel="000E477F">
          <w:delText>,</w:delText>
        </w:r>
      </w:del>
    </w:p>
    <w:p w14:paraId="5CFD8357" w14:textId="624EA7AF" w:rsidR="00551E65" w:rsidRDefault="00000000" w:rsidP="00551E65">
      <m:oMath>
        <m:sSub>
          <m:sSubPr>
            <m:ctrlPr>
              <w:rPr>
                <w:rFonts w:ascii="Cambria Math" w:hAnsi="Cambria Math"/>
                <w:i/>
              </w:rPr>
            </m:ctrlPr>
          </m:sSubPr>
          <m:e>
            <m:r>
              <w:rPr>
                <w:rFonts w:ascii="Cambria Math" w:hAnsi="Cambria Math"/>
              </w:rPr>
              <m:t>e</m:t>
            </m:r>
          </m:e>
          <m:sub>
            <m:r>
              <w:rPr>
                <w:rFonts w:ascii="Cambria Math" w:hAnsi="Cambria Math"/>
              </w:rPr>
              <m:t>i,j</m:t>
            </m:r>
          </m:sub>
        </m:sSub>
      </m:oMath>
      <w:r w:rsidR="00551E65">
        <w:t xml:space="preserve"> – napaka med referenčno in napovedano sklepno točko, kjer </w:t>
      </w:r>
      <w:r w:rsidR="00551E65" w:rsidRPr="005408EB">
        <w:rPr>
          <w:i/>
          <w:iCs/>
        </w:rPr>
        <w:t>i</w:t>
      </w:r>
      <w:r w:rsidR="00551E65">
        <w:t xml:space="preserve"> predstavlja indeks okvirja in </w:t>
      </w:r>
      <w:r w:rsidR="00551E65" w:rsidRPr="005408EB">
        <w:rPr>
          <w:i/>
          <w:iCs/>
        </w:rPr>
        <w:t>j</w:t>
      </w:r>
      <w:r w:rsidR="00551E65">
        <w:t xml:space="preserve"> indeks sklepne točke</w:t>
      </w:r>
      <w:r w:rsidR="005F4EA1">
        <w:t>, ki se izračuna po enačbi (3.1)</w:t>
      </w:r>
      <w:r w:rsidR="00A23DC2">
        <w:t>.</w:t>
      </w:r>
    </w:p>
    <w:p w14:paraId="4BCE9EB1" w14:textId="77777777" w:rsidR="00A64958" w:rsidRPr="00A00CA1" w:rsidRDefault="00A64958" w:rsidP="007D5FA9"/>
    <w:p w14:paraId="41B12E10" w14:textId="3DA331F7" w:rsidR="00A64958" w:rsidRPr="00A00CA1" w:rsidRDefault="00A64958" w:rsidP="007D5FA9">
      <w:r w:rsidRPr="00A00CA1">
        <w:t xml:space="preserve">Na sliki </w:t>
      </w:r>
      <w:r w:rsidRPr="000E477F">
        <w:rPr>
          <w:i/>
          <w:iCs/>
          <w:rPrChange w:id="551" w:author="Zorman, Daša" w:date="2026-06-22T18:35:00Z" w16du:dateUtc="2026-06-22T16:35:00Z">
            <w:rPr/>
          </w:rPrChange>
        </w:rPr>
        <w:fldChar w:fldCharType="begin"/>
      </w:r>
      <w:r w:rsidRPr="000E477F">
        <w:rPr>
          <w:i/>
          <w:iCs/>
          <w:rPrChange w:id="552" w:author="Zorman, Daša" w:date="2026-06-22T18:35:00Z" w16du:dateUtc="2026-06-22T16:35:00Z">
            <w:rPr/>
          </w:rPrChange>
        </w:rPr>
        <w:instrText xml:space="preserve"> REF _Ref226964904 \h </w:instrText>
      </w:r>
      <w:r w:rsidRPr="000E477F">
        <w:rPr>
          <w:i/>
          <w:iCs/>
          <w:rPrChange w:id="553" w:author="Zorman, Daša" w:date="2026-06-22T18:35:00Z" w16du:dateUtc="2026-06-22T16:35:00Z">
            <w:rPr/>
          </w:rPrChange>
        </w:rPr>
      </w:r>
      <w:r w:rsidR="000E477F">
        <w:rPr>
          <w:i/>
          <w:iCs/>
        </w:rPr>
        <w:instrText xml:space="preserve"> \* MERGEFORMAT </w:instrText>
      </w:r>
      <w:r w:rsidRPr="000E477F">
        <w:rPr>
          <w:i/>
          <w:iCs/>
          <w:rPrChange w:id="554" w:author="Zorman, Daša" w:date="2026-06-22T18:35:00Z" w16du:dateUtc="2026-06-22T16:35:00Z">
            <w:rPr/>
          </w:rPrChange>
        </w:rPr>
        <w:fldChar w:fldCharType="separate"/>
      </w:r>
      <w:r w:rsidR="005448BA" w:rsidRPr="000E477F">
        <w:rPr>
          <w:i/>
          <w:iCs/>
          <w:rPrChange w:id="555" w:author="Zorman, Daša" w:date="2026-06-22T18:35:00Z" w16du:dateUtc="2026-06-22T16:35:00Z">
            <w:rPr/>
          </w:rPrChange>
        </w:rPr>
        <w:t xml:space="preserve">Slika </w:t>
      </w:r>
      <w:r w:rsidR="005448BA" w:rsidRPr="000E477F">
        <w:rPr>
          <w:i/>
          <w:iCs/>
          <w:noProof/>
          <w:rPrChange w:id="556" w:author="Zorman, Daša" w:date="2026-06-22T18:35:00Z" w16du:dateUtc="2026-06-22T16:35:00Z">
            <w:rPr>
              <w:noProof/>
            </w:rPr>
          </w:rPrChange>
        </w:rPr>
        <w:t>5</w:t>
      </w:r>
      <w:r w:rsidR="005448BA" w:rsidRPr="000E477F">
        <w:rPr>
          <w:i/>
          <w:iCs/>
          <w:rPrChange w:id="557" w:author="Zorman, Daša" w:date="2026-06-22T18:35:00Z" w16du:dateUtc="2026-06-22T16:35:00Z">
            <w:rPr/>
          </w:rPrChange>
        </w:rPr>
        <w:t>: Rezultati MPJPE nad izbranimi modeli</w:t>
      </w:r>
      <w:r w:rsidRPr="000E477F">
        <w:rPr>
          <w:i/>
          <w:iCs/>
          <w:rPrChange w:id="558" w:author="Zorman, Daša" w:date="2026-06-22T18:35:00Z" w16du:dateUtc="2026-06-22T16:35:00Z">
            <w:rPr/>
          </w:rPrChange>
        </w:rPr>
        <w:fldChar w:fldCharType="end"/>
      </w:r>
      <w:r w:rsidRPr="00A00CA1">
        <w:t xml:space="preserve"> so prikazani rezultati MPJPE nad izbranimi modeli. </w:t>
      </w:r>
      <w:r w:rsidR="00EF27A8" w:rsidRPr="00A00CA1">
        <w:t xml:space="preserve">MPJPE </w:t>
      </w:r>
      <w:r w:rsidR="00007A29" w:rsidRPr="00A00CA1">
        <w:t xml:space="preserve">na </w:t>
      </w:r>
      <w:r w:rsidR="00863F44" w:rsidRPr="00A00CA1">
        <w:t>graf</w:t>
      </w:r>
      <w:r w:rsidR="00007A29" w:rsidRPr="00A00CA1">
        <w:t>u</w:t>
      </w:r>
      <w:r w:rsidR="00D0760F" w:rsidRPr="00A00CA1">
        <w:t xml:space="preserve"> predstavlja </w:t>
      </w:r>
      <w:commentRangeStart w:id="559"/>
      <w:r w:rsidR="00F0037A" w:rsidRPr="00A00CA1">
        <w:t xml:space="preserve">napako med koordinatami sklepnih točk </w:t>
      </w:r>
      <w:r w:rsidR="00F0037A" w:rsidRPr="00A00CA1">
        <w:lastRenderedPageBreak/>
        <w:t>referenčne resnice in napovedani</w:t>
      </w:r>
      <w:ins w:id="560" w:author="Zorman, Daša" w:date="2026-06-22T18:36:00Z" w16du:dateUtc="2026-06-22T16:36:00Z">
        <w:r w:rsidR="000E477F">
          <w:t>mi</w:t>
        </w:r>
      </w:ins>
      <w:del w:id="561" w:author="Zorman, Daša" w:date="2026-06-22T18:36:00Z" w16du:dateUtc="2026-06-22T16:36:00Z">
        <w:r w:rsidR="00F0037A" w:rsidRPr="00A00CA1" w:rsidDel="000E477F">
          <w:delText>h</w:delText>
        </w:r>
      </w:del>
      <w:r w:rsidR="00F0037A" w:rsidRPr="00A00CA1">
        <w:t xml:space="preserve"> sklepni</w:t>
      </w:r>
      <w:ins w:id="562" w:author="Zorman, Daša" w:date="2026-06-22T18:36:00Z" w16du:dateUtc="2026-06-22T16:36:00Z">
        <w:r w:rsidR="000E477F">
          <w:t>mi</w:t>
        </w:r>
      </w:ins>
      <w:del w:id="563" w:author="Zorman, Daša" w:date="2026-06-22T18:36:00Z" w16du:dateUtc="2026-06-22T16:36:00Z">
        <w:r w:rsidR="00F0037A" w:rsidRPr="00A00CA1" w:rsidDel="000E477F">
          <w:delText>h</w:delText>
        </w:r>
      </w:del>
      <w:r w:rsidR="00F0037A" w:rsidRPr="00A00CA1">
        <w:t xml:space="preserve"> točk</w:t>
      </w:r>
      <w:ins w:id="564" w:author="Zorman, Daša" w:date="2026-06-22T18:36:00Z" w16du:dateUtc="2026-06-22T16:36:00Z">
        <w:r w:rsidR="000E477F">
          <w:t>ami</w:t>
        </w:r>
      </w:ins>
      <w:r w:rsidR="007D47CB" w:rsidRPr="00A00CA1">
        <w:t>.</w:t>
      </w:r>
      <w:commentRangeEnd w:id="559"/>
      <w:r w:rsidR="000E477F" w:rsidRPr="00A00CA1">
        <w:rPr>
          <w:rStyle w:val="Pripombasklic"/>
          <w:rFonts w:cs="Arial"/>
          <w:sz w:val="24"/>
        </w:rPr>
        <w:commentReference w:id="559"/>
      </w:r>
      <w:r w:rsidR="007D47CB" w:rsidRPr="00A00CA1">
        <w:t xml:space="preserve"> K</w:t>
      </w:r>
      <w:r w:rsidR="00D0760F" w:rsidRPr="00A00CA1">
        <w:t>oordinate</w:t>
      </w:r>
      <w:r w:rsidR="006D641F" w:rsidRPr="00A00CA1">
        <w:t xml:space="preserve"> sklepnih točk</w:t>
      </w:r>
      <w:r w:rsidR="008A0397" w:rsidRPr="00A00CA1">
        <w:t xml:space="preserve"> </w:t>
      </w:r>
      <w:r w:rsidR="00FE28B6" w:rsidRPr="00A00CA1">
        <w:t>so</w:t>
      </w:r>
      <w:r w:rsidR="00741DD8" w:rsidRPr="00A00CA1">
        <w:t xml:space="preserve"> </w:t>
      </w:r>
      <w:r w:rsidR="00F0037A" w:rsidRPr="00A00CA1">
        <w:t xml:space="preserve">normalizirane </w:t>
      </w:r>
      <w:r w:rsidR="00D0760F" w:rsidRPr="00A00CA1">
        <w:t>glede na dimenzije slike</w:t>
      </w:r>
      <w:r w:rsidR="00D76667" w:rsidRPr="00A00CA1">
        <w:t>. V</w:t>
      </w:r>
      <w:r w:rsidR="00D0760F" w:rsidRPr="00A00CA1">
        <w:t>elja:</w:t>
      </w:r>
    </w:p>
    <w:p w14:paraId="0DE7E3AF" w14:textId="284EB988" w:rsidR="00D0760F" w:rsidRPr="00A00CA1" w:rsidRDefault="00D0760F">
      <w:pPr>
        <w:pStyle w:val="Odstavekseznama"/>
        <w:numPr>
          <w:ilvl w:val="0"/>
          <w:numId w:val="24"/>
        </w:numPr>
      </w:pPr>
      <w:r w:rsidRPr="00A00CA1">
        <w:t>x = 0 predstavlja levi rob slike, x = 1 pa desni rob (normalizacija glede na širino slike)</w:t>
      </w:r>
      <w:ins w:id="565" w:author="Zorman, Daša" w:date="2026-06-22T18:38:00Z" w16du:dateUtc="2026-06-22T16:38:00Z">
        <w:r w:rsidR="000E477F">
          <w:t>;</w:t>
        </w:r>
      </w:ins>
      <w:del w:id="566" w:author="Zorman, Daša" w:date="2026-06-22T18:38:00Z" w16du:dateUtc="2026-06-22T16:38:00Z">
        <w:r w:rsidR="00B11EF8" w:rsidDel="000E477F">
          <w:delText>,</w:delText>
        </w:r>
      </w:del>
    </w:p>
    <w:p w14:paraId="7BFAE6B7" w14:textId="51B01D94" w:rsidR="00D0760F" w:rsidRPr="00A00CA1" w:rsidRDefault="00D0760F">
      <w:pPr>
        <w:pStyle w:val="Odstavekseznama"/>
        <w:numPr>
          <w:ilvl w:val="0"/>
          <w:numId w:val="24"/>
        </w:numPr>
      </w:pPr>
      <w:r w:rsidRPr="00A00CA1">
        <w:t>y = 0 predstavlja zgornji rob slike, y = 1 pa spodnji rob (normalizacije glede na višino slike)</w:t>
      </w:r>
      <w:r w:rsidR="00FF19AA">
        <w:t>.</w:t>
      </w:r>
    </w:p>
    <w:p w14:paraId="2E3B54C5" w14:textId="6C6BA116" w:rsidR="008A61F3" w:rsidRPr="00A00CA1" w:rsidRDefault="006F33A3" w:rsidP="006F33A3">
      <w:r w:rsidRPr="00F26C5B">
        <w:rPr>
          <w:noProof/>
        </w:rPr>
        <w:drawing>
          <wp:anchor distT="0" distB="0" distL="114300" distR="114300" simplePos="0" relativeHeight="251663872" behindDoc="0" locked="0" layoutInCell="1" allowOverlap="1" wp14:anchorId="05486CD6" wp14:editId="469BD30D">
            <wp:simplePos x="0" y="0"/>
            <wp:positionH relativeFrom="page">
              <wp:align>center</wp:align>
            </wp:positionH>
            <wp:positionV relativeFrom="paragraph">
              <wp:posOffset>247015</wp:posOffset>
            </wp:positionV>
            <wp:extent cx="5989955" cy="2752725"/>
            <wp:effectExtent l="0" t="0" r="0" b="9525"/>
            <wp:wrapSquare wrapText="bothSides"/>
            <wp:docPr id="97640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06414" name=""/>
                    <pic:cNvPicPr/>
                  </pic:nvPicPr>
                  <pic:blipFill>
                    <a:blip r:embed="rId30">
                      <a:extLst>
                        <a:ext uri="{28A0092B-C50C-407E-A947-70E740481C1C}">
                          <a14:useLocalDpi xmlns:a14="http://schemas.microsoft.com/office/drawing/2010/main" val="0"/>
                        </a:ext>
                      </a:extLst>
                    </a:blip>
                    <a:stretch>
                      <a:fillRect/>
                    </a:stretch>
                  </pic:blipFill>
                  <pic:spPr>
                    <a:xfrm>
                      <a:off x="0" y="0"/>
                      <a:ext cx="5989955" cy="2752725"/>
                    </a:xfrm>
                    <a:prstGeom prst="rect">
                      <a:avLst/>
                    </a:prstGeom>
                  </pic:spPr>
                </pic:pic>
              </a:graphicData>
            </a:graphic>
            <wp14:sizeRelH relativeFrom="margin">
              <wp14:pctWidth>0</wp14:pctWidth>
            </wp14:sizeRelH>
            <wp14:sizeRelV relativeFrom="margin">
              <wp14:pctHeight>0</wp14:pctHeight>
            </wp14:sizeRelV>
          </wp:anchor>
        </w:drawing>
      </w:r>
    </w:p>
    <w:p w14:paraId="4BA31CF5" w14:textId="0D221C36" w:rsidR="00712410" w:rsidRPr="00A00CA1" w:rsidRDefault="008A61F3" w:rsidP="008A61F3">
      <w:pPr>
        <w:pStyle w:val="Napis"/>
      </w:pPr>
      <w:bookmarkStart w:id="567" w:name="_Ref226964904"/>
      <w:bookmarkStart w:id="568" w:name="_Toc232947277"/>
      <w:r w:rsidRPr="00A00CA1">
        <w:t xml:space="preserve">Slika </w:t>
      </w:r>
      <w:fldSimple w:instr=" SEQ Slika \* ARABIC ">
        <w:r w:rsidR="00CB1899">
          <w:rPr>
            <w:noProof/>
          </w:rPr>
          <w:t>5</w:t>
        </w:r>
      </w:fldSimple>
      <w:r w:rsidRPr="00A00CA1">
        <w:t>: Rezultati MPJPE nad izbranimi modeli</w:t>
      </w:r>
      <w:bookmarkEnd w:id="567"/>
      <w:bookmarkEnd w:id="568"/>
    </w:p>
    <w:p w14:paraId="2D9D57F0" w14:textId="77777777" w:rsidR="006D1497" w:rsidRPr="00A00CA1" w:rsidRDefault="006D1497" w:rsidP="006D1497"/>
    <w:p w14:paraId="4AAD4096" w14:textId="4821E988" w:rsidR="00F843A1" w:rsidRPr="00A00CA1" w:rsidRDefault="006D1497" w:rsidP="006D1497">
      <w:r w:rsidRPr="00A00CA1">
        <w:t>Iz grafa je razvidno, da so napovedi družine modelov Mediapipe Pose Landmarker v povprečju najman</w:t>
      </w:r>
      <w:r w:rsidR="00873809" w:rsidRPr="00A00CA1">
        <w:t>j</w:t>
      </w:r>
      <w:r w:rsidRPr="00A00CA1">
        <w:t xml:space="preserve"> razlikuje</w:t>
      </w:r>
      <w:r w:rsidR="00A52C61" w:rsidRPr="00A00CA1">
        <w:t>jo</w:t>
      </w:r>
      <w:r w:rsidRPr="00A00CA1">
        <w:t xml:space="preserve"> od napovedi modela RTMO-X</w:t>
      </w:r>
      <w:r w:rsidR="007D3900" w:rsidRPr="00A00CA1">
        <w:t xml:space="preserve">. Razlike </w:t>
      </w:r>
      <w:del w:id="569" w:author="Zorman, Daša" w:date="2026-06-22T18:38:00Z" w16du:dateUtc="2026-06-22T16:38:00Z">
        <w:r w:rsidR="007D3900" w:rsidRPr="00A00CA1" w:rsidDel="000E477F">
          <w:delText xml:space="preserve">med </w:delText>
        </w:r>
      </w:del>
      <w:r w:rsidR="007D3900" w:rsidRPr="00A00CA1">
        <w:t>znotraj družine modelov so pričakovane: Heavy je najbolj natančen, Full srednje natančen</w:t>
      </w:r>
      <w:r w:rsidR="00D44011" w:rsidRPr="00A00CA1">
        <w:t xml:space="preserve"> in Lite najmanj natančen</w:t>
      </w:r>
      <w:r w:rsidR="007D3900" w:rsidRPr="00A00CA1">
        <w:t>.</w:t>
      </w:r>
      <w:r w:rsidR="008E404E" w:rsidRPr="00A00CA1">
        <w:t xml:space="preserve"> Z največjim odstopanjem izstopata </w:t>
      </w:r>
      <w:ins w:id="570" w:author="Zorman, Daša" w:date="2026-06-22T18:39:00Z" w16du:dateUtc="2026-06-22T16:39:00Z">
        <w:r w:rsidR="000E477F" w:rsidRPr="00A00CA1">
          <w:t>modela</w:t>
        </w:r>
        <w:r w:rsidR="000E477F" w:rsidRPr="00A00CA1">
          <w:t xml:space="preserve"> </w:t>
        </w:r>
      </w:ins>
      <w:r w:rsidR="008E404E" w:rsidRPr="00A00CA1">
        <w:t>PoseNet</w:t>
      </w:r>
      <w:del w:id="571" w:author="Zorman, Daša" w:date="2026-06-22T18:39:00Z" w16du:dateUtc="2026-06-22T16:39:00Z">
        <w:r w:rsidR="008E404E" w:rsidRPr="00A00CA1" w:rsidDel="000E477F">
          <w:delText xml:space="preserve"> modela</w:delText>
        </w:r>
      </w:del>
      <w:r w:rsidR="008E404E" w:rsidRPr="00A00CA1">
        <w:t>.</w:t>
      </w:r>
    </w:p>
    <w:p w14:paraId="0220F65D" w14:textId="212B6D6A" w:rsidR="00F843A1" w:rsidRPr="00A00CA1" w:rsidRDefault="00F843A1" w:rsidP="00F843A1">
      <w:pPr>
        <w:pStyle w:val="Naslov3"/>
      </w:pPr>
      <w:bookmarkStart w:id="572" w:name="_Toc232940814"/>
      <w:r w:rsidRPr="00A00CA1">
        <w:t>PCK</w:t>
      </w:r>
      <w:r w:rsidR="008B5175" w:rsidRPr="00A00CA1">
        <w:t xml:space="preserve"> (Percentage of Correct Keypoints)</w:t>
      </w:r>
      <w:bookmarkEnd w:id="572"/>
    </w:p>
    <w:p w14:paraId="48397276" w14:textId="35901720" w:rsidR="009547F9" w:rsidRDefault="009547F9" w:rsidP="009547F9">
      <w:r w:rsidRPr="00A00CA1">
        <w:t>Metrika PCK</w:t>
      </w:r>
      <w:del w:id="573" w:author="Zorman, Daša" w:date="2026-06-22T18:39:00Z" w16du:dateUtc="2026-06-22T16:39:00Z">
        <w:r w:rsidRPr="00A00CA1" w:rsidDel="000E477F">
          <w:delText>,</w:delText>
        </w:r>
      </w:del>
      <w:r w:rsidRPr="00A00CA1">
        <w:t xml:space="preserve"> oziroma delež pravilno zaznanih sklepnih točk</w:t>
      </w:r>
      <w:del w:id="574" w:author="Zorman, Daša" w:date="2026-06-22T18:39:00Z" w16du:dateUtc="2026-06-22T16:39:00Z">
        <w:r w:rsidRPr="00A00CA1" w:rsidDel="000E477F">
          <w:delText>,</w:delText>
        </w:r>
      </w:del>
      <w:r w:rsidRPr="00A00CA1">
        <w:t xml:space="preserve"> meri, kolikšen delež </w:t>
      </w:r>
      <w:r w:rsidR="009F3BC3" w:rsidRPr="00A00CA1">
        <w:t xml:space="preserve">napovedanih </w:t>
      </w:r>
      <w:r w:rsidRPr="00A00CA1">
        <w:t>sklepnih točk je dovolj blizu točkam iz referenčne resnice</w:t>
      </w:r>
      <w:r w:rsidR="00364521" w:rsidRPr="00A00CA1">
        <w:t>. Pravilnost se določi s pragom razdalje, zato je bilo uporabljenih več različnih pragov.</w:t>
      </w:r>
      <w:r w:rsidR="00590E80">
        <w:t xml:space="preserve"> </w:t>
      </w:r>
      <w:r w:rsidR="00590E80" w:rsidRPr="00A00CA1">
        <w:t>Pravilnost sklepne točke za metriko PCK</w:t>
      </w:r>
      <w:r w:rsidR="00590E80">
        <w:t xml:space="preserve"> se določi z enačbo</w:t>
      </w:r>
      <w:r w:rsidR="0038627A">
        <w:t xml:space="preserve">, povzeto po </w:t>
      </w:r>
      <w:sdt>
        <w:sdtPr>
          <w:id w:val="2037390802"/>
          <w:citation/>
        </w:sdtPr>
        <w:sdtContent>
          <w:r w:rsidR="0038627A">
            <w:fldChar w:fldCharType="begin"/>
          </w:r>
          <w:r w:rsidR="0038627A" w:rsidRPr="0038627A">
            <w:instrText xml:space="preserve"> CITATION Liu24 \l 2057 </w:instrText>
          </w:r>
          <w:r w:rsidR="0038627A">
            <w:fldChar w:fldCharType="separate"/>
          </w:r>
          <w:r w:rsidR="005448BA">
            <w:rPr>
              <w:noProof/>
            </w:rPr>
            <w:t>[20]</w:t>
          </w:r>
          <w:r w:rsidR="0038627A">
            <w:fldChar w:fldCharType="end"/>
          </w:r>
        </w:sdtContent>
      </w:sdt>
      <w:r w:rsidR="00590E80">
        <w:t>:</w:t>
      </w:r>
    </w:p>
    <w:p w14:paraId="37C4C4EA" w14:textId="77777777" w:rsidR="00727F62" w:rsidRPr="00A00CA1" w:rsidRDefault="00727F62" w:rsidP="009547F9"/>
    <w:p w14:paraId="14203099" w14:textId="3146F58B" w:rsidR="00D0784E" w:rsidRPr="003C5A69" w:rsidRDefault="00000000" w:rsidP="00EE4435">
      <w:pPr>
        <w:ind w:left="1134"/>
      </w:pPr>
      <m:oMath>
        <m:sSub>
          <m:sSubPr>
            <m:ctrlPr>
              <w:rPr>
                <w:rFonts w:ascii="Cambria Math" w:hAnsi="Cambria Math"/>
                <w:i/>
              </w:rPr>
            </m:ctrlPr>
          </m:sSubPr>
          <m:e>
            <m:r>
              <w:rPr>
                <w:rFonts w:ascii="Cambria Math" w:hAnsi="Cambria Math"/>
              </w:rPr>
              <m:t>c</m:t>
            </m:r>
          </m:e>
          <m:sub>
            <m:r>
              <w:rPr>
                <w:rFonts w:ascii="Cambria Math" w:hAnsi="Cambria Math"/>
              </w:rPr>
              <m:t>i,j</m:t>
            </m:r>
          </m:sub>
        </m:sSub>
        <m:r>
          <w:rPr>
            <w:rFonts w:ascii="Cambria Math" w:hAnsi="Cambria Math"/>
          </w:rPr>
          <m:t xml:space="preserve">=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≤τ</m:t>
                </m:r>
              </m:e>
              <m:e>
                <m:r>
                  <w:rPr>
                    <w:rFonts w:ascii="Cambria Math" w:hAnsi="Cambria Math"/>
                  </w:rPr>
                  <m:t xml:space="preserve">0,   </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&gt;τ</m:t>
                </m:r>
              </m:e>
            </m:eqArr>
          </m:e>
        </m:d>
      </m:oMath>
      <w:r w:rsidR="00865243">
        <w:t xml:space="preserve"> </w:t>
      </w:r>
      <w:r w:rsidR="00865243">
        <w:tab/>
      </w:r>
      <w:r w:rsidR="00865243">
        <w:tab/>
      </w:r>
      <w:r w:rsidR="00865243">
        <w:tab/>
      </w:r>
      <w:r w:rsidR="00865243">
        <w:tab/>
      </w:r>
      <w:r w:rsidR="00865243">
        <w:tab/>
      </w:r>
      <w:r w:rsidR="00865243">
        <w:tab/>
      </w:r>
      <w:r w:rsidR="00865243">
        <w:tab/>
      </w:r>
      <w:r w:rsidR="00865243">
        <w:tab/>
      </w:r>
      <w:r w:rsidR="00865243">
        <w:tab/>
      </w:r>
      <w:r w:rsidR="00865243">
        <w:tab/>
      </w:r>
      <w:r w:rsidR="00865243">
        <w:tab/>
      </w:r>
      <w:r w:rsidR="00865243">
        <w:tab/>
      </w:r>
      <w:r w:rsidR="00865243">
        <w:tab/>
        <w:t xml:space="preserve">  (3.3)</w:t>
      </w:r>
    </w:p>
    <w:p w14:paraId="51E71119" w14:textId="402F5C8F" w:rsidR="00072D42" w:rsidRDefault="008E4A21" w:rsidP="003137D3">
      <w:r>
        <w:lastRenderedPageBreak/>
        <w:t>Tu je:</w:t>
      </w:r>
    </w:p>
    <w:p w14:paraId="0B69D366" w14:textId="68EFF4B3" w:rsidR="008E4A21" w:rsidRDefault="00000000" w:rsidP="003137D3">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8E4A21">
        <w:t xml:space="preserve"> – pravilnost napovedi sklepne točke</w:t>
      </w:r>
      <w:ins w:id="575" w:author="Zorman, Daša" w:date="2026-06-22T18:39:00Z" w16du:dateUtc="2026-06-22T16:39:00Z">
        <w:r w:rsidR="00832CF1">
          <w:t>;</w:t>
        </w:r>
      </w:ins>
      <w:del w:id="576" w:author="Zorman, Daša" w:date="2026-06-22T18:39:00Z" w16du:dateUtc="2026-06-22T16:39:00Z">
        <w:r w:rsidR="008E4A21" w:rsidDel="00832CF1">
          <w:delText>,</w:delText>
        </w:r>
      </w:del>
    </w:p>
    <w:p w14:paraId="44BB5FDA" w14:textId="3CF99F33" w:rsidR="008E4A21" w:rsidRDefault="00000000" w:rsidP="003137D3">
      <m:oMath>
        <m:sSub>
          <m:sSubPr>
            <m:ctrlPr>
              <w:rPr>
                <w:rFonts w:ascii="Cambria Math" w:hAnsi="Cambria Math"/>
                <w:i/>
              </w:rPr>
            </m:ctrlPr>
          </m:sSubPr>
          <m:e>
            <m:r>
              <w:rPr>
                <w:rFonts w:ascii="Cambria Math" w:hAnsi="Cambria Math"/>
              </w:rPr>
              <m:t>e</m:t>
            </m:r>
          </m:e>
          <m:sub>
            <m:r>
              <w:rPr>
                <w:rFonts w:ascii="Cambria Math" w:hAnsi="Cambria Math"/>
              </w:rPr>
              <m:t>i,j</m:t>
            </m:r>
          </m:sub>
        </m:sSub>
      </m:oMath>
      <w:r w:rsidR="008E4A21">
        <w:t xml:space="preserve"> - napaka med referenčno in napovedano sklepno točko, kjer </w:t>
      </w:r>
      <w:r w:rsidR="008E4A21" w:rsidRPr="005408EB">
        <w:rPr>
          <w:i/>
          <w:iCs/>
        </w:rPr>
        <w:t>i</w:t>
      </w:r>
      <w:r w:rsidR="008E4A21">
        <w:t xml:space="preserve"> predstavlja indeks okvirja in </w:t>
      </w:r>
      <w:r w:rsidR="008E4A21" w:rsidRPr="005408EB">
        <w:rPr>
          <w:i/>
          <w:iCs/>
        </w:rPr>
        <w:t>j</w:t>
      </w:r>
      <w:r w:rsidR="008E4A21">
        <w:t xml:space="preserve"> indeks sklepne točke, ki se izračuna po enačbi (3.1)</w:t>
      </w:r>
      <w:ins w:id="577" w:author="Zorman, Daša" w:date="2026-06-22T18:39:00Z" w16du:dateUtc="2026-06-22T16:39:00Z">
        <w:r w:rsidR="00832CF1">
          <w:t>;</w:t>
        </w:r>
      </w:ins>
      <w:del w:id="578" w:author="Zorman, Daša" w:date="2026-06-22T18:39:00Z" w16du:dateUtc="2026-06-22T16:39:00Z">
        <w:r w:rsidR="00F7059D" w:rsidDel="00832CF1">
          <w:delText>,</w:delText>
        </w:r>
      </w:del>
    </w:p>
    <w:p w14:paraId="47872EE3" w14:textId="60524AD6" w:rsidR="00F7059D" w:rsidRDefault="00F7059D" w:rsidP="003137D3">
      <m:oMath>
        <m:r>
          <w:rPr>
            <w:rFonts w:ascii="Cambria Math" w:hAnsi="Cambria Math"/>
          </w:rPr>
          <m:t>τ</m:t>
        </m:r>
      </m:oMath>
      <w:r>
        <w:t xml:space="preserve"> – prag za določitev pravilnosti napovedi sklepne točke.</w:t>
      </w:r>
    </w:p>
    <w:p w14:paraId="06C8CC4D" w14:textId="77777777" w:rsidR="00F7059D" w:rsidRPr="00F7059D" w:rsidRDefault="00F7059D" w:rsidP="003137D3"/>
    <w:p w14:paraId="1D0FD851" w14:textId="164F213A" w:rsidR="004B0D72" w:rsidRDefault="000017CB" w:rsidP="003137D3">
      <w:r w:rsidRPr="00A00CA1">
        <w:t xml:space="preserve">Sklepna točka se šteje kot pravilno zaznana, če je njena napaka manjša ali enaka izbranemu pragu </w:t>
      </w:r>
      <m:oMath>
        <m:r>
          <w:rPr>
            <w:rFonts w:ascii="Cambria Math" w:hAnsi="Cambria Math"/>
          </w:rPr>
          <m:t>τ</m:t>
        </m:r>
      </m:oMath>
      <w:r w:rsidR="00A17928">
        <w:t xml:space="preserve">, predstavljeno v enačbi (3.3). </w:t>
      </w:r>
      <w:r w:rsidR="00687F86" w:rsidRPr="00A00CA1">
        <w:t xml:space="preserve">Metrika PCK je definirana kot delež pravilnih točk </w:t>
      </w:r>
      <w:r w:rsidR="00E52CD3" w:rsidRPr="00A00CA1">
        <w:t>preko vseh sklepov in vseh slik</w:t>
      </w:r>
      <w:r w:rsidR="00DE2FF2" w:rsidRPr="00A00CA1">
        <w:t xml:space="preserve">, definicija je prikazana </w:t>
      </w:r>
      <w:r w:rsidR="009E0094" w:rsidRPr="00A00CA1">
        <w:t xml:space="preserve">s spodnjo </w:t>
      </w:r>
      <w:r w:rsidR="00414329" w:rsidRPr="00A00CA1">
        <w:t>enačbo</w:t>
      </w:r>
      <w:r w:rsidR="008D325F">
        <w:t xml:space="preserve">, ki </w:t>
      </w:r>
      <w:r w:rsidR="00D4088C">
        <w:t xml:space="preserve">je povzeta po </w:t>
      </w:r>
      <w:sdt>
        <w:sdtPr>
          <w:id w:val="-1133476108"/>
          <w:citation/>
        </w:sdtPr>
        <w:sdtContent>
          <w:r w:rsidR="00D4088C">
            <w:fldChar w:fldCharType="begin"/>
          </w:r>
          <w:r w:rsidR="00D4088C" w:rsidRPr="00D4088C">
            <w:instrText xml:space="preserve"> CITATION Liu24 \l 2057 </w:instrText>
          </w:r>
          <w:r w:rsidR="00D4088C">
            <w:fldChar w:fldCharType="separate"/>
          </w:r>
          <w:r w:rsidR="005448BA">
            <w:rPr>
              <w:noProof/>
            </w:rPr>
            <w:t>[20]</w:t>
          </w:r>
          <w:r w:rsidR="00D4088C">
            <w:fldChar w:fldCharType="end"/>
          </w:r>
        </w:sdtContent>
      </w:sdt>
      <w:r w:rsidR="003910B6">
        <w:t>:</w:t>
      </w:r>
    </w:p>
    <w:p w14:paraId="4803DD62" w14:textId="77777777" w:rsidR="00B44DA8" w:rsidRPr="00A00CA1" w:rsidRDefault="00B44DA8" w:rsidP="003137D3"/>
    <w:p w14:paraId="521A05E5" w14:textId="454B45D2" w:rsidR="004C7FA0" w:rsidRPr="00825C4B" w:rsidRDefault="00900E92" w:rsidP="00825C4B">
      <w:pPr>
        <w:ind w:left="1134"/>
      </w:pPr>
      <m:oMath>
        <m:r>
          <w:rPr>
            <w:rFonts w:ascii="Cambria Math" w:hAnsi="Cambria Math"/>
          </w:rPr>
          <m:t>PCK</m:t>
        </m:r>
        <m:d>
          <m:dPr>
            <m:ctrlPr>
              <w:rPr>
                <w:rFonts w:ascii="Cambria Math" w:hAnsi="Cambria Math"/>
                <w:i/>
              </w:rPr>
            </m:ctrlPr>
          </m:dPr>
          <m:e>
            <m:r>
              <w:rPr>
                <w:rFonts w:ascii="Cambria Math" w:hAnsi="Cambria Math"/>
              </w:rPr>
              <m:t>τ</m:t>
            </m:r>
          </m:e>
        </m:d>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N*K</m:t>
            </m:r>
          </m:den>
        </m:f>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c</m:t>
                    </m:r>
                  </m:e>
                  <m:sub>
                    <m:r>
                      <w:rPr>
                        <w:rFonts w:ascii="Cambria Math" w:hAnsi="Cambria Math"/>
                      </w:rPr>
                      <m:t>i,j</m:t>
                    </m:r>
                  </m:sub>
                </m:sSub>
              </m:e>
            </m:nary>
          </m:e>
        </m:nary>
      </m:oMath>
      <w:r w:rsidR="00825C4B">
        <w:t xml:space="preserve"> </w:t>
      </w:r>
      <w:r w:rsidR="00825C4B">
        <w:tab/>
      </w:r>
      <w:r w:rsidR="00825C4B">
        <w:tab/>
      </w:r>
      <w:r w:rsidR="00825C4B">
        <w:tab/>
      </w:r>
      <w:r w:rsidR="00825C4B">
        <w:tab/>
      </w:r>
      <w:r w:rsidR="00825C4B">
        <w:tab/>
      </w:r>
      <w:r w:rsidR="00825C4B">
        <w:tab/>
      </w:r>
      <w:r w:rsidR="00825C4B">
        <w:tab/>
      </w:r>
      <w:r w:rsidR="00825C4B">
        <w:tab/>
      </w:r>
      <w:r w:rsidR="00825C4B">
        <w:tab/>
      </w:r>
      <w:r w:rsidR="00825C4B">
        <w:tab/>
        <w:t xml:space="preserve">  (3.4)</w:t>
      </w:r>
    </w:p>
    <w:p w14:paraId="414ACA95" w14:textId="3798A7ED" w:rsidR="00596BA3" w:rsidRDefault="004B0D72" w:rsidP="00DC69AA">
      <w:pPr>
        <w:pStyle w:val="Images"/>
        <w:jc w:val="both"/>
      </w:pPr>
      <w:r>
        <w:t>Tu je:</w:t>
      </w:r>
    </w:p>
    <w:p w14:paraId="50F2ED27" w14:textId="01A083B8" w:rsidR="004B0D72" w:rsidRDefault="004B0D72" w:rsidP="00DC69AA">
      <w:pPr>
        <w:pStyle w:val="Images"/>
        <w:jc w:val="both"/>
      </w:pPr>
      <m:oMath>
        <m:r>
          <w:rPr>
            <w:rFonts w:ascii="Cambria Math" w:hAnsi="Cambria Math"/>
          </w:rPr>
          <m:t>PCK</m:t>
        </m:r>
        <m:d>
          <m:dPr>
            <m:ctrlPr>
              <w:rPr>
                <w:rFonts w:ascii="Cambria Math" w:hAnsi="Cambria Math"/>
                <w:i/>
              </w:rPr>
            </m:ctrlPr>
          </m:dPr>
          <m:e>
            <m:r>
              <w:rPr>
                <w:rFonts w:ascii="Cambria Math" w:hAnsi="Cambria Math"/>
              </w:rPr>
              <m:t>τ</m:t>
            </m:r>
          </m:e>
        </m:d>
      </m:oMath>
      <w:r>
        <w:t xml:space="preserve"> – vrednost metrike PCK pri pragu </w:t>
      </w:r>
      <m:oMath>
        <m:r>
          <w:rPr>
            <w:rFonts w:ascii="Cambria Math" w:hAnsi="Cambria Math"/>
          </w:rPr>
          <m:t>τ</m:t>
        </m:r>
      </m:oMath>
      <w:ins w:id="579" w:author="Zorman, Daša" w:date="2026-06-22T18:40:00Z" w16du:dateUtc="2026-06-22T16:40:00Z">
        <w:r w:rsidR="00832CF1">
          <w:t>;</w:t>
        </w:r>
      </w:ins>
      <w:del w:id="580" w:author="Zorman, Daša" w:date="2026-06-22T18:40:00Z" w16du:dateUtc="2026-06-22T16:40:00Z">
        <w:r w:rsidDel="00832CF1">
          <w:delText>,</w:delText>
        </w:r>
      </w:del>
    </w:p>
    <w:p w14:paraId="659F175E" w14:textId="7D55670B" w:rsidR="004B0D72" w:rsidRDefault="004B0D72" w:rsidP="00DC69AA">
      <w:pPr>
        <w:pStyle w:val="Images"/>
        <w:jc w:val="both"/>
      </w:pPr>
      <w:r w:rsidRPr="00AF4E31">
        <w:rPr>
          <w:i/>
          <w:iCs/>
        </w:rPr>
        <w:t>N</w:t>
      </w:r>
      <w:r>
        <w:t xml:space="preserve"> – število okvirjev</w:t>
      </w:r>
      <w:ins w:id="581" w:author="Zorman, Daša" w:date="2026-06-22T18:40:00Z" w16du:dateUtc="2026-06-22T16:40:00Z">
        <w:r w:rsidR="00832CF1">
          <w:t>;</w:t>
        </w:r>
      </w:ins>
      <w:del w:id="582" w:author="Zorman, Daša" w:date="2026-06-22T18:40:00Z" w16du:dateUtc="2026-06-22T16:40:00Z">
        <w:r w:rsidR="000C5E11" w:rsidDel="00832CF1">
          <w:delText>,</w:delText>
        </w:r>
      </w:del>
    </w:p>
    <w:p w14:paraId="0CC72909" w14:textId="3D890CA5" w:rsidR="004B0D72" w:rsidRDefault="004B0D72" w:rsidP="00DC69AA">
      <w:pPr>
        <w:pStyle w:val="Images"/>
        <w:jc w:val="both"/>
      </w:pPr>
      <w:r w:rsidRPr="00AF4E31">
        <w:rPr>
          <w:i/>
          <w:iCs/>
        </w:rPr>
        <w:t>K</w:t>
      </w:r>
      <w:r>
        <w:t xml:space="preserve"> – število sklepnih točk</w:t>
      </w:r>
      <w:ins w:id="583" w:author="Zorman, Daša" w:date="2026-06-22T18:40:00Z" w16du:dateUtc="2026-06-22T16:40:00Z">
        <w:r w:rsidR="00832CF1">
          <w:t>;</w:t>
        </w:r>
      </w:ins>
      <w:del w:id="584" w:author="Zorman, Daša" w:date="2026-06-22T18:40:00Z" w16du:dateUtc="2026-06-22T16:40:00Z">
        <w:r w:rsidR="000C5E11" w:rsidDel="00832CF1">
          <w:delText>,</w:delText>
        </w:r>
      </w:del>
    </w:p>
    <w:p w14:paraId="1BDD29DA" w14:textId="181B57B2" w:rsidR="004B0D72" w:rsidRPr="00AA26E2" w:rsidRDefault="00000000" w:rsidP="00DC69AA">
      <w:pPr>
        <w:pStyle w:val="Images"/>
        <w:jc w:val="both"/>
      </w:pPr>
      <m:oMath>
        <m:sSub>
          <m:sSubPr>
            <m:ctrlPr>
              <w:rPr>
                <w:rFonts w:ascii="Cambria Math" w:hAnsi="Cambria Math"/>
                <w:i/>
              </w:rPr>
            </m:ctrlPr>
          </m:sSubPr>
          <m:e>
            <m:r>
              <w:rPr>
                <w:rFonts w:ascii="Cambria Math" w:hAnsi="Cambria Math"/>
              </w:rPr>
              <m:t>c</m:t>
            </m:r>
          </m:e>
          <m:sub>
            <m:r>
              <w:rPr>
                <w:rFonts w:ascii="Cambria Math" w:hAnsi="Cambria Math"/>
              </w:rPr>
              <m:t>i,j</m:t>
            </m:r>
          </m:sub>
        </m:sSub>
      </m:oMath>
      <w:r w:rsidR="004B0D72">
        <w:t xml:space="preserve"> – pravilnost </w:t>
      </w:r>
      <w:r w:rsidR="00FA2D1B">
        <w:t xml:space="preserve">napovedi </w:t>
      </w:r>
      <w:r w:rsidR="004B0D72">
        <w:t xml:space="preserve">sklepne točke, kjer </w:t>
      </w:r>
      <w:r w:rsidR="004B0D72" w:rsidRPr="005408EB">
        <w:rPr>
          <w:i/>
          <w:iCs/>
        </w:rPr>
        <w:t>i</w:t>
      </w:r>
      <w:r w:rsidR="004B0D72">
        <w:t xml:space="preserve"> predstavlja indeks okvirja in </w:t>
      </w:r>
      <w:r w:rsidR="004B0D72" w:rsidRPr="005408EB">
        <w:rPr>
          <w:i/>
          <w:iCs/>
        </w:rPr>
        <w:t>j</w:t>
      </w:r>
      <w:r w:rsidR="004B0D72">
        <w:t xml:space="preserve"> indeks sklepne točke, ki se izračuna po enačbi (3.3).</w:t>
      </w:r>
    </w:p>
    <w:p w14:paraId="517CA796" w14:textId="77777777" w:rsidR="004B0D72" w:rsidRDefault="004B0D72" w:rsidP="00DC69AA">
      <w:pPr>
        <w:pStyle w:val="Images"/>
        <w:jc w:val="both"/>
      </w:pPr>
    </w:p>
    <w:p w14:paraId="331FFFB1" w14:textId="5BF14862" w:rsidR="00F56A10" w:rsidRDefault="00D24BD1" w:rsidP="00DC69AA">
      <w:pPr>
        <w:pStyle w:val="Images"/>
        <w:jc w:val="both"/>
      </w:pPr>
      <w:r w:rsidRPr="00A00CA1">
        <w:t xml:space="preserve">Na slikah </w:t>
      </w:r>
      <w:r w:rsidRPr="00832CF1">
        <w:rPr>
          <w:i/>
          <w:iCs/>
          <w:rPrChange w:id="585" w:author="Zorman, Daša" w:date="2026-06-22T18:40:00Z" w16du:dateUtc="2026-06-22T16:40:00Z">
            <w:rPr/>
          </w:rPrChange>
        </w:rPr>
        <w:fldChar w:fldCharType="begin"/>
      </w:r>
      <w:r w:rsidRPr="00832CF1">
        <w:rPr>
          <w:i/>
          <w:iCs/>
          <w:rPrChange w:id="586" w:author="Zorman, Daša" w:date="2026-06-22T18:40:00Z" w16du:dateUtc="2026-06-22T16:40:00Z">
            <w:rPr/>
          </w:rPrChange>
        </w:rPr>
        <w:instrText xml:space="preserve"> REF _Ref227320775 \h </w:instrText>
      </w:r>
      <w:r w:rsidRPr="00832CF1">
        <w:rPr>
          <w:i/>
          <w:iCs/>
          <w:rPrChange w:id="587" w:author="Zorman, Daša" w:date="2026-06-22T18:40:00Z" w16du:dateUtc="2026-06-22T16:40:00Z">
            <w:rPr/>
          </w:rPrChange>
        </w:rPr>
      </w:r>
      <w:r w:rsidR="00832CF1">
        <w:rPr>
          <w:i/>
          <w:iCs/>
        </w:rPr>
        <w:instrText xml:space="preserve"> \* MERGEFORMAT </w:instrText>
      </w:r>
      <w:r w:rsidRPr="00832CF1">
        <w:rPr>
          <w:i/>
          <w:iCs/>
          <w:rPrChange w:id="588" w:author="Zorman, Daša" w:date="2026-06-22T18:40:00Z" w16du:dateUtc="2026-06-22T16:40:00Z">
            <w:rPr/>
          </w:rPrChange>
        </w:rPr>
        <w:fldChar w:fldCharType="separate"/>
      </w:r>
      <w:r w:rsidR="005448BA" w:rsidRPr="00832CF1">
        <w:rPr>
          <w:i/>
          <w:iCs/>
          <w:rPrChange w:id="589" w:author="Zorman, Daša" w:date="2026-06-22T18:40:00Z" w16du:dateUtc="2026-06-22T16:40:00Z">
            <w:rPr/>
          </w:rPrChange>
        </w:rPr>
        <w:t xml:space="preserve">Slika </w:t>
      </w:r>
      <w:r w:rsidR="005448BA" w:rsidRPr="00832CF1">
        <w:rPr>
          <w:i/>
          <w:iCs/>
          <w:noProof/>
          <w:rPrChange w:id="590" w:author="Zorman, Daša" w:date="2026-06-22T18:40:00Z" w16du:dateUtc="2026-06-22T16:40:00Z">
            <w:rPr>
              <w:noProof/>
            </w:rPr>
          </w:rPrChange>
        </w:rPr>
        <w:t>6</w:t>
      </w:r>
      <w:r w:rsidR="005448BA" w:rsidRPr="00832CF1">
        <w:rPr>
          <w:i/>
          <w:iCs/>
          <w:rPrChange w:id="591" w:author="Zorman, Daša" w:date="2026-06-22T18:40:00Z" w16du:dateUtc="2026-06-22T16:40:00Z">
            <w:rPr/>
          </w:rPrChange>
        </w:rPr>
        <w:t xml:space="preserve">: Rezultati metrike PCK pri pragu </w:t>
      </w:r>
      <m:oMath>
        <m:r>
          <w:rPr>
            <w:rFonts w:ascii="Cambria Math" w:hAnsi="Cambria Math"/>
            <w:rPrChange w:id="592" w:author="Zorman, Daša" w:date="2026-06-22T18:40:00Z" w16du:dateUtc="2026-06-22T16:40:00Z">
              <w:rPr>
                <w:rFonts w:ascii="Cambria Math" w:hAnsi="Cambria Math"/>
              </w:rPr>
            </w:rPrChange>
          </w:rPr>
          <m:t>τ</m:t>
        </m:r>
      </m:oMath>
      <w:r w:rsidR="005448BA" w:rsidRPr="00832CF1">
        <w:rPr>
          <w:i/>
          <w:iCs/>
          <w:rPrChange w:id="593" w:author="Zorman, Daša" w:date="2026-06-22T18:40:00Z" w16du:dateUtc="2026-06-22T16:40:00Z">
            <w:rPr/>
          </w:rPrChange>
        </w:rPr>
        <w:t xml:space="preserve"> = 0,01</w:t>
      </w:r>
      <w:r w:rsidRPr="00832CF1">
        <w:rPr>
          <w:i/>
          <w:iCs/>
          <w:rPrChange w:id="594" w:author="Zorman, Daša" w:date="2026-06-22T18:40:00Z" w16du:dateUtc="2026-06-22T16:40:00Z">
            <w:rPr/>
          </w:rPrChange>
        </w:rPr>
        <w:fldChar w:fldCharType="end"/>
      </w:r>
      <w:r w:rsidRPr="00A00CA1">
        <w:t xml:space="preserve">, </w:t>
      </w:r>
      <w:r w:rsidRPr="00832CF1">
        <w:rPr>
          <w:i/>
          <w:iCs/>
          <w:rPrChange w:id="595" w:author="Zorman, Daša" w:date="2026-06-22T18:40:00Z" w16du:dateUtc="2026-06-22T16:40:00Z">
            <w:rPr/>
          </w:rPrChange>
        </w:rPr>
        <w:fldChar w:fldCharType="begin"/>
      </w:r>
      <w:r w:rsidRPr="00832CF1">
        <w:rPr>
          <w:i/>
          <w:iCs/>
          <w:rPrChange w:id="596" w:author="Zorman, Daša" w:date="2026-06-22T18:40:00Z" w16du:dateUtc="2026-06-22T16:40:00Z">
            <w:rPr/>
          </w:rPrChange>
        </w:rPr>
        <w:instrText xml:space="preserve"> REF _Ref227320779 \h </w:instrText>
      </w:r>
      <w:r w:rsidRPr="00832CF1">
        <w:rPr>
          <w:i/>
          <w:iCs/>
          <w:rPrChange w:id="597" w:author="Zorman, Daša" w:date="2026-06-22T18:40:00Z" w16du:dateUtc="2026-06-22T16:40:00Z">
            <w:rPr/>
          </w:rPrChange>
        </w:rPr>
      </w:r>
      <w:r w:rsidR="00832CF1">
        <w:rPr>
          <w:i/>
          <w:iCs/>
        </w:rPr>
        <w:instrText xml:space="preserve"> \* MERGEFORMAT </w:instrText>
      </w:r>
      <w:r w:rsidRPr="00832CF1">
        <w:rPr>
          <w:i/>
          <w:iCs/>
          <w:rPrChange w:id="598" w:author="Zorman, Daša" w:date="2026-06-22T18:40:00Z" w16du:dateUtc="2026-06-22T16:40:00Z">
            <w:rPr/>
          </w:rPrChange>
        </w:rPr>
        <w:fldChar w:fldCharType="separate"/>
      </w:r>
      <w:r w:rsidR="007A4916" w:rsidRPr="00832CF1">
        <w:rPr>
          <w:i/>
          <w:iCs/>
          <w:rPrChange w:id="599" w:author="Zorman, Daša" w:date="2026-06-22T18:40:00Z" w16du:dateUtc="2026-06-22T16:40:00Z">
            <w:rPr/>
          </w:rPrChange>
        </w:rPr>
        <w:t xml:space="preserve">Slika </w:t>
      </w:r>
      <w:r w:rsidR="007A4916" w:rsidRPr="00832CF1">
        <w:rPr>
          <w:i/>
          <w:iCs/>
          <w:noProof/>
          <w:rPrChange w:id="600" w:author="Zorman, Daša" w:date="2026-06-22T18:40:00Z" w16du:dateUtc="2026-06-22T16:40:00Z">
            <w:rPr>
              <w:noProof/>
            </w:rPr>
          </w:rPrChange>
        </w:rPr>
        <w:t>5</w:t>
      </w:r>
      <w:r w:rsidR="007A4916" w:rsidRPr="00832CF1">
        <w:rPr>
          <w:i/>
          <w:iCs/>
          <w:rPrChange w:id="601" w:author="Zorman, Daša" w:date="2026-06-22T18:40:00Z" w16du:dateUtc="2026-06-22T16:40:00Z">
            <w:rPr/>
          </w:rPrChange>
        </w:rPr>
        <w:t xml:space="preserve">: Rezultati metrike PCK pri pragu </w:t>
      </w:r>
      <m:oMath>
        <m:r>
          <w:rPr>
            <w:rFonts w:ascii="Cambria Math" w:hAnsi="Cambria Math"/>
            <w:rPrChange w:id="602" w:author="Zorman, Daša" w:date="2026-06-22T18:40:00Z" w16du:dateUtc="2026-06-22T16:40:00Z">
              <w:rPr>
                <w:rFonts w:ascii="Cambria Math" w:hAnsi="Cambria Math"/>
              </w:rPr>
            </w:rPrChange>
          </w:rPr>
          <m:t>τ</m:t>
        </m:r>
      </m:oMath>
      <w:r w:rsidR="007A4916" w:rsidRPr="00832CF1">
        <w:rPr>
          <w:i/>
          <w:iCs/>
          <w:rPrChange w:id="603" w:author="Zorman, Daša" w:date="2026-06-22T18:40:00Z" w16du:dateUtc="2026-06-22T16:40:00Z">
            <w:rPr/>
          </w:rPrChange>
        </w:rPr>
        <w:t xml:space="preserve"> = 0,02</w:t>
      </w:r>
      <w:r w:rsidRPr="00832CF1">
        <w:rPr>
          <w:i/>
          <w:iCs/>
          <w:rPrChange w:id="604" w:author="Zorman, Daša" w:date="2026-06-22T18:40:00Z" w16du:dateUtc="2026-06-22T16:40:00Z">
            <w:rPr/>
          </w:rPrChange>
        </w:rPr>
        <w:fldChar w:fldCharType="end"/>
      </w:r>
      <w:r w:rsidRPr="00A00CA1">
        <w:t xml:space="preserve"> in </w:t>
      </w:r>
      <w:r w:rsidRPr="00832CF1">
        <w:rPr>
          <w:i/>
          <w:iCs/>
          <w:rPrChange w:id="605" w:author="Zorman, Daša" w:date="2026-06-22T18:40:00Z" w16du:dateUtc="2026-06-22T16:40:00Z">
            <w:rPr/>
          </w:rPrChange>
        </w:rPr>
        <w:fldChar w:fldCharType="begin"/>
      </w:r>
      <w:r w:rsidRPr="00832CF1">
        <w:rPr>
          <w:i/>
          <w:iCs/>
          <w:rPrChange w:id="606" w:author="Zorman, Daša" w:date="2026-06-22T18:40:00Z" w16du:dateUtc="2026-06-22T16:40:00Z">
            <w:rPr/>
          </w:rPrChange>
        </w:rPr>
        <w:instrText xml:space="preserve"> REF _Ref227320780 \h </w:instrText>
      </w:r>
      <w:r w:rsidRPr="00832CF1">
        <w:rPr>
          <w:i/>
          <w:iCs/>
          <w:rPrChange w:id="607" w:author="Zorman, Daša" w:date="2026-06-22T18:40:00Z" w16du:dateUtc="2026-06-22T16:40:00Z">
            <w:rPr/>
          </w:rPrChange>
        </w:rPr>
      </w:r>
      <w:r w:rsidR="00832CF1">
        <w:rPr>
          <w:i/>
          <w:iCs/>
        </w:rPr>
        <w:instrText xml:space="preserve"> \* MERGEFORMAT </w:instrText>
      </w:r>
      <w:r w:rsidRPr="00832CF1">
        <w:rPr>
          <w:i/>
          <w:iCs/>
          <w:rPrChange w:id="608" w:author="Zorman, Daša" w:date="2026-06-22T18:40:00Z" w16du:dateUtc="2026-06-22T16:40:00Z">
            <w:rPr/>
          </w:rPrChange>
        </w:rPr>
        <w:fldChar w:fldCharType="separate"/>
      </w:r>
      <w:r w:rsidR="005448BA" w:rsidRPr="00832CF1">
        <w:rPr>
          <w:i/>
          <w:iCs/>
          <w:rPrChange w:id="609" w:author="Zorman, Daša" w:date="2026-06-22T18:40:00Z" w16du:dateUtc="2026-06-22T16:40:00Z">
            <w:rPr/>
          </w:rPrChange>
        </w:rPr>
        <w:t xml:space="preserve">Slika </w:t>
      </w:r>
      <w:r w:rsidR="005448BA" w:rsidRPr="00832CF1">
        <w:rPr>
          <w:i/>
          <w:iCs/>
          <w:noProof/>
          <w:rPrChange w:id="610" w:author="Zorman, Daša" w:date="2026-06-22T18:40:00Z" w16du:dateUtc="2026-06-22T16:40:00Z">
            <w:rPr>
              <w:noProof/>
            </w:rPr>
          </w:rPrChange>
        </w:rPr>
        <w:t>8</w:t>
      </w:r>
      <w:r w:rsidR="005448BA" w:rsidRPr="00832CF1">
        <w:rPr>
          <w:i/>
          <w:iCs/>
          <w:rPrChange w:id="611" w:author="Zorman, Daša" w:date="2026-06-22T18:40:00Z" w16du:dateUtc="2026-06-22T16:40:00Z">
            <w:rPr/>
          </w:rPrChange>
        </w:rPr>
        <w:t xml:space="preserve">: Rezultati metrike PCK pri pragu </w:t>
      </w:r>
      <m:oMath>
        <m:r>
          <w:rPr>
            <w:rFonts w:ascii="Cambria Math" w:hAnsi="Cambria Math"/>
            <w:rPrChange w:id="612" w:author="Zorman, Daša" w:date="2026-06-22T18:40:00Z" w16du:dateUtc="2026-06-22T16:40:00Z">
              <w:rPr>
                <w:rFonts w:ascii="Cambria Math" w:hAnsi="Cambria Math"/>
              </w:rPr>
            </w:rPrChange>
          </w:rPr>
          <m:t>τ</m:t>
        </m:r>
      </m:oMath>
      <w:r w:rsidR="005448BA" w:rsidRPr="00832CF1">
        <w:rPr>
          <w:i/>
          <w:iCs/>
          <w:rPrChange w:id="613" w:author="Zorman, Daša" w:date="2026-06-22T18:40:00Z" w16du:dateUtc="2026-06-22T16:40:00Z">
            <w:rPr/>
          </w:rPrChange>
        </w:rPr>
        <w:t xml:space="preserve"> = 0,04</w:t>
      </w:r>
      <w:r w:rsidRPr="00832CF1">
        <w:rPr>
          <w:i/>
          <w:iCs/>
          <w:rPrChange w:id="614" w:author="Zorman, Daša" w:date="2026-06-22T18:40:00Z" w16du:dateUtc="2026-06-22T16:40:00Z">
            <w:rPr/>
          </w:rPrChange>
        </w:rPr>
        <w:fldChar w:fldCharType="end"/>
      </w:r>
      <w:r w:rsidRPr="00A00CA1">
        <w:t xml:space="preserve"> so prikazani rezultati metrike PCK nad izbranimi modeli. Vsaka slika prikazuje rezultat metrike z različnim </w:t>
      </w:r>
      <w:r w:rsidRPr="00A00CA1">
        <w:lastRenderedPageBreak/>
        <w:t xml:space="preserve">pragom. </w:t>
      </w:r>
      <w:r w:rsidR="00AF4318" w:rsidRPr="00A00CA1">
        <w:t>Podobno kot pri metriki MPJPE</w:t>
      </w:r>
      <w:del w:id="615" w:author="Zorman, Daša" w:date="2026-06-22T18:40:00Z" w16du:dateUtc="2026-06-22T16:40:00Z">
        <w:r w:rsidR="00AF4318" w:rsidRPr="00A00CA1" w:rsidDel="00832CF1">
          <w:delText>,</w:delText>
        </w:r>
      </w:del>
      <w:r w:rsidR="00AF4318" w:rsidRPr="00A00CA1">
        <w:t xml:space="preserve"> </w:t>
      </w:r>
      <w:r w:rsidR="000E3902" w:rsidRPr="00A00CA1">
        <w:t>referenčna resnica</w:t>
      </w:r>
      <w:r w:rsidR="00CF46E2" w:rsidRPr="00A00CA1">
        <w:t xml:space="preserve"> za rezultate metrike PCK</w:t>
      </w:r>
      <w:r w:rsidR="00E269F6" w:rsidRPr="00A00CA1">
        <w:t xml:space="preserve"> predstavlja napovedi modela RTMO-X</w:t>
      </w:r>
      <w:r w:rsidR="000E3902" w:rsidRPr="00A00CA1">
        <w:t>.</w:t>
      </w:r>
    </w:p>
    <w:p w14:paraId="2CF1B324" w14:textId="77777777" w:rsidR="004E2C83" w:rsidRPr="00A00CA1" w:rsidRDefault="004E2C83" w:rsidP="00DC69AA">
      <w:pPr>
        <w:pStyle w:val="Images"/>
        <w:jc w:val="both"/>
      </w:pPr>
    </w:p>
    <w:p w14:paraId="35766098" w14:textId="1B8A3CA7" w:rsidR="006B4436" w:rsidRPr="00A00CA1" w:rsidRDefault="001C09D3" w:rsidP="00792A39">
      <w:pPr>
        <w:pStyle w:val="Images"/>
      </w:pPr>
      <w:r w:rsidRPr="001C09D3">
        <w:rPr>
          <w:noProof/>
        </w:rPr>
        <w:drawing>
          <wp:inline distT="0" distB="0" distL="0" distR="0" wp14:anchorId="151056AD" wp14:editId="552C3215">
            <wp:extent cx="5720953" cy="2371725"/>
            <wp:effectExtent l="0" t="0" r="0" b="0"/>
            <wp:docPr id="77062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20057" name=""/>
                    <pic:cNvPicPr/>
                  </pic:nvPicPr>
                  <pic:blipFill>
                    <a:blip r:embed="rId31"/>
                    <a:stretch>
                      <a:fillRect/>
                    </a:stretch>
                  </pic:blipFill>
                  <pic:spPr>
                    <a:xfrm>
                      <a:off x="0" y="0"/>
                      <a:ext cx="5723002" cy="2372574"/>
                    </a:xfrm>
                    <a:prstGeom prst="rect">
                      <a:avLst/>
                    </a:prstGeom>
                  </pic:spPr>
                </pic:pic>
              </a:graphicData>
            </a:graphic>
          </wp:inline>
        </w:drawing>
      </w:r>
    </w:p>
    <w:p w14:paraId="16203904" w14:textId="217106DA" w:rsidR="000017CB" w:rsidRDefault="006B4436" w:rsidP="006B4436">
      <w:pPr>
        <w:pStyle w:val="Napis"/>
      </w:pPr>
      <w:bookmarkStart w:id="616" w:name="_Ref227320775"/>
      <w:bookmarkStart w:id="617" w:name="_Toc232947278"/>
      <w:r w:rsidRPr="00A00CA1">
        <w:t xml:space="preserve">Slika </w:t>
      </w:r>
      <w:fldSimple w:instr=" SEQ Slika \* ARABIC ">
        <w:r w:rsidR="00CB1899">
          <w:rPr>
            <w:noProof/>
          </w:rPr>
          <w:t>6</w:t>
        </w:r>
      </w:fldSimple>
      <w:r w:rsidRPr="00A00CA1">
        <w:t xml:space="preserve">: Rezultati </w:t>
      </w:r>
      <w:r w:rsidR="00792A39" w:rsidRPr="00A00CA1">
        <w:t xml:space="preserve">metrike </w:t>
      </w:r>
      <w:r w:rsidRPr="00A00CA1">
        <w:t xml:space="preserve">PCK pri pragu </w:t>
      </w:r>
      <m:oMath>
        <m:r>
          <w:rPr>
            <w:rFonts w:ascii="Cambria Math" w:hAnsi="Cambria Math"/>
          </w:rPr>
          <m:t>τ</m:t>
        </m:r>
      </m:oMath>
      <w:r w:rsidR="00F50EE1" w:rsidRPr="00A00CA1">
        <w:t xml:space="preserve"> </w:t>
      </w:r>
      <w:r w:rsidR="000F0DF8" w:rsidRPr="00A00CA1">
        <w:t>=</w:t>
      </w:r>
      <w:r w:rsidR="00F50EE1" w:rsidRPr="00A00CA1">
        <w:t xml:space="preserve"> </w:t>
      </w:r>
      <w:r w:rsidRPr="00A00CA1">
        <w:t>0</w:t>
      </w:r>
      <w:r w:rsidR="00A13932">
        <w:t>,</w:t>
      </w:r>
      <w:r w:rsidRPr="00A00CA1">
        <w:t>01</w:t>
      </w:r>
      <w:bookmarkEnd w:id="616"/>
      <w:bookmarkEnd w:id="617"/>
    </w:p>
    <w:p w14:paraId="05643C11" w14:textId="77777777" w:rsidR="00FD0A9F" w:rsidRPr="00FD0A9F" w:rsidRDefault="00FD0A9F" w:rsidP="00FD0A9F"/>
    <w:p w14:paraId="1051F88B" w14:textId="0A067F59" w:rsidR="00FC7C6D" w:rsidRPr="00A00CA1" w:rsidRDefault="003C6A17" w:rsidP="00FC7C6D">
      <w:pPr>
        <w:pStyle w:val="Images"/>
      </w:pPr>
      <w:r w:rsidRPr="003C6A17">
        <w:rPr>
          <w:noProof/>
        </w:rPr>
        <w:drawing>
          <wp:inline distT="0" distB="0" distL="0" distR="0" wp14:anchorId="271E8E68" wp14:editId="5C4CD14E">
            <wp:extent cx="5396230" cy="2229485"/>
            <wp:effectExtent l="0" t="0" r="0" b="0"/>
            <wp:docPr id="11661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74105" name=""/>
                    <pic:cNvPicPr/>
                  </pic:nvPicPr>
                  <pic:blipFill>
                    <a:blip r:embed="rId32"/>
                    <a:stretch>
                      <a:fillRect/>
                    </a:stretch>
                  </pic:blipFill>
                  <pic:spPr>
                    <a:xfrm>
                      <a:off x="0" y="0"/>
                      <a:ext cx="5396230" cy="2229485"/>
                    </a:xfrm>
                    <a:prstGeom prst="rect">
                      <a:avLst/>
                    </a:prstGeom>
                  </pic:spPr>
                </pic:pic>
              </a:graphicData>
            </a:graphic>
          </wp:inline>
        </w:drawing>
      </w:r>
    </w:p>
    <w:p w14:paraId="02EF51B8" w14:textId="2BB8A656" w:rsidR="00792A39" w:rsidRDefault="00FC7C6D" w:rsidP="00FC7C6D">
      <w:pPr>
        <w:pStyle w:val="Napis"/>
      </w:pPr>
      <w:bookmarkStart w:id="618" w:name="_Ref227320779"/>
      <w:bookmarkStart w:id="619" w:name="_Toc232947279"/>
      <w:r w:rsidRPr="00A00CA1">
        <w:t xml:space="preserve">Slika </w:t>
      </w:r>
      <w:fldSimple w:instr=" SEQ Slika \* ARABIC ">
        <w:r w:rsidR="00CB1899">
          <w:rPr>
            <w:noProof/>
          </w:rPr>
          <w:t>7</w:t>
        </w:r>
      </w:fldSimple>
      <w:r w:rsidRPr="00A00CA1">
        <w:t xml:space="preserve">: Rezultati metrike PCK pri pragu </w:t>
      </w:r>
      <m:oMath>
        <m:r>
          <w:rPr>
            <w:rFonts w:ascii="Cambria Math" w:hAnsi="Cambria Math"/>
          </w:rPr>
          <m:t>τ</m:t>
        </m:r>
      </m:oMath>
      <w:r w:rsidR="00F50EE1" w:rsidRPr="00A00CA1">
        <w:t xml:space="preserve"> </w:t>
      </w:r>
      <w:r w:rsidR="00265983" w:rsidRPr="00A00CA1">
        <w:t>=</w:t>
      </w:r>
      <w:r w:rsidR="00F50EE1" w:rsidRPr="00A00CA1">
        <w:t xml:space="preserve"> </w:t>
      </w:r>
      <w:r w:rsidRPr="00A00CA1">
        <w:t>0</w:t>
      </w:r>
      <w:r w:rsidR="00A13932">
        <w:t>,</w:t>
      </w:r>
      <w:r w:rsidRPr="00A00CA1">
        <w:t>02</w:t>
      </w:r>
      <w:bookmarkEnd w:id="618"/>
      <w:bookmarkEnd w:id="619"/>
    </w:p>
    <w:p w14:paraId="395A0A23" w14:textId="77777777" w:rsidR="0030420A" w:rsidRPr="0030420A" w:rsidRDefault="0030420A" w:rsidP="0030420A"/>
    <w:p w14:paraId="29F31A64" w14:textId="15117797" w:rsidR="00F01CE7" w:rsidRPr="00A00CA1" w:rsidRDefault="00DA4898" w:rsidP="00394D94">
      <w:pPr>
        <w:pStyle w:val="Images"/>
      </w:pPr>
      <w:r w:rsidRPr="00DA4898">
        <w:rPr>
          <w:noProof/>
        </w:rPr>
        <w:lastRenderedPageBreak/>
        <w:drawing>
          <wp:inline distT="0" distB="0" distL="0" distR="0" wp14:anchorId="46209F9A" wp14:editId="21C170CF">
            <wp:extent cx="5396230" cy="2229485"/>
            <wp:effectExtent l="0" t="0" r="0" b="0"/>
            <wp:docPr id="18889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9292" name=""/>
                    <pic:cNvPicPr/>
                  </pic:nvPicPr>
                  <pic:blipFill>
                    <a:blip r:embed="rId33"/>
                    <a:stretch>
                      <a:fillRect/>
                    </a:stretch>
                  </pic:blipFill>
                  <pic:spPr>
                    <a:xfrm>
                      <a:off x="0" y="0"/>
                      <a:ext cx="5396230" cy="2229485"/>
                    </a:xfrm>
                    <a:prstGeom prst="rect">
                      <a:avLst/>
                    </a:prstGeom>
                  </pic:spPr>
                </pic:pic>
              </a:graphicData>
            </a:graphic>
          </wp:inline>
        </w:drawing>
      </w:r>
    </w:p>
    <w:p w14:paraId="66D58AB4" w14:textId="0748FC23" w:rsidR="00F01CE7" w:rsidRPr="00A00CA1" w:rsidRDefault="00F01CE7" w:rsidP="0024696A">
      <w:pPr>
        <w:pStyle w:val="Napis"/>
      </w:pPr>
      <w:bookmarkStart w:id="620" w:name="_Ref227320780"/>
      <w:bookmarkStart w:id="621" w:name="_Toc232947280"/>
      <w:r w:rsidRPr="00A00CA1">
        <w:t xml:space="preserve">Slika </w:t>
      </w:r>
      <w:fldSimple w:instr=" SEQ Slika \* ARABIC ">
        <w:r w:rsidR="00CB1899">
          <w:rPr>
            <w:noProof/>
          </w:rPr>
          <w:t>8</w:t>
        </w:r>
      </w:fldSimple>
      <w:r w:rsidRPr="00A00CA1">
        <w:t xml:space="preserve">: Rezultati metrike PCK pri pragu </w:t>
      </w:r>
      <m:oMath>
        <m:r>
          <w:rPr>
            <w:rFonts w:ascii="Cambria Math" w:hAnsi="Cambria Math"/>
          </w:rPr>
          <m:t>τ</m:t>
        </m:r>
      </m:oMath>
      <w:r w:rsidR="00F50EE1" w:rsidRPr="00A00CA1">
        <w:t xml:space="preserve"> </w:t>
      </w:r>
      <w:r w:rsidR="00265983" w:rsidRPr="00A00CA1">
        <w:t>=</w:t>
      </w:r>
      <w:r w:rsidR="00F50EE1" w:rsidRPr="00A00CA1">
        <w:t xml:space="preserve"> </w:t>
      </w:r>
      <w:r w:rsidRPr="00A00CA1">
        <w:t>0</w:t>
      </w:r>
      <w:r w:rsidR="00A13932">
        <w:t>,</w:t>
      </w:r>
      <w:r w:rsidRPr="00A00CA1">
        <w:t>04</w:t>
      </w:r>
      <w:bookmarkEnd w:id="620"/>
      <w:bookmarkEnd w:id="621"/>
    </w:p>
    <w:p w14:paraId="74D19F5B" w14:textId="77777777" w:rsidR="00BE1215" w:rsidRPr="00A00CA1" w:rsidRDefault="00BE1215" w:rsidP="00BE1215"/>
    <w:p w14:paraId="3A924A83" w14:textId="6A28E8C9" w:rsidR="00534AE3" w:rsidRPr="00A00CA1" w:rsidRDefault="00BE1215" w:rsidP="00534AE3">
      <w:r w:rsidRPr="00A00CA1">
        <w:t>Rezultat</w:t>
      </w:r>
      <w:ins w:id="622" w:author="Zorman, Daša" w:date="2026-06-22T18:41:00Z" w16du:dateUtc="2026-06-22T16:41:00Z">
        <w:r w:rsidR="00832CF1">
          <w:t>i</w:t>
        </w:r>
      </w:ins>
      <w:del w:id="623" w:author="Zorman, Daša" w:date="2026-06-22T18:41:00Z" w16du:dateUtc="2026-06-22T16:41:00Z">
        <w:r w:rsidRPr="00A00CA1" w:rsidDel="00832CF1">
          <w:delText>ov</w:delText>
        </w:r>
      </w:del>
      <w:r w:rsidRPr="00A00CA1">
        <w:t xml:space="preserve"> metrike PCK nad različnimi pragi so </w:t>
      </w:r>
      <w:del w:id="624" w:author="Zorman, Daša" w:date="2026-06-22T18:41:00Z" w16du:dateUtc="2026-06-22T16:41:00Z">
        <w:r w:rsidRPr="00A00CA1" w:rsidDel="00832CF1">
          <w:delText xml:space="preserve">dokaj </w:delText>
        </w:r>
      </w:del>
      <w:ins w:id="625" w:author="Zorman, Daša" w:date="2026-06-22T18:41:00Z" w16du:dateUtc="2026-06-22T16:41:00Z">
        <w:r w:rsidR="00832CF1">
          <w:t>precej</w:t>
        </w:r>
        <w:r w:rsidR="00832CF1" w:rsidRPr="00A00CA1">
          <w:t xml:space="preserve"> </w:t>
        </w:r>
      </w:ins>
      <w:r w:rsidRPr="00A00CA1">
        <w:t>konstantni – Mediapipe Pose Landmarker Heavy je vedno najboljše ocenjen</w:t>
      </w:r>
      <w:ins w:id="626" w:author="Zorman, Daša" w:date="2026-06-22T18:41:00Z" w16du:dateUtc="2026-06-22T16:41:00Z">
        <w:r w:rsidR="00832CF1">
          <w:t>i</w:t>
        </w:r>
      </w:ins>
      <w:r w:rsidRPr="00A00CA1">
        <w:t xml:space="preserve"> model, PoseNet MobileNet pa je vedno najslabše ocenjen</w:t>
      </w:r>
      <w:ins w:id="627" w:author="Zorman, Daša" w:date="2026-06-22T18:41:00Z" w16du:dateUtc="2026-06-22T16:41:00Z">
        <w:r w:rsidR="00832CF1">
          <w:t>i</w:t>
        </w:r>
      </w:ins>
      <w:r w:rsidRPr="00A00CA1">
        <w:t xml:space="preserve"> model. </w:t>
      </w:r>
      <w:r w:rsidR="00251F5E" w:rsidRPr="00A00CA1">
        <w:t>Zanimiv je rezultat modela MoveNet SinglePose Thunder, ki se pri pragu 0</w:t>
      </w:r>
      <w:r w:rsidR="000B16BE">
        <w:t>,</w:t>
      </w:r>
      <w:r w:rsidR="00251F5E" w:rsidRPr="00A00CA1">
        <w:t>01 najbolj približa modelu Mediapipe Pose Landmarker Heavy, pri pragu 0</w:t>
      </w:r>
      <w:r w:rsidR="00C63233">
        <w:t>,</w:t>
      </w:r>
      <w:r w:rsidR="00251F5E" w:rsidRPr="00A00CA1">
        <w:t>04 pa predstavlja povpreč</w:t>
      </w:r>
      <w:r w:rsidR="00243BB9" w:rsidRPr="00A00CA1">
        <w:t>en model</w:t>
      </w:r>
      <w:r w:rsidR="00251F5E" w:rsidRPr="00A00CA1">
        <w:t>.</w:t>
      </w:r>
    </w:p>
    <w:p w14:paraId="462F0D47" w14:textId="77777777" w:rsidR="007B5C39" w:rsidRPr="00A00CA1" w:rsidRDefault="00CF46E2" w:rsidP="007B5C39">
      <w:pPr>
        <w:pStyle w:val="Naslov3"/>
      </w:pPr>
      <w:bookmarkStart w:id="628" w:name="_Toc232940815"/>
      <w:r w:rsidRPr="00A00CA1">
        <w:t>Primerjava napak sklepnih točk</w:t>
      </w:r>
      <w:bookmarkEnd w:id="628"/>
    </w:p>
    <w:p w14:paraId="65071861" w14:textId="480A0AD5" w:rsidR="007369CE" w:rsidRDefault="007B5C39" w:rsidP="00B23233">
      <w:r w:rsidRPr="00A00CA1">
        <w:t xml:space="preserve">V prejšnjih podpoglavjih je uspešnost modelov ocenjena z metrikama MPJPE in PCK, ki podata celostno sliko o povprečnem odstopanju </w:t>
      </w:r>
      <w:del w:id="629" w:author="Zorman, Daša" w:date="2026-06-22T18:41:00Z" w16du:dateUtc="2026-06-22T16:41:00Z">
        <w:r w:rsidRPr="00A00CA1" w:rsidDel="00832CF1">
          <w:delText xml:space="preserve">ter </w:delText>
        </w:r>
      </w:del>
      <w:ins w:id="630" w:author="Zorman, Daša" w:date="2026-06-22T18:41:00Z" w16du:dateUtc="2026-06-22T16:41:00Z">
        <w:r w:rsidR="00832CF1">
          <w:t>in</w:t>
        </w:r>
        <w:r w:rsidR="00832CF1" w:rsidRPr="00A00CA1">
          <w:t xml:space="preserve"> </w:t>
        </w:r>
      </w:ins>
      <w:r w:rsidRPr="00A00CA1">
        <w:t xml:space="preserve">deležu </w:t>
      </w:r>
      <w:ins w:id="631" w:author="Zorman, Daša" w:date="2026-06-22T18:41:00Z" w16du:dateUtc="2026-06-22T16:41:00Z">
        <w:r w:rsidR="00832CF1">
          <w:t>»</w:t>
        </w:r>
      </w:ins>
      <w:del w:id="632" w:author="Zorman, Daša" w:date="2026-06-22T18:41:00Z" w16du:dateUtc="2026-06-22T16:41:00Z">
        <w:r w:rsidRPr="00A00CA1" w:rsidDel="00832CF1">
          <w:delText>“</w:delText>
        </w:r>
      </w:del>
      <w:ins w:id="633" w:author="Zorman, Daša" w:date="2026-06-22T19:20:00Z" w16du:dateUtc="2026-06-22T17:20:00Z">
        <w:r w:rsidR="007D1753">
          <w:t>»</w:t>
        </w:r>
      </w:ins>
      <w:r w:rsidRPr="00A00CA1">
        <w:t>dovolj pravilnih</w:t>
      </w:r>
      <w:ins w:id="634" w:author="Zorman, Daša" w:date="2026-06-22T18:41:00Z" w16du:dateUtc="2026-06-22T16:41:00Z">
        <w:r w:rsidR="00832CF1">
          <w:t>«</w:t>
        </w:r>
      </w:ins>
      <w:del w:id="635" w:author="Zorman, Daša" w:date="2026-06-22T18:41:00Z" w16du:dateUtc="2026-06-22T16:41:00Z">
        <w:r w:rsidR="002838CD" w:rsidRPr="00A00CA1" w:rsidDel="00832CF1">
          <w:delText>“</w:delText>
        </w:r>
      </w:del>
      <w:ins w:id="636" w:author="Zorman, Daša" w:date="2026-06-22T19:20:00Z" w16du:dateUtc="2026-06-22T17:20:00Z">
        <w:r w:rsidR="007D1753">
          <w:t>»</w:t>
        </w:r>
      </w:ins>
      <w:r w:rsidRPr="00A00CA1">
        <w:t xml:space="preserve"> sklepnih točk</w:t>
      </w:r>
      <w:r w:rsidR="00985AB2" w:rsidRPr="00A00CA1">
        <w:t xml:space="preserve">. </w:t>
      </w:r>
      <w:r w:rsidR="00292486" w:rsidRPr="00A00CA1">
        <w:t>Nobena od njiju ne poda podrobnejše informacije o natančnosti posameznih sklepnih točk znotraj primerjave</w:t>
      </w:r>
      <w:r w:rsidR="006858F3" w:rsidRPr="00A00CA1">
        <w:t xml:space="preserve"> med modeli</w:t>
      </w:r>
      <w:r w:rsidR="003112B3" w:rsidRPr="00A00CA1">
        <w:t xml:space="preserve">. </w:t>
      </w:r>
      <w:r w:rsidR="008C7E2A" w:rsidRPr="00A00CA1">
        <w:t xml:space="preserve">V tem podpoglavju je predstavljena napaka posameznih sklepnih točk med najboljše in najslabše ocenjenim modelom </w:t>
      </w:r>
      <w:r w:rsidR="00A2646E" w:rsidRPr="00A00CA1">
        <w:t xml:space="preserve">po </w:t>
      </w:r>
      <w:r w:rsidR="00F86B79" w:rsidRPr="00A00CA1">
        <w:t xml:space="preserve">metrikah </w:t>
      </w:r>
      <w:r w:rsidR="00A2646E" w:rsidRPr="00A00CA1">
        <w:t>MPJPE in PC</w:t>
      </w:r>
      <w:r w:rsidR="00F86B79" w:rsidRPr="00A00CA1">
        <w:t>K</w:t>
      </w:r>
      <w:r w:rsidR="00A2646E" w:rsidRPr="00A00CA1">
        <w:t>.</w:t>
      </w:r>
      <w:r w:rsidR="00F7242E">
        <w:t xml:space="preserve"> Najboljše ocenjeni model je Mediapipe Pose Landmarker Heavy, najslabše pa PoseNet MobileNet.</w:t>
      </w:r>
      <w:r w:rsidR="00042CC2">
        <w:t xml:space="preserve"> Primerjava napak posameznih sklepnih točk </w:t>
      </w:r>
      <w:r w:rsidR="009C3152">
        <w:t xml:space="preserve">obeh </w:t>
      </w:r>
      <w:r w:rsidR="00BD38DE">
        <w:t xml:space="preserve">omenjenih modelov </w:t>
      </w:r>
      <w:r w:rsidR="00042CC2">
        <w:t xml:space="preserve">je predstavljena na slikah </w:t>
      </w:r>
      <w:r w:rsidR="00042CC2" w:rsidRPr="00832CF1">
        <w:rPr>
          <w:i/>
          <w:iCs/>
          <w:rPrChange w:id="637" w:author="Zorman, Daša" w:date="2026-06-22T18:42:00Z" w16du:dateUtc="2026-06-22T16:42:00Z">
            <w:rPr/>
          </w:rPrChange>
        </w:rPr>
        <w:fldChar w:fldCharType="begin"/>
      </w:r>
      <w:r w:rsidR="00042CC2" w:rsidRPr="00832CF1">
        <w:rPr>
          <w:i/>
          <w:iCs/>
          <w:rPrChange w:id="638" w:author="Zorman, Daša" w:date="2026-06-22T18:42:00Z" w16du:dateUtc="2026-06-22T16:42:00Z">
            <w:rPr/>
          </w:rPrChange>
        </w:rPr>
        <w:instrText xml:space="preserve"> REF _Ref232575491 \h </w:instrText>
      </w:r>
      <w:r w:rsidR="00042CC2" w:rsidRPr="00832CF1">
        <w:rPr>
          <w:i/>
          <w:iCs/>
          <w:rPrChange w:id="639" w:author="Zorman, Daša" w:date="2026-06-22T18:42:00Z" w16du:dateUtc="2026-06-22T16:42:00Z">
            <w:rPr/>
          </w:rPrChange>
        </w:rPr>
      </w:r>
      <w:r w:rsidR="00832CF1" w:rsidRPr="00832CF1">
        <w:rPr>
          <w:i/>
          <w:iCs/>
          <w:rPrChange w:id="640" w:author="Zorman, Daša" w:date="2026-06-22T18:42:00Z" w16du:dateUtc="2026-06-22T16:42:00Z">
            <w:rPr/>
          </w:rPrChange>
        </w:rPr>
        <w:instrText xml:space="preserve"> \* MERGEFORMAT </w:instrText>
      </w:r>
      <w:r w:rsidR="00042CC2" w:rsidRPr="00832CF1">
        <w:rPr>
          <w:i/>
          <w:iCs/>
          <w:rPrChange w:id="641" w:author="Zorman, Daša" w:date="2026-06-22T18:42:00Z" w16du:dateUtc="2026-06-22T16:42:00Z">
            <w:rPr/>
          </w:rPrChange>
        </w:rPr>
        <w:fldChar w:fldCharType="separate"/>
      </w:r>
      <w:r w:rsidR="005448BA" w:rsidRPr="00832CF1">
        <w:rPr>
          <w:i/>
          <w:iCs/>
          <w:rPrChange w:id="642" w:author="Zorman, Daša" w:date="2026-06-22T18:42:00Z" w16du:dateUtc="2026-06-22T16:42:00Z">
            <w:rPr/>
          </w:rPrChange>
        </w:rPr>
        <w:t xml:space="preserve">Slika </w:t>
      </w:r>
      <w:r w:rsidR="005448BA" w:rsidRPr="00832CF1">
        <w:rPr>
          <w:i/>
          <w:iCs/>
          <w:noProof/>
          <w:rPrChange w:id="643" w:author="Zorman, Daša" w:date="2026-06-22T18:42:00Z" w16du:dateUtc="2026-06-22T16:42:00Z">
            <w:rPr>
              <w:noProof/>
            </w:rPr>
          </w:rPrChange>
        </w:rPr>
        <w:t>9</w:t>
      </w:r>
      <w:r w:rsidR="005448BA" w:rsidRPr="00832CF1">
        <w:rPr>
          <w:i/>
          <w:iCs/>
          <w:rPrChange w:id="644" w:author="Zorman, Daša" w:date="2026-06-22T18:42:00Z" w16du:dateUtc="2026-06-22T16:42:00Z">
            <w:rPr/>
          </w:rPrChange>
        </w:rPr>
        <w:t>: Primerjava med napovedanimi sklepnimi točkami za model Mediapipe Pose Landmarker Heavy</w:t>
      </w:r>
      <w:r w:rsidR="00042CC2" w:rsidRPr="00832CF1">
        <w:rPr>
          <w:i/>
          <w:iCs/>
          <w:rPrChange w:id="645" w:author="Zorman, Daša" w:date="2026-06-22T18:42:00Z" w16du:dateUtc="2026-06-22T16:42:00Z">
            <w:rPr/>
          </w:rPrChange>
        </w:rPr>
        <w:fldChar w:fldCharType="end"/>
      </w:r>
      <w:r w:rsidR="00042CC2">
        <w:t xml:space="preserve"> in </w:t>
      </w:r>
      <w:r w:rsidR="00042CC2" w:rsidRPr="00832CF1">
        <w:rPr>
          <w:i/>
          <w:iCs/>
          <w:rPrChange w:id="646" w:author="Zorman, Daša" w:date="2026-06-22T18:42:00Z" w16du:dateUtc="2026-06-22T16:42:00Z">
            <w:rPr/>
          </w:rPrChange>
        </w:rPr>
        <w:fldChar w:fldCharType="begin"/>
      </w:r>
      <w:r w:rsidR="00042CC2" w:rsidRPr="00832CF1">
        <w:rPr>
          <w:i/>
          <w:iCs/>
          <w:rPrChange w:id="647" w:author="Zorman, Daša" w:date="2026-06-22T18:42:00Z" w16du:dateUtc="2026-06-22T16:42:00Z">
            <w:rPr/>
          </w:rPrChange>
        </w:rPr>
        <w:instrText xml:space="preserve"> REF _Ref232575509 \h </w:instrText>
      </w:r>
      <w:r w:rsidR="00042CC2" w:rsidRPr="00832CF1">
        <w:rPr>
          <w:i/>
          <w:iCs/>
          <w:rPrChange w:id="648" w:author="Zorman, Daša" w:date="2026-06-22T18:42:00Z" w16du:dateUtc="2026-06-22T16:42:00Z">
            <w:rPr/>
          </w:rPrChange>
        </w:rPr>
      </w:r>
      <w:r w:rsidR="00832CF1">
        <w:rPr>
          <w:i/>
          <w:iCs/>
        </w:rPr>
        <w:instrText xml:space="preserve"> \* MERGEFORMAT </w:instrText>
      </w:r>
      <w:r w:rsidR="00042CC2" w:rsidRPr="00832CF1">
        <w:rPr>
          <w:i/>
          <w:iCs/>
          <w:rPrChange w:id="649" w:author="Zorman, Daša" w:date="2026-06-22T18:42:00Z" w16du:dateUtc="2026-06-22T16:42:00Z">
            <w:rPr/>
          </w:rPrChange>
        </w:rPr>
        <w:fldChar w:fldCharType="separate"/>
      </w:r>
      <w:r w:rsidR="005448BA" w:rsidRPr="00832CF1">
        <w:rPr>
          <w:i/>
          <w:iCs/>
          <w:rPrChange w:id="650" w:author="Zorman, Daša" w:date="2026-06-22T18:42:00Z" w16du:dateUtc="2026-06-22T16:42:00Z">
            <w:rPr/>
          </w:rPrChange>
        </w:rPr>
        <w:t xml:space="preserve">Slika </w:t>
      </w:r>
      <w:r w:rsidR="005448BA" w:rsidRPr="00832CF1">
        <w:rPr>
          <w:i/>
          <w:iCs/>
          <w:noProof/>
          <w:rPrChange w:id="651" w:author="Zorman, Daša" w:date="2026-06-22T18:42:00Z" w16du:dateUtc="2026-06-22T16:42:00Z">
            <w:rPr>
              <w:noProof/>
            </w:rPr>
          </w:rPrChange>
        </w:rPr>
        <w:t>10</w:t>
      </w:r>
      <w:r w:rsidR="005448BA" w:rsidRPr="00832CF1">
        <w:rPr>
          <w:i/>
          <w:iCs/>
          <w:rPrChange w:id="652" w:author="Zorman, Daša" w:date="2026-06-22T18:42:00Z" w16du:dateUtc="2026-06-22T16:42:00Z">
            <w:rPr/>
          </w:rPrChange>
        </w:rPr>
        <w:t>: Primerjava med napovedanimi sklepnimi točkami za model PoseNet MobileNet</w:t>
      </w:r>
      <w:r w:rsidR="00042CC2" w:rsidRPr="00832CF1">
        <w:rPr>
          <w:i/>
          <w:iCs/>
          <w:rPrChange w:id="653" w:author="Zorman, Daša" w:date="2026-06-22T18:42:00Z" w16du:dateUtc="2026-06-22T16:42:00Z">
            <w:rPr/>
          </w:rPrChange>
        </w:rPr>
        <w:fldChar w:fldCharType="end"/>
      </w:r>
      <w:r w:rsidR="00042CC2">
        <w:t>.</w:t>
      </w:r>
      <w:r w:rsidR="00A2646E" w:rsidRPr="00A00CA1">
        <w:t xml:space="preserve"> </w:t>
      </w:r>
      <w:r w:rsidR="00B82F09" w:rsidRPr="00A00CA1">
        <w:t>Pri obeh sta najboljše in najslabše ocenjena modela enaka, najboljši je Mediapipe Pose Landmarker Heavy</w:t>
      </w:r>
      <w:r w:rsidR="00181D99" w:rsidRPr="00A00CA1">
        <w:t>, najslabši pa PoseNet MobineNet.</w:t>
      </w:r>
    </w:p>
    <w:p w14:paraId="2DF72DA1" w14:textId="77777777" w:rsidR="00216BCF" w:rsidRPr="00A00CA1" w:rsidRDefault="00216BCF" w:rsidP="00B23233"/>
    <w:p w14:paraId="3CCB1D5A" w14:textId="77777777" w:rsidR="007D22FB" w:rsidRDefault="00FB5D09" w:rsidP="00DF1C75">
      <w:r w:rsidRPr="004F23D5">
        <w:rPr>
          <w:noProof/>
        </w:rPr>
        <w:lastRenderedPageBreak/>
        <w:drawing>
          <wp:inline distT="0" distB="0" distL="0" distR="0" wp14:anchorId="55E2C861" wp14:editId="26B4CE62">
            <wp:extent cx="6019165" cy="2987040"/>
            <wp:effectExtent l="0" t="0" r="635" b="3810"/>
            <wp:docPr id="74411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12557" name=""/>
                    <pic:cNvPicPr/>
                  </pic:nvPicPr>
                  <pic:blipFill>
                    <a:blip r:embed="rId34">
                      <a:extLst>
                        <a:ext uri="{28A0092B-C50C-407E-A947-70E740481C1C}">
                          <a14:useLocalDpi xmlns:a14="http://schemas.microsoft.com/office/drawing/2010/main" val="0"/>
                        </a:ext>
                      </a:extLst>
                    </a:blip>
                    <a:stretch>
                      <a:fillRect/>
                    </a:stretch>
                  </pic:blipFill>
                  <pic:spPr>
                    <a:xfrm>
                      <a:off x="0" y="0"/>
                      <a:ext cx="6019165" cy="2987040"/>
                    </a:xfrm>
                    <a:prstGeom prst="rect">
                      <a:avLst/>
                    </a:prstGeom>
                  </pic:spPr>
                </pic:pic>
              </a:graphicData>
            </a:graphic>
          </wp:inline>
        </w:drawing>
      </w:r>
    </w:p>
    <w:p w14:paraId="2F733B47" w14:textId="61911E3E" w:rsidR="007D22FB" w:rsidRDefault="007D22FB" w:rsidP="00590E1D">
      <w:pPr>
        <w:pStyle w:val="Napis"/>
        <w:jc w:val="both"/>
      </w:pPr>
      <w:bookmarkStart w:id="654" w:name="_Ref232575491"/>
      <w:bookmarkStart w:id="655" w:name="_Toc232947281"/>
      <w:r w:rsidRPr="00A00CA1">
        <w:t xml:space="preserve">Slika </w:t>
      </w:r>
      <w:fldSimple w:instr=" SEQ Slika \* ARABIC ">
        <w:r w:rsidR="00CB1899">
          <w:rPr>
            <w:noProof/>
          </w:rPr>
          <w:t>9</w:t>
        </w:r>
      </w:fldSimple>
      <w:r w:rsidRPr="00A00CA1">
        <w:t xml:space="preserve">: Primerjava med </w:t>
      </w:r>
      <w:r>
        <w:t>napovedanimi</w:t>
      </w:r>
      <w:r w:rsidRPr="00A00CA1">
        <w:t xml:space="preserve"> sklepni</w:t>
      </w:r>
      <w:r>
        <w:t>mi</w:t>
      </w:r>
      <w:r w:rsidRPr="00A00CA1">
        <w:t xml:space="preserve"> točk</w:t>
      </w:r>
      <w:r>
        <w:t>ami</w:t>
      </w:r>
      <w:r w:rsidRPr="00A00CA1">
        <w:t xml:space="preserve"> za model Mediapipe Pose Landmarker Heavy</w:t>
      </w:r>
      <w:bookmarkEnd w:id="654"/>
      <w:bookmarkEnd w:id="655"/>
    </w:p>
    <w:p w14:paraId="4863731A" w14:textId="77777777" w:rsidR="007D22FB" w:rsidRDefault="007D22FB" w:rsidP="00DF1C75"/>
    <w:p w14:paraId="04A8CECC" w14:textId="72B5ED74" w:rsidR="00DF1C75" w:rsidRDefault="00DF1C75" w:rsidP="00DF1C75">
      <w:r w:rsidRPr="00A00CA1">
        <w:t>Rezultati sklepnih točk za model Mediapipe Pose Landmarker Heavy so zelo konstantn</w:t>
      </w:r>
      <w:r w:rsidR="006C1579" w:rsidRPr="00A00CA1">
        <w:t>i</w:t>
      </w:r>
      <w:r w:rsidRPr="00A00CA1">
        <w:t>, medtem ko se natančnost sklepnih točk spodnjega dela telesa pri modelu PoseNet MobileNet v primerjavi z natančnostjo sklepnih točk zgornjega dela telesa</w:t>
      </w:r>
      <w:r w:rsidR="00315AA5" w:rsidRPr="00A00CA1">
        <w:t xml:space="preserve"> </w:t>
      </w:r>
      <w:r w:rsidRPr="00A00CA1">
        <w:t>zelo poslabša.</w:t>
      </w:r>
    </w:p>
    <w:p w14:paraId="6D255365" w14:textId="77777777" w:rsidR="00FB5D09" w:rsidRDefault="00FB5D09" w:rsidP="00DF1C75"/>
    <w:p w14:paraId="11F9BE92" w14:textId="3510B0EB" w:rsidR="00FB5D09" w:rsidRPr="00A00CA1" w:rsidRDefault="00FB5D09" w:rsidP="00DF1C75">
      <w:r w:rsidRPr="007264E4">
        <w:rPr>
          <w:noProof/>
        </w:rPr>
        <w:drawing>
          <wp:inline distT="0" distB="0" distL="0" distR="0" wp14:anchorId="5C6004F5" wp14:editId="71D33E51">
            <wp:extent cx="5396230" cy="2678058"/>
            <wp:effectExtent l="0" t="0" r="0" b="8255"/>
            <wp:docPr id="6835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06401" name=""/>
                    <pic:cNvPicPr/>
                  </pic:nvPicPr>
                  <pic:blipFill>
                    <a:blip r:embed="rId35">
                      <a:extLst>
                        <a:ext uri="{28A0092B-C50C-407E-A947-70E740481C1C}">
                          <a14:useLocalDpi xmlns:a14="http://schemas.microsoft.com/office/drawing/2010/main" val="0"/>
                        </a:ext>
                      </a:extLst>
                    </a:blip>
                    <a:stretch>
                      <a:fillRect/>
                    </a:stretch>
                  </pic:blipFill>
                  <pic:spPr>
                    <a:xfrm>
                      <a:off x="0" y="0"/>
                      <a:ext cx="5396230" cy="2678058"/>
                    </a:xfrm>
                    <a:prstGeom prst="rect">
                      <a:avLst/>
                    </a:prstGeom>
                  </pic:spPr>
                </pic:pic>
              </a:graphicData>
            </a:graphic>
          </wp:inline>
        </w:drawing>
      </w:r>
    </w:p>
    <w:p w14:paraId="15153523" w14:textId="6DF388E4" w:rsidR="00147363" w:rsidRDefault="00FB5D09" w:rsidP="001F38C9">
      <w:pPr>
        <w:pStyle w:val="Napis"/>
        <w:jc w:val="left"/>
      </w:pPr>
      <w:bookmarkStart w:id="656" w:name="_Ref232575509"/>
      <w:bookmarkStart w:id="657" w:name="_Toc232947282"/>
      <w:r w:rsidRPr="00A00CA1">
        <w:t xml:space="preserve">Slika </w:t>
      </w:r>
      <w:fldSimple w:instr=" SEQ Slika \* ARABIC ">
        <w:r w:rsidR="00CB1899">
          <w:rPr>
            <w:noProof/>
          </w:rPr>
          <w:t>10</w:t>
        </w:r>
      </w:fldSimple>
      <w:r w:rsidRPr="00A00CA1">
        <w:t xml:space="preserve">: Primerjava med </w:t>
      </w:r>
      <w:r>
        <w:t>napovedanimi</w:t>
      </w:r>
      <w:r w:rsidRPr="00A00CA1">
        <w:t xml:space="preserve"> sklepni</w:t>
      </w:r>
      <w:r>
        <w:t>mi</w:t>
      </w:r>
      <w:r w:rsidRPr="00A00CA1">
        <w:t xml:space="preserve"> točk</w:t>
      </w:r>
      <w:r>
        <w:t>ami</w:t>
      </w:r>
      <w:r w:rsidRPr="00A00CA1">
        <w:t xml:space="preserve"> za model PoseNet MobileNet</w:t>
      </w:r>
      <w:bookmarkEnd w:id="656"/>
      <w:bookmarkEnd w:id="657"/>
    </w:p>
    <w:p w14:paraId="6D797C27" w14:textId="77777777" w:rsidR="00FB5D09" w:rsidRPr="00A00CA1" w:rsidRDefault="00FB5D09" w:rsidP="00DF1C75"/>
    <w:p w14:paraId="5AC2B6AE" w14:textId="336F5646" w:rsidR="00147363" w:rsidRPr="00A00CA1" w:rsidRDefault="002235BC" w:rsidP="002235BC">
      <w:pPr>
        <w:pStyle w:val="Naslov2"/>
      </w:pPr>
      <w:bookmarkStart w:id="658" w:name="_Toc232940816"/>
      <w:r w:rsidRPr="00A00CA1">
        <w:t>Končna eval</w:t>
      </w:r>
      <w:ins w:id="659" w:author="Zorman, Daša" w:date="2026-06-22T18:43:00Z" w16du:dateUtc="2026-06-22T16:43:00Z">
        <w:r w:rsidR="00832CF1">
          <w:t>v</w:t>
        </w:r>
      </w:ins>
      <w:del w:id="660" w:author="Zorman, Daša" w:date="2026-06-22T18:43:00Z" w16du:dateUtc="2026-06-22T16:43:00Z">
        <w:r w:rsidRPr="00A00CA1" w:rsidDel="00832CF1">
          <w:delText>u</w:delText>
        </w:r>
      </w:del>
      <w:r w:rsidRPr="00A00CA1">
        <w:t>acija uspešnosti modelov</w:t>
      </w:r>
      <w:bookmarkEnd w:id="658"/>
    </w:p>
    <w:p w14:paraId="6099EE36" w14:textId="5EF69CC1" w:rsidR="00832CF1" w:rsidRPr="00A00CA1" w:rsidRDefault="00C17592" w:rsidP="00832CF1">
      <w:r w:rsidRPr="00A00CA1">
        <w:t>V tem poglavju je izvedena celostna eval</w:t>
      </w:r>
      <w:ins w:id="661" w:author="Zorman, Daša" w:date="2026-06-22T18:43:00Z" w16du:dateUtc="2026-06-22T16:43:00Z">
        <w:r w:rsidR="00832CF1">
          <w:t>v</w:t>
        </w:r>
      </w:ins>
      <w:del w:id="662" w:author="Zorman, Daša" w:date="2026-06-22T18:43:00Z" w16du:dateUtc="2026-06-22T16:43:00Z">
        <w:r w:rsidRPr="00A00CA1" w:rsidDel="00832CF1">
          <w:delText>u</w:delText>
        </w:r>
      </w:del>
      <w:r w:rsidRPr="00A00CA1">
        <w:t>acija izbranih modelov za zaznavanje drže v brskalniku na robnih napravah. Eval</w:t>
      </w:r>
      <w:ins w:id="663" w:author="Zorman, Daša" w:date="2026-06-22T18:44:00Z" w16du:dateUtc="2026-06-22T16:44:00Z">
        <w:r w:rsidR="00832CF1">
          <w:t>v</w:t>
        </w:r>
      </w:ins>
      <w:del w:id="664" w:author="Zorman, Daša" w:date="2026-06-22T18:44:00Z" w16du:dateUtc="2026-06-22T16:44:00Z">
        <w:r w:rsidRPr="00A00CA1" w:rsidDel="00832CF1">
          <w:delText>u</w:delText>
        </w:r>
      </w:del>
      <w:r w:rsidRPr="00A00CA1">
        <w:t>acija temelji na dveh skupinah kriterijev:</w:t>
      </w:r>
    </w:p>
    <w:p w14:paraId="397B281B" w14:textId="2601010E" w:rsidR="00C17592" w:rsidRPr="00A00CA1" w:rsidRDefault="00C17592" w:rsidP="00832CF1">
      <w:pPr>
        <w:pStyle w:val="Odstavekseznama"/>
        <w:numPr>
          <w:ilvl w:val="0"/>
          <w:numId w:val="50"/>
        </w:numPr>
        <w:pPrChange w:id="665" w:author="Zorman, Daša" w:date="2026-06-22T18:45:00Z" w16du:dateUtc="2026-06-22T16:45:00Z">
          <w:pPr/>
        </w:pPrChange>
      </w:pPr>
      <w:r w:rsidRPr="00A00CA1">
        <w:t xml:space="preserve">Kakovost zaznave sklepnih točk, ocenjena z metrikama MPJPE in PCK (v primerjavi z referenčno napovedjo RTMO-X) </w:t>
      </w:r>
      <w:del w:id="666" w:author="Zorman, Daša" w:date="2026-06-22T18:45:00Z" w16du:dateUtc="2026-06-22T16:45:00Z">
        <w:r w:rsidRPr="00A00CA1" w:rsidDel="00832CF1">
          <w:delText xml:space="preserve">ter </w:delText>
        </w:r>
      </w:del>
      <w:ins w:id="667" w:author="Zorman, Daša" w:date="2026-06-22T18:45:00Z" w16du:dateUtc="2026-06-22T16:45:00Z">
        <w:r w:rsidR="00832CF1">
          <w:t>in</w:t>
        </w:r>
        <w:r w:rsidR="00832CF1" w:rsidRPr="00A00CA1">
          <w:t xml:space="preserve"> </w:t>
        </w:r>
      </w:ins>
      <w:del w:id="668" w:author="Zorman, Daša" w:date="2026-06-22T18:45:00Z" w16du:dateUtc="2026-06-22T16:45:00Z">
        <w:r w:rsidRPr="00A00CA1" w:rsidDel="00832CF1">
          <w:delText>z</w:delText>
        </w:r>
      </w:del>
      <w:r w:rsidRPr="00A00CA1">
        <w:t xml:space="preserve"> analizo napak po posameznih sklepih</w:t>
      </w:r>
      <w:ins w:id="669" w:author="Zorman, Daša" w:date="2026-06-22T18:45:00Z" w16du:dateUtc="2026-06-22T16:45:00Z">
        <w:r w:rsidR="00832CF1">
          <w:t>;</w:t>
        </w:r>
      </w:ins>
      <w:del w:id="670" w:author="Zorman, Daša" w:date="2026-06-22T18:45:00Z" w16du:dateUtc="2026-06-22T16:45:00Z">
        <w:r w:rsidR="00B11EF8" w:rsidDel="00832CF1">
          <w:delText>.</w:delText>
        </w:r>
      </w:del>
    </w:p>
    <w:p w14:paraId="4D6BBCA0" w14:textId="01708111" w:rsidR="00290E16" w:rsidRPr="00A00CA1" w:rsidRDefault="00C17592" w:rsidP="006D256B">
      <w:pPr>
        <w:pStyle w:val="Odstavekseznama"/>
        <w:numPr>
          <w:ilvl w:val="0"/>
          <w:numId w:val="39"/>
        </w:numPr>
      </w:pPr>
      <w:r w:rsidRPr="00A00CA1">
        <w:t>Zmogljivost izvajanja, izražena kot povprečni FPS</w:t>
      </w:r>
      <w:r w:rsidR="00930E26" w:rsidRPr="00A00CA1">
        <w:t xml:space="preserve"> na različno zmogljivih robnih napravah</w:t>
      </w:r>
      <w:r w:rsidR="00B11EF8">
        <w:t>.</w:t>
      </w:r>
    </w:p>
    <w:p w14:paraId="1F89242B" w14:textId="77777777" w:rsidR="00DC3A00" w:rsidRPr="00A00CA1" w:rsidRDefault="00DC3A00" w:rsidP="006D256B"/>
    <w:p w14:paraId="0C8BBF90" w14:textId="45DBE265" w:rsidR="006D256B" w:rsidRPr="00A00CA1" w:rsidRDefault="006D256B" w:rsidP="006D256B">
      <w:r w:rsidRPr="00A00CA1">
        <w:t>Cilj je identificirati modele, ki ponujajo najboljši kompromis med natančnostjo in hitrostjo.</w:t>
      </w:r>
    </w:p>
    <w:p w14:paraId="2BA0EDC2" w14:textId="1117ADD5" w:rsidR="00DC3A00" w:rsidRPr="00A00CA1" w:rsidRDefault="00BF549D" w:rsidP="00BF549D">
      <w:pPr>
        <w:pStyle w:val="Naslov3"/>
      </w:pPr>
      <w:bookmarkStart w:id="671" w:name="_Toc232940817"/>
      <w:r w:rsidRPr="00A00CA1">
        <w:t>Kakovost zaznave: MPJPE in PCK</w:t>
      </w:r>
      <w:bookmarkEnd w:id="671"/>
    </w:p>
    <w:p w14:paraId="14B38C63" w14:textId="3E52F501" w:rsidR="00BF549D" w:rsidRPr="00A00CA1" w:rsidDel="00832CF1" w:rsidRDefault="00BF549D" w:rsidP="00BF549D">
      <w:pPr>
        <w:rPr>
          <w:del w:id="672" w:author="Zorman, Daša" w:date="2026-06-22T18:47:00Z" w16du:dateUtc="2026-06-22T16:47:00Z"/>
        </w:rPr>
      </w:pPr>
      <w:r w:rsidRPr="00A00CA1">
        <w:t xml:space="preserve">Rezultati MPJPE na sliki </w:t>
      </w:r>
      <w:r w:rsidR="00986DD1" w:rsidRPr="00832CF1">
        <w:rPr>
          <w:i/>
          <w:iCs/>
          <w:rPrChange w:id="673" w:author="Zorman, Daša" w:date="2026-06-22T18:46:00Z" w16du:dateUtc="2026-06-22T16:46:00Z">
            <w:rPr/>
          </w:rPrChange>
        </w:rPr>
        <w:fldChar w:fldCharType="begin"/>
      </w:r>
      <w:r w:rsidR="00986DD1" w:rsidRPr="00832CF1">
        <w:rPr>
          <w:i/>
          <w:iCs/>
          <w:rPrChange w:id="674" w:author="Zorman, Daša" w:date="2026-06-22T18:46:00Z" w16du:dateUtc="2026-06-22T16:46:00Z">
            <w:rPr/>
          </w:rPrChange>
        </w:rPr>
        <w:instrText xml:space="preserve"> REF _Ref226964904 \h </w:instrText>
      </w:r>
      <w:r w:rsidR="00986DD1" w:rsidRPr="00832CF1">
        <w:rPr>
          <w:i/>
          <w:iCs/>
          <w:rPrChange w:id="675" w:author="Zorman, Daša" w:date="2026-06-22T18:46:00Z" w16du:dateUtc="2026-06-22T16:46:00Z">
            <w:rPr/>
          </w:rPrChange>
        </w:rPr>
      </w:r>
      <w:r w:rsidR="00832CF1">
        <w:rPr>
          <w:i/>
          <w:iCs/>
        </w:rPr>
        <w:instrText xml:space="preserve"> \* MERGEFORMAT </w:instrText>
      </w:r>
      <w:r w:rsidR="00986DD1" w:rsidRPr="00832CF1">
        <w:rPr>
          <w:i/>
          <w:iCs/>
          <w:rPrChange w:id="676" w:author="Zorman, Daša" w:date="2026-06-22T18:46:00Z" w16du:dateUtc="2026-06-22T16:46:00Z">
            <w:rPr/>
          </w:rPrChange>
        </w:rPr>
        <w:fldChar w:fldCharType="separate"/>
      </w:r>
      <w:r w:rsidR="005448BA" w:rsidRPr="00832CF1">
        <w:rPr>
          <w:i/>
          <w:iCs/>
          <w:rPrChange w:id="677" w:author="Zorman, Daša" w:date="2026-06-22T18:46:00Z" w16du:dateUtc="2026-06-22T16:46:00Z">
            <w:rPr/>
          </w:rPrChange>
        </w:rPr>
        <w:t xml:space="preserve">Slika </w:t>
      </w:r>
      <w:r w:rsidR="005448BA" w:rsidRPr="00832CF1">
        <w:rPr>
          <w:i/>
          <w:iCs/>
          <w:noProof/>
          <w:rPrChange w:id="678" w:author="Zorman, Daša" w:date="2026-06-22T18:46:00Z" w16du:dateUtc="2026-06-22T16:46:00Z">
            <w:rPr>
              <w:noProof/>
            </w:rPr>
          </w:rPrChange>
        </w:rPr>
        <w:t>5</w:t>
      </w:r>
      <w:r w:rsidR="005448BA" w:rsidRPr="00832CF1">
        <w:rPr>
          <w:i/>
          <w:iCs/>
          <w:rPrChange w:id="679" w:author="Zorman, Daša" w:date="2026-06-22T18:46:00Z" w16du:dateUtc="2026-06-22T16:46:00Z">
            <w:rPr/>
          </w:rPrChange>
        </w:rPr>
        <w:t>: Rezultati MPJPE nad izbranimi modeli</w:t>
      </w:r>
      <w:r w:rsidR="00986DD1" w:rsidRPr="00832CF1">
        <w:rPr>
          <w:i/>
          <w:iCs/>
          <w:rPrChange w:id="680" w:author="Zorman, Daša" w:date="2026-06-22T18:46:00Z" w16du:dateUtc="2026-06-22T16:46:00Z">
            <w:rPr/>
          </w:rPrChange>
        </w:rPr>
        <w:fldChar w:fldCharType="end"/>
      </w:r>
      <w:r w:rsidRPr="00832CF1">
        <w:rPr>
          <w:i/>
          <w:iCs/>
          <w:rPrChange w:id="681" w:author="Zorman, Daša" w:date="2026-06-22T18:46:00Z" w16du:dateUtc="2026-06-22T16:46:00Z">
            <w:rPr/>
          </w:rPrChange>
        </w:rPr>
        <w:t xml:space="preserve"> </w:t>
      </w:r>
      <w:r w:rsidRPr="00A00CA1">
        <w:t>pokažejo</w:t>
      </w:r>
      <w:r w:rsidR="00986DD1" w:rsidRPr="00A00CA1">
        <w:t>, da so se med izbranimi modeli najbolje odrezale vse tri različice MediaPipe PoseLandmarker</w:t>
      </w:r>
      <w:ins w:id="682" w:author="Zorman, Daša" w:date="2026-06-22T18:46:00Z" w16du:dateUtc="2026-06-22T16:46:00Z">
        <w:r w:rsidR="00832CF1">
          <w:t>.</w:t>
        </w:r>
      </w:ins>
      <w:del w:id="683" w:author="Zorman, Daša" w:date="2026-06-22T18:46:00Z" w16du:dateUtc="2026-06-22T16:46:00Z">
        <w:r w:rsidR="006118D9" w:rsidRPr="00A00CA1" w:rsidDel="00832CF1">
          <w:delText>:</w:delText>
        </w:r>
      </w:del>
      <w:ins w:id="684" w:author="Zorman, Daša" w:date="2026-06-22T18:47:00Z" w16du:dateUtc="2026-06-22T16:47:00Z">
        <w:r w:rsidR="00832CF1">
          <w:t xml:space="preserve"> </w:t>
        </w:r>
      </w:ins>
    </w:p>
    <w:p w14:paraId="40D760F3" w14:textId="6A71F5C7" w:rsidR="006118D9" w:rsidRPr="00A00CA1" w:rsidDel="00832CF1" w:rsidRDefault="00CD3A2E" w:rsidP="00832CF1">
      <w:pPr>
        <w:rPr>
          <w:del w:id="685" w:author="Zorman, Daša" w:date="2026-06-22T18:47:00Z" w16du:dateUtc="2026-06-22T16:47:00Z"/>
        </w:rPr>
        <w:pPrChange w:id="686" w:author="Zorman, Daša" w:date="2026-06-22T18:47:00Z" w16du:dateUtc="2026-06-22T16:47:00Z">
          <w:pPr>
            <w:pStyle w:val="Odstavekseznama"/>
            <w:numPr>
              <w:numId w:val="40"/>
            </w:numPr>
            <w:ind w:hanging="360"/>
          </w:pPr>
        </w:pPrChange>
      </w:pPr>
      <w:r w:rsidRPr="00A00CA1">
        <w:t>PoseLandmarker Heavy doseže najnižji MPJPE (najboljše ujemanje z RTMO-X)</w:t>
      </w:r>
      <w:r w:rsidR="004E0A48">
        <w:t>,</w:t>
      </w:r>
    </w:p>
    <w:p w14:paraId="644A0E36" w14:textId="0EE970DD" w:rsidR="00CD3A2E" w:rsidRPr="00A00CA1" w:rsidDel="00832CF1" w:rsidRDefault="004E0A48" w:rsidP="00832CF1">
      <w:pPr>
        <w:rPr>
          <w:del w:id="687" w:author="Zorman, Daša" w:date="2026-06-22T18:46:00Z" w16du:dateUtc="2026-06-22T16:46:00Z"/>
        </w:rPr>
        <w:pPrChange w:id="688" w:author="Zorman, Daša" w:date="2026-06-22T18:47:00Z" w16du:dateUtc="2026-06-22T16:47:00Z">
          <w:pPr>
            <w:pStyle w:val="Odstavekseznama"/>
            <w:numPr>
              <w:numId w:val="40"/>
            </w:numPr>
            <w:ind w:hanging="360"/>
          </w:pPr>
        </w:pPrChange>
      </w:pPr>
      <w:r>
        <w:t>s</w:t>
      </w:r>
      <w:r w:rsidR="00CD3A2E" w:rsidRPr="00A00CA1">
        <w:t>ledi PoseLandmarker Full</w:t>
      </w:r>
      <w:r>
        <w:t>,</w:t>
      </w:r>
      <w:ins w:id="689" w:author="Zorman, Daša" w:date="2026-06-22T18:47:00Z" w16du:dateUtc="2026-06-22T16:47:00Z">
        <w:r w:rsidR="00832CF1">
          <w:t xml:space="preserve"> </w:t>
        </w:r>
      </w:ins>
    </w:p>
    <w:p w14:paraId="5F4BE2C9" w14:textId="1119FF60" w:rsidR="00CD3A2E" w:rsidRPr="00A00CA1" w:rsidRDefault="004E0A48" w:rsidP="00832CF1">
      <w:pPr>
        <w:pPrChange w:id="690" w:author="Zorman, Daša" w:date="2026-06-22T18:47:00Z" w16du:dateUtc="2026-06-22T16:47:00Z">
          <w:pPr>
            <w:pStyle w:val="Odstavekseznama"/>
            <w:numPr>
              <w:numId w:val="40"/>
            </w:numPr>
            <w:ind w:hanging="360"/>
          </w:pPr>
        </w:pPrChange>
      </w:pPr>
      <w:r>
        <w:t>n</w:t>
      </w:r>
      <w:r w:rsidR="00CD3A2E" w:rsidRPr="00A00CA1">
        <w:t>ato</w:t>
      </w:r>
      <w:ins w:id="691" w:author="Zorman, Daša" w:date="2026-06-22T18:47:00Z" w16du:dateUtc="2026-06-22T16:47:00Z">
        <w:r w:rsidR="00832CF1">
          <w:t xml:space="preserve"> še</w:t>
        </w:r>
      </w:ins>
      <w:r w:rsidR="00CD3A2E" w:rsidRPr="00A00CA1">
        <w:t xml:space="preserve"> PoseLandmarker Lite</w:t>
      </w:r>
      <w:r>
        <w:t>.</w:t>
      </w:r>
    </w:p>
    <w:p w14:paraId="720BB513" w14:textId="77777777" w:rsidR="0052543E" w:rsidRPr="00A00CA1" w:rsidRDefault="0052543E" w:rsidP="0052543E"/>
    <w:p w14:paraId="4CB8E3B1" w14:textId="66C324B7" w:rsidR="0052543E" w:rsidRPr="00A00CA1" w:rsidRDefault="0052543E" w:rsidP="0052543E">
      <w:r w:rsidRPr="00A00CA1">
        <w:t xml:space="preserve">Zmerno uspešni so še BlazePose </w:t>
      </w:r>
      <w:del w:id="692" w:author="Zorman, Daša" w:date="2026-06-22T18:47:00Z" w16du:dateUtc="2026-06-22T16:47:00Z">
        <w:r w:rsidRPr="00A00CA1" w:rsidDel="00832CF1">
          <w:delText xml:space="preserve">ter </w:delText>
        </w:r>
      </w:del>
      <w:ins w:id="693" w:author="Zorman, Daša" w:date="2026-06-22T18:47:00Z" w16du:dateUtc="2026-06-22T16:47:00Z">
        <w:r w:rsidR="00832CF1">
          <w:t>in</w:t>
        </w:r>
        <w:r w:rsidR="00832CF1" w:rsidRPr="00A00CA1">
          <w:t xml:space="preserve"> </w:t>
        </w:r>
      </w:ins>
      <w:r w:rsidRPr="00A00CA1">
        <w:t xml:space="preserve">YOLO11n-pose, medtem ko </w:t>
      </w:r>
      <w:ins w:id="694" w:author="Zorman, Daša" w:date="2026-06-22T18:47:00Z" w16du:dateUtc="2026-06-22T16:47:00Z">
        <w:r w:rsidR="00832CF1" w:rsidRPr="00A00CA1">
          <w:t xml:space="preserve">modela </w:t>
        </w:r>
      </w:ins>
      <w:r w:rsidRPr="00A00CA1">
        <w:t xml:space="preserve">MoveNet </w:t>
      </w:r>
      <w:del w:id="695" w:author="Zorman, Daša" w:date="2026-06-22T18:47:00Z" w16du:dateUtc="2026-06-22T16:47:00Z">
        <w:r w:rsidRPr="00A00CA1" w:rsidDel="00832CF1">
          <w:delText xml:space="preserve">modela </w:delText>
        </w:r>
      </w:del>
      <w:r w:rsidRPr="00A00CA1">
        <w:t xml:space="preserve">kažeta nekoliko večje odstopanje. Največjo napako izkazujeta </w:t>
      </w:r>
      <w:ins w:id="696" w:author="Zorman, Daša" w:date="2026-06-22T18:47:00Z" w16du:dateUtc="2026-06-22T16:47:00Z">
        <w:r w:rsidR="00832CF1" w:rsidRPr="00A00CA1">
          <w:t>različici</w:t>
        </w:r>
        <w:r w:rsidR="00832CF1" w:rsidRPr="00A00CA1">
          <w:t xml:space="preserve"> </w:t>
        </w:r>
      </w:ins>
      <w:r w:rsidRPr="00A00CA1">
        <w:t>PoseNet</w:t>
      </w:r>
      <w:del w:id="697" w:author="Zorman, Daša" w:date="2026-06-22T18:47:00Z" w16du:dateUtc="2026-06-22T16:47:00Z">
        <w:r w:rsidRPr="00A00CA1" w:rsidDel="00832CF1">
          <w:delText xml:space="preserve"> različici</w:delText>
        </w:r>
      </w:del>
      <w:r w:rsidRPr="00A00CA1">
        <w:t>.</w:t>
      </w:r>
    </w:p>
    <w:p w14:paraId="616F681F" w14:textId="77777777" w:rsidR="001C09A6" w:rsidRPr="00A00CA1" w:rsidRDefault="001C09A6" w:rsidP="0052543E"/>
    <w:p w14:paraId="62443994" w14:textId="7D581FEC" w:rsidR="001C09A6" w:rsidRPr="00A00CA1" w:rsidRDefault="001C09A6" w:rsidP="0052543E">
      <w:del w:id="698" w:author="Zorman, Daša" w:date="2026-06-22T18:47:00Z" w16du:dateUtc="2026-06-22T16:47:00Z">
        <w:r w:rsidRPr="00A00CA1" w:rsidDel="00832CF1">
          <w:delText xml:space="preserve">PCK </w:delText>
        </w:r>
      </w:del>
      <w:ins w:id="699" w:author="Zorman, Daša" w:date="2026-06-22T18:47:00Z" w16du:dateUtc="2026-06-22T16:47:00Z">
        <w:r w:rsidR="00832CF1">
          <w:t>R</w:t>
        </w:r>
      </w:ins>
      <w:del w:id="700" w:author="Zorman, Daša" w:date="2026-06-22T18:47:00Z" w16du:dateUtc="2026-06-22T16:47:00Z">
        <w:r w:rsidRPr="00A00CA1" w:rsidDel="00832CF1">
          <w:delText>r</w:delText>
        </w:r>
      </w:del>
      <w:r w:rsidRPr="00A00CA1">
        <w:t xml:space="preserve">ezultati </w:t>
      </w:r>
      <w:ins w:id="701" w:author="Zorman, Daša" w:date="2026-06-22T18:47:00Z" w16du:dateUtc="2026-06-22T16:47:00Z">
        <w:r w:rsidR="00832CF1" w:rsidRPr="00A00CA1">
          <w:t xml:space="preserve">PCK </w:t>
        </w:r>
      </w:ins>
      <w:r w:rsidRPr="00A00CA1">
        <w:t>pri različnih pragovih potrjujejo enak trend kot MPJPE:</w:t>
      </w:r>
    </w:p>
    <w:p w14:paraId="5E3B02FB" w14:textId="65FA9FE1" w:rsidR="001C09A6" w:rsidRPr="00A00CA1" w:rsidRDefault="001C09A6" w:rsidP="001E742C">
      <w:pPr>
        <w:pStyle w:val="Odstavekseznama"/>
        <w:numPr>
          <w:ilvl w:val="0"/>
          <w:numId w:val="41"/>
        </w:numPr>
      </w:pPr>
      <w:r w:rsidRPr="00A00CA1">
        <w:t xml:space="preserve">Pri strožjih pragih (npr. </w:t>
      </w:r>
      <w:r w:rsidR="001E742C" w:rsidRPr="00A00CA1">
        <w:t>τ = 0</w:t>
      </w:r>
      <w:r w:rsidR="003E598E">
        <w:t>,</w:t>
      </w:r>
      <w:r w:rsidR="001E742C" w:rsidRPr="00A00CA1">
        <w:t xml:space="preserve">02) PoseLandmarker različice dosegajo najvišje PCK </w:t>
      </w:r>
      <w:r w:rsidR="00A23B7A" w:rsidRPr="00A00CA1">
        <w:t>vrednosti</w:t>
      </w:r>
      <w:r w:rsidR="004E0A48">
        <w:t>.</w:t>
      </w:r>
    </w:p>
    <w:p w14:paraId="337B7E6D" w14:textId="3806D42A" w:rsidR="00D02E38" w:rsidRDefault="000903A5" w:rsidP="00D02E38">
      <w:pPr>
        <w:pStyle w:val="Odstavekseznama"/>
        <w:numPr>
          <w:ilvl w:val="0"/>
          <w:numId w:val="41"/>
        </w:numPr>
      </w:pPr>
      <w:r w:rsidRPr="00A00CA1">
        <w:t>Pri b</w:t>
      </w:r>
      <w:r w:rsidR="00990E1B" w:rsidRPr="00A00CA1">
        <w:t>olj tolerantnih pragih (npr. τ = 0</w:t>
      </w:r>
      <w:r w:rsidR="003E598E">
        <w:t>,</w:t>
      </w:r>
      <w:r w:rsidR="00990E1B" w:rsidRPr="00A00CA1">
        <w:t xml:space="preserve">04) so </w:t>
      </w:r>
      <w:r w:rsidR="00A00CA1">
        <w:t xml:space="preserve">razlike med močnejšimi modeli manjše, vendar </w:t>
      </w:r>
      <w:r w:rsidR="00C0769E">
        <w:t xml:space="preserve">različice </w:t>
      </w:r>
      <w:r w:rsidR="00A00CA1">
        <w:t>PoseLandmarker še vedno ostaja</w:t>
      </w:r>
      <w:r w:rsidR="000009AF">
        <w:t>jo</w:t>
      </w:r>
      <w:r w:rsidR="00A00CA1">
        <w:t xml:space="preserve"> na vrhu</w:t>
      </w:r>
      <w:r w:rsidR="004E0A48">
        <w:t>.</w:t>
      </w:r>
    </w:p>
    <w:p w14:paraId="29363C80" w14:textId="1489FC1A" w:rsidR="00D02E38" w:rsidRDefault="00D02E38" w:rsidP="00D02E38">
      <w:pPr>
        <w:pStyle w:val="Naslov3"/>
      </w:pPr>
      <w:bookmarkStart w:id="702" w:name="_Toc232940818"/>
      <w:r>
        <w:lastRenderedPageBreak/>
        <w:t>Analiza napak po posameznih sklepnih točkah</w:t>
      </w:r>
      <w:bookmarkEnd w:id="702"/>
    </w:p>
    <w:p w14:paraId="6CAB4690" w14:textId="60178112" w:rsidR="00DB7527" w:rsidRDefault="00AF51BB" w:rsidP="00DB7527">
      <w:r>
        <w:t>Pri modelu z največjo natančnostjo po metrikah kakovosti zaznave (PoseLandmarker Heavy) so napake po sklepih relativno enakomerno nizke. Višje napake se pojavijo predvsem pri delih telesa, kjer je zakritost pogostejša ali kjer je napoved geometrijsko zahtevnejša (npr. ušesa in gležnji).</w:t>
      </w:r>
    </w:p>
    <w:p w14:paraId="798BCBA7" w14:textId="77777777" w:rsidR="007F1B5B" w:rsidRDefault="007F1B5B" w:rsidP="00DB7527"/>
    <w:p w14:paraId="12503F33" w14:textId="4254AAEE" w:rsidR="006E1E60" w:rsidRDefault="00A8455C" w:rsidP="006E1E60">
      <w:r>
        <w:t>Pri modelu z najmanjšo natančnostjo po metrikah kakovosti zaznave (PoseNet MobileNet) je razlika pri natančnosti zaznave posameznih sklepov občutno večja</w:t>
      </w:r>
      <w:r w:rsidR="006A5CC2">
        <w:t>, najmanj natančna je zaznava robnih</w:t>
      </w:r>
      <w:r w:rsidR="006E7810">
        <w:t xml:space="preserve"> </w:t>
      </w:r>
      <w:r w:rsidR="00063E05">
        <w:t xml:space="preserve">in v mnogih scenarijih najbolj premikajočih se </w:t>
      </w:r>
      <w:r w:rsidR="006A5CC2">
        <w:t>sklepov, kot so zapestja in gležnji</w:t>
      </w:r>
      <w:r w:rsidR="006E1E60">
        <w:t>, iz česar lahko sklepamo, da se razlike med modeli pogosto najbolj izrazijo na najbolj dinamičnih sklepih.</w:t>
      </w:r>
    </w:p>
    <w:p w14:paraId="5784464A" w14:textId="77777777" w:rsidR="00C15921" w:rsidRDefault="00C15921" w:rsidP="006E1E60"/>
    <w:p w14:paraId="25E56CC2" w14:textId="61DD153C" w:rsidR="005F74D2" w:rsidRDefault="00C15921" w:rsidP="006E1E60">
      <w:r>
        <w:t>Z analizo napak po posameznih sklepnih točkah je mogoče določiti sklepe, ki so najpogosteje razlog za slabši rezultat metrik za merjenje kakovosti.</w:t>
      </w:r>
    </w:p>
    <w:p w14:paraId="62FDF95D" w14:textId="2F0A10FF" w:rsidR="005F74D2" w:rsidRDefault="005F74D2" w:rsidP="005F74D2">
      <w:pPr>
        <w:pStyle w:val="Naslov3"/>
      </w:pPr>
      <w:bookmarkStart w:id="703" w:name="_Toc232940819"/>
      <w:r>
        <w:t>Zmogljivost izvajanja: FPS na robnih napravah</w:t>
      </w:r>
      <w:bookmarkEnd w:id="703"/>
    </w:p>
    <w:p w14:paraId="558E3075" w14:textId="4662D878" w:rsidR="00852FDE" w:rsidRDefault="00852FDE" w:rsidP="00852FDE">
      <w:r>
        <w:t>Pri realno</w:t>
      </w:r>
      <w:del w:id="704" w:author="Zorman, Daša" w:date="2026-06-22T18:49:00Z" w16du:dateUtc="2026-06-22T16:49:00Z">
        <w:r w:rsidDel="00832CF1">
          <w:delText>-</w:delText>
        </w:r>
      </w:del>
      <w:r>
        <w:t xml:space="preserve">časovni analizi vadbe je poleg kakovosti zaznave ključnega pomena tudi hitrost izvajanja modela. Ta neposredno vpliva na odzivnost sistema, tekočnost prikaza, stabilnost izračunanih metrik in uporabniško izkušnjo med izvajanjem vaje. V tabeli </w:t>
      </w:r>
      <w:r w:rsidR="00D144F7" w:rsidRPr="00832CF1">
        <w:rPr>
          <w:i/>
          <w:iCs/>
          <w:rPrChange w:id="705" w:author="Zorman, Daša" w:date="2026-06-22T18:49:00Z" w16du:dateUtc="2026-06-22T16:49:00Z">
            <w:rPr/>
          </w:rPrChange>
        </w:rPr>
        <w:fldChar w:fldCharType="begin"/>
      </w:r>
      <w:r w:rsidR="00D144F7" w:rsidRPr="00832CF1">
        <w:rPr>
          <w:i/>
          <w:iCs/>
          <w:rPrChange w:id="706" w:author="Zorman, Daša" w:date="2026-06-22T18:49:00Z" w16du:dateUtc="2026-06-22T16:49:00Z">
            <w:rPr/>
          </w:rPrChange>
        </w:rPr>
        <w:instrText xml:space="preserve"> REF _Ref232940605 \h </w:instrText>
      </w:r>
      <w:r w:rsidR="00D144F7" w:rsidRPr="00832CF1">
        <w:rPr>
          <w:i/>
          <w:iCs/>
          <w:rPrChange w:id="707" w:author="Zorman, Daša" w:date="2026-06-22T18:49:00Z" w16du:dateUtc="2026-06-22T16:49:00Z">
            <w:rPr/>
          </w:rPrChange>
        </w:rPr>
      </w:r>
      <w:r w:rsidR="00832CF1">
        <w:rPr>
          <w:i/>
          <w:iCs/>
        </w:rPr>
        <w:instrText xml:space="preserve"> \* MERGEFORMAT </w:instrText>
      </w:r>
      <w:r w:rsidR="00D144F7" w:rsidRPr="00832CF1">
        <w:rPr>
          <w:i/>
          <w:iCs/>
          <w:rPrChange w:id="708" w:author="Zorman, Daša" w:date="2026-06-22T18:49:00Z" w16du:dateUtc="2026-06-22T16:49:00Z">
            <w:rPr/>
          </w:rPrChange>
        </w:rPr>
        <w:fldChar w:fldCharType="separate"/>
      </w:r>
      <w:r w:rsidR="0086368B" w:rsidRPr="00832CF1">
        <w:rPr>
          <w:i/>
          <w:iCs/>
          <w:rPrChange w:id="709" w:author="Zorman, Daša" w:date="2026-06-22T18:49:00Z" w16du:dateUtc="2026-06-22T16:49:00Z">
            <w:rPr/>
          </w:rPrChange>
        </w:rPr>
        <w:t xml:space="preserve">Tabela </w:t>
      </w:r>
      <w:r w:rsidR="0086368B" w:rsidRPr="00832CF1">
        <w:rPr>
          <w:i/>
          <w:iCs/>
          <w:noProof/>
          <w:rPrChange w:id="710" w:author="Zorman, Daša" w:date="2026-06-22T18:49:00Z" w16du:dateUtc="2026-06-22T16:49:00Z">
            <w:rPr>
              <w:noProof/>
            </w:rPr>
          </w:rPrChange>
        </w:rPr>
        <w:t>4</w:t>
      </w:r>
      <w:r w:rsidR="0086368B" w:rsidRPr="00832CF1">
        <w:rPr>
          <w:i/>
          <w:iCs/>
          <w:rPrChange w:id="711" w:author="Zorman, Daša" w:date="2026-06-22T18:49:00Z" w16du:dateUtc="2026-06-22T16:49:00Z">
            <w:rPr/>
          </w:rPrChange>
        </w:rPr>
        <w:t>: Primerjava povprečnega FPS-a izbranih modelov na različnih robnih napravah</w:t>
      </w:r>
      <w:r w:rsidR="00D144F7" w:rsidRPr="00832CF1">
        <w:rPr>
          <w:i/>
          <w:iCs/>
          <w:rPrChange w:id="712" w:author="Zorman, Daša" w:date="2026-06-22T18:49:00Z" w16du:dateUtc="2026-06-22T16:49:00Z">
            <w:rPr/>
          </w:rPrChange>
        </w:rPr>
        <w:fldChar w:fldCharType="end"/>
      </w:r>
      <w:r>
        <w:t xml:space="preserve"> so zato prikazane meritve povprečnega števila sličic na sekundo (FPS) za izbrane modele na različnih robnih napravah. Vrednosti so zapisane kot povprečje ± standardni odklon, s čimer je poleg povprečne hitrosti prikazano tudi nihanje hitrosti izvajanja med meritvami.</w:t>
      </w:r>
    </w:p>
    <w:p w14:paraId="4AE5E693" w14:textId="77777777" w:rsidR="00852FDE" w:rsidRDefault="00852FDE" w:rsidP="00852FDE"/>
    <w:p w14:paraId="70CB68B8" w14:textId="77777777" w:rsidR="00852FDE" w:rsidRDefault="00852FDE" w:rsidP="00852FDE">
      <w:r>
        <w:t>Rezultati kažejo, da se zmogljivost izvajanja med napravami močno razlikuje. Najvišje vrednosti FPS so bile dosežene na zmogljivejših napravah iPhone, predvsem pri modelih iPhone 17 Pro, iPhone 16 Pro in iPhone 15 Pro. Na teh napravah modela MediaPipe PoseLandmarker Lite in MediaPipe PoseLandmarker Full dosegata zelo visoke hitrosti izvajanja, pri najnovejših modelih celo vrednosti blizu zgornje meje približno 60 FPS. To nakazuje, da sta omenjeni različici zelo primerni za realno</w:t>
      </w:r>
      <w:del w:id="713" w:author="Zorman, Daša" w:date="2026-06-22T18:50:00Z" w16du:dateUtc="2026-06-22T16:50:00Z">
        <w:r w:rsidDel="005B17C4">
          <w:delText>-</w:delText>
        </w:r>
      </w:del>
      <w:r>
        <w:t xml:space="preserve">časovno uporabo na </w:t>
      </w:r>
      <w:r>
        <w:lastRenderedPageBreak/>
        <w:t>zmogljivejših mobilnih napravah. PoseLandmarker Heavy je pričakovano počasnejši, vendar na zmogljivejših napravah še vedno dosega vrednosti, ki so lahko uporabne za realno</w:t>
      </w:r>
      <w:del w:id="714" w:author="Zorman, Daša" w:date="2026-06-22T18:50:00Z" w16du:dateUtc="2026-06-22T16:50:00Z">
        <w:r w:rsidDel="005B17C4">
          <w:delText>-</w:delText>
        </w:r>
      </w:del>
      <w:r>
        <w:t>časovno analizo. Na šibkejših napravah pa se njegova hitrost izrazito zmanjša, zato je njegova uporaba manj primerna, kadar je cilj čim širša podpora različnim uporabniškim napravam.</w:t>
      </w:r>
    </w:p>
    <w:p w14:paraId="467D5A72" w14:textId="77777777" w:rsidR="00852FDE" w:rsidRDefault="00852FDE" w:rsidP="00852FDE"/>
    <w:p w14:paraId="5203AE24" w14:textId="77777777" w:rsidR="00852FDE" w:rsidRDefault="00852FDE" w:rsidP="00852FDE">
      <w:r>
        <w:t>Med modeli, ki temeljijo na TensorFlow.js oziroma sorodnih spletnih izvajalnih okoljih, se kot zelo hiter izkaže MoveNet Lightning. Ta model na večini naprav dosega višji FPS kot večina ostalih primerjanih modelov, zato predstavlja enega izmed najprimernejših kandidatov z vidika hitrosti izvajanja. Kljub temu pa je treba njegovo uporabnost presojati skupaj z metrikami kakovosti zaznave, kjer zaostaja za družino PoseLandmarker. MoveNet Thunder je počasnejši od različice Lightning, vendar na zmogljivejših napravah še vedno dosega uporabne vrednosti FPS. Razlika med obema različicama potrjuje pričakovani kompromis med hitrostjo in kakovostjo zaznave.</w:t>
      </w:r>
    </w:p>
    <w:p w14:paraId="723C760A" w14:textId="77777777" w:rsidR="00852FDE" w:rsidRDefault="00852FDE" w:rsidP="00852FDE"/>
    <w:p w14:paraId="14894B1B" w14:textId="77777777" w:rsidR="00852FDE" w:rsidRDefault="00852FDE" w:rsidP="00852FDE">
      <w:r>
        <w:t>Model YOLO11n-pose pri vhodni velikosti 256 dosega zmerne hitrosti izvajanja, vendar je v večini primerov počasnejši od modelov PoseLandmarker Lite, PoseLandmarker Full in MoveNet Lightning. Pri vhodni velikosti 640 se FPS dodatno zmanjša, kar potrjuje, da večja vhodna ločljivost pomembno poveča računsko zahtevnost modela. YOLO11n-pose 640 je zato z vidika realno</w:t>
      </w:r>
      <w:del w:id="715" w:author="Zorman, Daša" w:date="2026-06-22T18:51:00Z" w16du:dateUtc="2026-06-22T16:51:00Z">
        <w:r w:rsidDel="005B17C4">
          <w:delText>-</w:delText>
        </w:r>
      </w:del>
      <w:r>
        <w:t>časovnega izvajanja na mobilnih robnih napravah manj primeren, še posebej na srednje zmogljivih in starejših napravah. Različica 256 predstavlja boljši kompromis, vendar je njena praktična uporabnost odvisna tudi od zahtevane natančnosti in od zmogljivosti naprave.</w:t>
      </w:r>
    </w:p>
    <w:p w14:paraId="72130CD1" w14:textId="77777777" w:rsidR="00852FDE" w:rsidRDefault="00852FDE" w:rsidP="00852FDE"/>
    <w:p w14:paraId="5FDFAF1A" w14:textId="77777777" w:rsidR="00852FDE" w:rsidRDefault="00852FDE" w:rsidP="00852FDE">
      <w:r>
        <w:t xml:space="preserve">Modela PoseNet MobileNet in PoseNet ResNet sta se v primerjavi hitrosti izkazala kot manj primerna za končno uporabo. PoseNet MobileNet sicer na nekaterih zmogljivejših napravah dosega uporabne vrednosti, vendar je v primerjavi z novejšimi modeli praviloma počasnejši in manj konkurenčen. PoseNet ResNet je najpočasnejši izmed primerjanih modelov, saj na večini naprav dosega zelo nizke vrednosti FPS ali pa </w:t>
      </w:r>
      <w:r>
        <w:lastRenderedPageBreak/>
        <w:t>izvajanje ni bilo primerno oziroma ni bilo uspešno izvedeno. Zaradi tega ni primeren za realno</w:t>
      </w:r>
      <w:del w:id="716" w:author="Zorman, Daša" w:date="2026-06-22T18:52:00Z" w16du:dateUtc="2026-06-22T16:52:00Z">
        <w:r w:rsidDel="005B17C4">
          <w:delText>-</w:delText>
        </w:r>
      </w:del>
      <w:r>
        <w:t>časovno analizo vadbe na robnih napravah.</w:t>
      </w:r>
    </w:p>
    <w:p w14:paraId="234D57FB" w14:textId="77777777" w:rsidR="00852FDE" w:rsidRDefault="00852FDE" w:rsidP="00852FDE"/>
    <w:p w14:paraId="6935025C" w14:textId="77777777" w:rsidR="00852FDE" w:rsidRDefault="00852FDE" w:rsidP="00852FDE">
      <w:r>
        <w:t>Rezultati na napravah Android kažejo večjo razpršenost kot rezultati na napravah iPhone. Zmogljivejši modeli, kot sta Samsung Galaxy S23 in Samsung Galaxy A56, dosegajo uporabne vrednosti predvsem pri hitrejših modelih, kot so PoseLandmarker Lite, PoseLandmarker Full in MoveNet Lightning. Pri starejših ali šibkejših napravah, kot so Samsung Galaxy S21, Samsung Galaxy A53 in Samsung Galaxy S22+, pa FPS pri večini zahtevnejših modelov pade pod raven, ki je primerna za zanesljivo realno</w:t>
      </w:r>
      <w:del w:id="717" w:author="Zorman, Daša" w:date="2026-06-22T18:52:00Z" w16du:dateUtc="2026-06-22T16:52:00Z">
        <w:r w:rsidDel="005B17C4">
          <w:delText>-</w:delText>
        </w:r>
      </w:del>
      <w:r>
        <w:t>časovno uporabo. To potrjuje, da mora biti končna izbira modela prilagojena ne samo natančnosti zaznave, temveč tudi ciljnemu razponu naprav, na katerih naj bi sistem deloval.</w:t>
      </w:r>
    </w:p>
    <w:p w14:paraId="31A87CE2" w14:textId="77777777" w:rsidR="00852FDE" w:rsidRDefault="00852FDE" w:rsidP="00852FDE"/>
    <w:p w14:paraId="03F70999" w14:textId="27CBAE70" w:rsidR="003E0EE8" w:rsidRPr="00852FDE" w:rsidRDefault="00852FDE" w:rsidP="00852FDE">
      <w:r>
        <w:t>Na podlagi meritev je mogoče zaključiti, da najboljši kompromis med hitrostjo izvajanja in širšo uporabnostjo na robnih napravah ponujata predvsem MediaPipe PoseLandmarker Lite in MediaPipe PoseLandmarker Full. MoveNet Lightning predstavlja zelo konkurenčno izbiro z vidika hitrosti, vendar je pri končni izbiri treba upoštevati tudi kakovost zaznanih sklepnih točk. PoseLandmarker Heavy, MoveNet Thunder in YOLO11n-pose 256 so lahko uporabni na zmogljivejših napravah, vendar so manj primerni za univerzalno podporo širšemu naboru mobilnih naprav. YOLO11n-pose 640, PoseNet MobileNet in PoseNet ResNet pa se z vidika hitrosti izvajanja izkažejo kot slabši kandidati za realno</w:t>
      </w:r>
      <w:del w:id="718" w:author="Zorman, Daša" w:date="2026-06-22T18:53:00Z" w16du:dateUtc="2026-06-22T16:53:00Z">
        <w:r w:rsidDel="005B17C4">
          <w:delText>-</w:delText>
        </w:r>
      </w:del>
      <w:r>
        <w:t>časovno analizo vadbe na robnih napravah.</w:t>
      </w:r>
    </w:p>
    <w:p w14:paraId="753627E1" w14:textId="51109237" w:rsidR="003E0EE8" w:rsidRDefault="003E0EE8" w:rsidP="003E0EE8">
      <w:pPr>
        <w:pStyle w:val="Naslov3"/>
      </w:pPr>
      <w:bookmarkStart w:id="719" w:name="_Toc232940820"/>
      <w:r>
        <w:t>Končna eval</w:t>
      </w:r>
      <w:ins w:id="720" w:author="Zorman, Daša" w:date="2026-06-22T18:44:00Z" w16du:dateUtc="2026-06-22T16:44:00Z">
        <w:r w:rsidR="00832CF1">
          <w:t>v</w:t>
        </w:r>
      </w:ins>
      <w:del w:id="721" w:author="Zorman, Daša" w:date="2026-06-22T18:44:00Z" w16du:dateUtc="2026-06-22T16:44:00Z">
        <w:r w:rsidDel="00832CF1">
          <w:delText>u</w:delText>
        </w:r>
      </w:del>
      <w:r>
        <w:t>acija rezultatov</w:t>
      </w:r>
      <w:bookmarkEnd w:id="719"/>
    </w:p>
    <w:p w14:paraId="4F04BBB9" w14:textId="4DD50C9A" w:rsidR="003E0EE8" w:rsidRDefault="006C40E4" w:rsidP="003E0EE8">
      <w:r>
        <w:t xml:space="preserve">Na podlagi metrik kakovosti (MPJPE in PCK), analize napak po posameznih sklepih in meritev FPS se družina modelov MediaPipe PoseLandmarker med izbranimi modeli izkaže kot zmagovalec. </w:t>
      </w:r>
      <w:r w:rsidR="00FA3329">
        <w:t>Vse tri različice (Lite, Full, Heavy) med izbranimi modeli dosegajo najboljše rezultate, razlika med njimi pa je predvsem v kompromisu hitrosti in kakovosti.</w:t>
      </w:r>
    </w:p>
    <w:p w14:paraId="47F9E0A7" w14:textId="77777777" w:rsidR="004A3D78" w:rsidRDefault="004A3D78" w:rsidP="003E0EE8"/>
    <w:p w14:paraId="36CFF496" w14:textId="52F0DA60" w:rsidR="004A3D78" w:rsidRDefault="004A3D78" w:rsidP="003E0EE8">
      <w:r>
        <w:t>Analiza je pokazala naslednje:</w:t>
      </w:r>
    </w:p>
    <w:p w14:paraId="15B46C23" w14:textId="66F6104D" w:rsidR="004A3D78" w:rsidRDefault="004A3D78" w:rsidP="004A3D78">
      <w:pPr>
        <w:pStyle w:val="Odstavekseznama"/>
        <w:numPr>
          <w:ilvl w:val="0"/>
          <w:numId w:val="43"/>
        </w:numPr>
      </w:pPr>
      <w:r>
        <w:lastRenderedPageBreak/>
        <w:t>PoseLandmarker Lite je najprimernejši za strojno šibkejše naprave, kjer tekoča uporabniška izkušnja večjega pomena kot pa malenkost slabša kakovost v primerjavi z ostalima različicama</w:t>
      </w:r>
      <w:r w:rsidR="008151F5">
        <w:t>.</w:t>
      </w:r>
    </w:p>
    <w:p w14:paraId="291171CB" w14:textId="58427E31" w:rsidR="004A3D78" w:rsidRDefault="004A3D78" w:rsidP="004A3D78">
      <w:pPr>
        <w:pStyle w:val="Odstavekseznama"/>
        <w:numPr>
          <w:ilvl w:val="0"/>
          <w:numId w:val="43"/>
        </w:numPr>
      </w:pPr>
      <w:r>
        <w:t xml:space="preserve">PoseLandmarker Full je najbolj uravnotežena izbira, saj ponuja zelo dobro kakovost napovedi sklepnih točk ob še vedno visoki hitrosti. Primeren </w:t>
      </w:r>
      <w:ins w:id="722" w:author="Zorman, Daša" w:date="2026-06-22T18:54:00Z" w16du:dateUtc="2026-06-22T16:54:00Z">
        <w:r w:rsidR="005B17C4">
          <w:t xml:space="preserve">je </w:t>
        </w:r>
      </w:ins>
      <w:r>
        <w:t>za večino naprav</w:t>
      </w:r>
      <w:r w:rsidR="008151F5">
        <w:t>.</w:t>
      </w:r>
    </w:p>
    <w:p w14:paraId="757ACEF0" w14:textId="3004B45E" w:rsidR="004A3D78" w:rsidRPr="003E0EE8" w:rsidRDefault="004A3D78" w:rsidP="004A3D78">
      <w:pPr>
        <w:pStyle w:val="Odstavekseznama"/>
        <w:numPr>
          <w:ilvl w:val="0"/>
          <w:numId w:val="43"/>
        </w:numPr>
      </w:pPr>
      <w:r>
        <w:t>PoseLandmarker Heavy je najprimernejši za zmogljivejše naprave, saj ponuja najboljšo kakovost zaznavo sklepnih točk, FPS pa ostane dovolj visok za realno</w:t>
      </w:r>
      <w:del w:id="723" w:author="Zorman, Daša" w:date="2026-06-22T18:54:00Z" w16du:dateUtc="2026-06-22T16:54:00Z">
        <w:r w:rsidDel="005B17C4">
          <w:delText>-</w:delText>
        </w:r>
      </w:del>
      <w:r>
        <w:t>časovno delovanje. Na šibkejših napravah se izkaže kot neuporaben za realn</w:t>
      </w:r>
      <w:del w:id="724" w:author="Zorman, Daša" w:date="2026-06-22T18:54:00Z" w16du:dateUtc="2026-06-22T16:54:00Z">
        <w:r w:rsidDel="005B17C4">
          <w:delText>o</w:delText>
        </w:r>
      </w:del>
      <w:ins w:id="725" w:author="Zorman, Daša" w:date="2026-06-22T18:54:00Z" w16du:dateUtc="2026-06-22T16:54:00Z">
        <w:r w:rsidR="005B17C4">
          <w:t>o</w:t>
        </w:r>
      </w:ins>
      <w:del w:id="726" w:author="Zorman, Daša" w:date="2026-06-22T18:54:00Z" w16du:dateUtc="2026-06-22T16:54:00Z">
        <w:r w:rsidDel="005B17C4">
          <w:delText>-</w:delText>
        </w:r>
      </w:del>
      <w:r>
        <w:t>časovno delovanje</w:t>
      </w:r>
      <w:r w:rsidR="008151F5">
        <w:t>.</w:t>
      </w:r>
    </w:p>
    <w:p w14:paraId="6B85CA58" w14:textId="77777777" w:rsidR="00E67428" w:rsidRPr="00217CF1" w:rsidRDefault="00E67428" w:rsidP="00E67428"/>
    <w:p w14:paraId="336A45DE" w14:textId="2B9533D0" w:rsidR="007F1B5B" w:rsidRPr="00DB7527" w:rsidRDefault="007F1B5B" w:rsidP="00DB7527"/>
    <w:p w14:paraId="2D62F2CD" w14:textId="77777777" w:rsidR="00666084" w:rsidRPr="00A00CA1" w:rsidRDefault="00666084">
      <w:pPr>
        <w:spacing w:line="240" w:lineRule="auto"/>
        <w:jc w:val="left"/>
      </w:pPr>
      <w:r w:rsidRPr="00A00CA1">
        <w:br w:type="page"/>
      </w:r>
    </w:p>
    <w:p w14:paraId="415ECDE2" w14:textId="4A8CA6C0" w:rsidR="006A5D16" w:rsidRPr="00A00CA1" w:rsidRDefault="006A5D16" w:rsidP="006A5D16">
      <w:pPr>
        <w:pStyle w:val="Naslov1"/>
        <w:spacing w:line="360" w:lineRule="auto"/>
        <w:rPr>
          <w:b/>
          <w:sz w:val="36"/>
          <w:szCs w:val="36"/>
          <w:lang w:val="sl-SI"/>
        </w:rPr>
      </w:pPr>
      <w:bookmarkStart w:id="727" w:name="_Ref227322707"/>
      <w:bookmarkStart w:id="728" w:name="_Toc232940821"/>
      <w:r w:rsidRPr="00A00CA1">
        <w:rPr>
          <w:b/>
          <w:sz w:val="36"/>
          <w:szCs w:val="36"/>
          <w:lang w:val="sl-SI"/>
        </w:rPr>
        <w:lastRenderedPageBreak/>
        <w:t>LASTNA UČNA MNOŽICA</w:t>
      </w:r>
      <w:bookmarkEnd w:id="727"/>
      <w:bookmarkEnd w:id="728"/>
    </w:p>
    <w:p w14:paraId="601B41AE" w14:textId="5E77539A" w:rsidR="00FD21CE" w:rsidRPr="00A00CA1" w:rsidRDefault="00FD21CE" w:rsidP="00FD21CE">
      <w:r w:rsidRPr="00A00CA1">
        <w:t xml:space="preserve">Učna množica v okviru tega magistrskega dela ni nastala z ločenim, namenskim snemanjem </w:t>
      </w:r>
      <w:ins w:id="729" w:author="Zorman, Daša" w:date="2026-06-22T18:54:00Z" w16du:dateUtc="2026-06-22T16:54:00Z">
        <w:r w:rsidR="005B17C4">
          <w:t>pod</w:t>
        </w:r>
      </w:ins>
      <w:del w:id="730" w:author="Zorman, Daša" w:date="2026-06-22T18:54:00Z" w16du:dateUtc="2026-06-22T16:54:00Z">
        <w:r w:rsidRPr="00A00CA1" w:rsidDel="005B17C4">
          <w:delText>v</w:delText>
        </w:r>
      </w:del>
      <w:r w:rsidRPr="00A00CA1">
        <w:t xml:space="preserve"> laboratorijski</w:t>
      </w:r>
      <w:ins w:id="731" w:author="Zorman, Daša" w:date="2026-06-22T18:54:00Z" w16du:dateUtc="2026-06-22T16:54:00Z">
        <w:r w:rsidR="005B17C4">
          <w:t>mi</w:t>
        </w:r>
      </w:ins>
      <w:del w:id="732" w:author="Zorman, Daša" w:date="2026-06-22T18:54:00Z" w16du:dateUtc="2026-06-22T16:54:00Z">
        <w:r w:rsidRPr="00A00CA1" w:rsidDel="005B17C4">
          <w:delText>h</w:delText>
        </w:r>
      </w:del>
      <w:r w:rsidRPr="00A00CA1">
        <w:t xml:space="preserve"> pogoji</w:t>
      </w:r>
      <w:del w:id="733" w:author="Zorman, Daša" w:date="2026-06-22T18:54:00Z" w16du:dateUtc="2026-06-22T16:54:00Z">
        <w:r w:rsidRPr="00A00CA1" w:rsidDel="005B17C4">
          <w:delText>h</w:delText>
        </w:r>
      </w:del>
      <w:r w:rsidRPr="00A00CA1">
        <w:t xml:space="preserve">, temveč </w:t>
      </w:r>
      <w:r w:rsidR="005D6CC5">
        <w:t>je bila zbrana v okviru raziskovalnega projekta, usmerjenega v realno</w:t>
      </w:r>
      <w:del w:id="734" w:author="Zorman, Daša" w:date="2026-06-22T18:54:00Z" w16du:dateUtc="2026-06-22T16:54:00Z">
        <w:r w:rsidR="005D6CC5" w:rsidDel="005B17C4">
          <w:delText>-</w:delText>
        </w:r>
      </w:del>
      <w:r w:rsidR="005D6CC5">
        <w:t>časovno analizo vadbe</w:t>
      </w:r>
      <w:r w:rsidR="00E20A0A" w:rsidRPr="00A00CA1">
        <w:t xml:space="preserve">. </w:t>
      </w:r>
      <w:r w:rsidR="00FD4F7A">
        <w:t>Udeleženci so podali soglasje za uporabo zbranega gradiva v raziskovalne namene, identitete udeležencev pa so v celoti anonimne in se v nalogi ne razkrivajo. Zajem je potekal v realnih pogojih vadbe, kar zagotavlja raznolikost glede položajev, ozadij, osvetlitve in izvedbe vaj.</w:t>
      </w:r>
    </w:p>
    <w:p w14:paraId="016235A7" w14:textId="77777777" w:rsidR="003E62A5" w:rsidRPr="00A00CA1" w:rsidRDefault="003E62A5" w:rsidP="00FD21CE"/>
    <w:p w14:paraId="74DD5953" w14:textId="484E82F2" w:rsidR="004627D5" w:rsidRPr="00A00CA1" w:rsidRDefault="004627D5" w:rsidP="004627D5">
      <w:pPr>
        <w:pStyle w:val="Naslov2"/>
      </w:pPr>
      <w:bookmarkStart w:id="735" w:name="_Toc232940822"/>
      <w:r w:rsidRPr="00A00CA1">
        <w:t>Zajem učnih podatkov</w:t>
      </w:r>
      <w:bookmarkEnd w:id="735"/>
    </w:p>
    <w:p w14:paraId="6BE5F29F" w14:textId="48D07662" w:rsidR="00AC455A" w:rsidRPr="00A00CA1" w:rsidRDefault="00AC455A" w:rsidP="00AC455A">
      <w:r w:rsidRPr="00A00CA1">
        <w:t xml:space="preserve">Zajem učnih podatkov je </w:t>
      </w:r>
      <w:r w:rsidR="001447A2">
        <w:t>bil izveden v okviru raziskovalnega orodja za realno</w:t>
      </w:r>
      <w:del w:id="736" w:author="Zorman, Daša" w:date="2026-06-22T18:55:00Z" w16du:dateUtc="2026-06-22T16:55:00Z">
        <w:r w:rsidR="001447A2" w:rsidDel="005B17C4">
          <w:delText>-</w:delText>
        </w:r>
      </w:del>
      <w:r w:rsidR="001447A2">
        <w:t>časovno analizo vadbe</w:t>
      </w:r>
      <w:r w:rsidRPr="00A00CA1">
        <w:t xml:space="preserve">. </w:t>
      </w:r>
      <w:r w:rsidR="00983C3E" w:rsidRPr="00A00CA1">
        <w:t xml:space="preserve">Med izvajanjem </w:t>
      </w:r>
      <w:r w:rsidR="00FC1C0D">
        <w:t>vadb so se v vnaprej določenih trenutkih zajemale slike, pri čemer so bili ti trenutki določeni na podlagi analize gibanja sklepnih točk – specifično v ekstremnih točkah ponovitve, tj. v izometričnih položajih posamezne ponovitve</w:t>
      </w:r>
      <w:r w:rsidR="00222899" w:rsidRPr="00A00CA1">
        <w:t>.</w:t>
      </w:r>
      <w:r w:rsidR="00785265" w:rsidRPr="00A00CA1">
        <w:t xml:space="preserve"> </w:t>
      </w:r>
      <w:r w:rsidR="006F65BC">
        <w:t>Za zajem je bila uporabljena različica modela za zaznavo drže, ki je zagotavljala stabilno delovanje med samim zajemom podatkov.</w:t>
      </w:r>
    </w:p>
    <w:p w14:paraId="475C7210" w14:textId="77777777" w:rsidR="00DD4770" w:rsidRPr="00A00CA1" w:rsidRDefault="00DD4770" w:rsidP="00AC455A"/>
    <w:p w14:paraId="35519896" w14:textId="0A377876" w:rsidR="003E62A5" w:rsidRDefault="00483CA7" w:rsidP="00AC455A">
      <w:r w:rsidRPr="00483CA7">
        <w:t xml:space="preserve">Tak način zbiranja podatkov ima tudi praktično prednost, saj so slike zajete v ciljnih pogojih uporabe, kar pomeni, da se učna množica naravno prilagaja ciljnemu scenariju. Sklepamo lahko, da bi verzija modela, ki je naučena na lastni učni množici, zajeti </w:t>
      </w:r>
      <w:del w:id="737" w:author="Zorman, Daša" w:date="2026-06-22T18:56:00Z" w16du:dateUtc="2026-06-22T16:56:00Z">
        <w:r w:rsidRPr="00483CA7" w:rsidDel="005B17C4">
          <w:delText>v takih pogojih</w:delText>
        </w:r>
      </w:del>
      <w:ins w:id="738" w:author="Zorman, Daša" w:date="2026-06-22T18:56:00Z" w16du:dateUtc="2026-06-22T16:56:00Z">
        <w:r w:rsidR="005B17C4">
          <w:t>pod takšnimi pogoji</w:t>
        </w:r>
      </w:ins>
      <w:r w:rsidRPr="00483CA7">
        <w:t>, nad testno množico dosegla boljše rezultate kot verzija istega modela, ki ni naučena na lastni učni množici.</w:t>
      </w:r>
    </w:p>
    <w:p w14:paraId="68236756" w14:textId="77777777" w:rsidR="004B2279" w:rsidRPr="00A00CA1" w:rsidRDefault="004B2279" w:rsidP="00AC455A"/>
    <w:p w14:paraId="316C2CE4" w14:textId="513B706A" w:rsidR="002221ED" w:rsidRPr="00A00CA1" w:rsidRDefault="002221ED" w:rsidP="002221ED">
      <w:pPr>
        <w:pStyle w:val="Naslov2"/>
      </w:pPr>
      <w:bookmarkStart w:id="739" w:name="_Toc232940823"/>
      <w:r w:rsidRPr="00A00CA1">
        <w:t>Označevanje učnih podatkov</w:t>
      </w:r>
      <w:bookmarkEnd w:id="739"/>
    </w:p>
    <w:p w14:paraId="38382BCD" w14:textId="0D428A63" w:rsidR="003B1166" w:rsidRPr="00A00CA1" w:rsidRDefault="00C150D6" w:rsidP="00C150D6">
      <w:r w:rsidRPr="00A00CA1">
        <w:t xml:space="preserve">Označevanje učnih podatkov predstavlja enega </w:t>
      </w:r>
      <w:del w:id="740" w:author="Zorman, Daša" w:date="2026-06-22T18:56:00Z" w16du:dateUtc="2026-06-22T16:56:00Z">
        <w:r w:rsidRPr="00A00CA1" w:rsidDel="005B17C4">
          <w:delText xml:space="preserve">najbolj </w:delText>
        </w:r>
      </w:del>
      <w:r w:rsidRPr="00A00CA1">
        <w:t xml:space="preserve">časovno </w:t>
      </w:r>
      <w:del w:id="741" w:author="Zorman, Daša" w:date="2026-06-22T18:56:00Z" w16du:dateUtc="2026-06-22T16:56:00Z">
        <w:r w:rsidRPr="00A00CA1" w:rsidDel="005B17C4">
          <w:delText xml:space="preserve">zahtevnih </w:delText>
        </w:r>
      </w:del>
      <w:ins w:id="742" w:author="Zorman, Daša" w:date="2026-06-22T18:56:00Z" w16du:dateUtc="2026-06-22T16:56:00Z">
        <w:r w:rsidR="005B17C4">
          <w:t>najzahtevnejših</w:t>
        </w:r>
        <w:r w:rsidR="005B17C4" w:rsidRPr="00A00CA1">
          <w:t xml:space="preserve"> </w:t>
        </w:r>
      </w:ins>
      <w:r w:rsidRPr="00A00CA1">
        <w:t xml:space="preserve">korakov pri pripravi lastne učne množice. Ročno označevanje podatkov bi za vsako sliko zahtevalo </w:t>
      </w:r>
      <w:r w:rsidR="00180F49" w:rsidRPr="00A00CA1">
        <w:t xml:space="preserve">ročno </w:t>
      </w:r>
      <w:r w:rsidRPr="00A00CA1">
        <w:t xml:space="preserve">označbo osebe v kadru kot tudi </w:t>
      </w:r>
      <w:r w:rsidR="00180F49" w:rsidRPr="00A00CA1">
        <w:t xml:space="preserve">ročno </w:t>
      </w:r>
      <w:r w:rsidRPr="00A00CA1">
        <w:t xml:space="preserve">označbo vsake sklepne točke posebej. Po navadi je teh sklepnih točk 17, kar </w:t>
      </w:r>
      <w:del w:id="743" w:author="Zorman, Daša" w:date="2026-06-22T18:57:00Z" w16du:dateUtc="2026-06-22T16:57:00Z">
        <w:r w:rsidRPr="00A00CA1" w:rsidDel="005B17C4">
          <w:delText>nad tisočih</w:delText>
        </w:r>
      </w:del>
      <w:ins w:id="744" w:author="Zorman, Daša" w:date="2026-06-22T18:57:00Z" w16du:dateUtc="2026-06-22T16:57:00Z">
        <w:r w:rsidR="005B17C4">
          <w:t>pri več kot tisoč</w:t>
        </w:r>
      </w:ins>
      <w:r w:rsidRPr="00A00CA1">
        <w:t xml:space="preserve"> </w:t>
      </w:r>
      <w:r w:rsidRPr="00A00CA1">
        <w:lastRenderedPageBreak/>
        <w:t xml:space="preserve">slikah zahteva veliko časa in preciznosti. </w:t>
      </w:r>
      <w:r w:rsidR="00155C97" w:rsidRPr="00A00CA1">
        <w:t xml:space="preserve">Zaradi tega je bilo za označevanje učnih podatkov uporabljeno samodejno označevanje z uporabo napovedi visokozmogljivega modela RTMO-X. </w:t>
      </w:r>
      <w:r w:rsidR="005F55B1" w:rsidRPr="00A00CA1">
        <w:t>N</w:t>
      </w:r>
      <w:r w:rsidR="00AE65C5" w:rsidRPr="00A00CA1">
        <w:t xml:space="preserve">apovedi modela RTMO-X so se uporabile kot referenčna resnica, torej model RTMO-X deluje kot </w:t>
      </w:r>
      <w:ins w:id="745" w:author="Zorman, Daša" w:date="2026-06-22T18:57:00Z" w16du:dateUtc="2026-06-22T16:57:00Z">
        <w:r w:rsidR="005B17C4">
          <w:t>»</w:t>
        </w:r>
      </w:ins>
      <w:del w:id="746" w:author="Zorman, Daša" w:date="2026-06-22T18:57:00Z" w16du:dateUtc="2026-06-22T16:57:00Z">
        <w:r w:rsidR="00FA40AF" w:rsidRPr="00A00CA1" w:rsidDel="005B17C4">
          <w:delText>“</w:delText>
        </w:r>
      </w:del>
      <w:ins w:id="747" w:author="Zorman, Daša" w:date="2026-06-22T19:20:00Z" w16du:dateUtc="2026-06-22T17:20:00Z">
        <w:r w:rsidR="007D1753">
          <w:t>»</w:t>
        </w:r>
      </w:ins>
      <w:r w:rsidR="00AE65C5" w:rsidRPr="00A00CA1">
        <w:t>učitelj</w:t>
      </w:r>
      <w:ins w:id="748" w:author="Zorman, Daša" w:date="2026-06-22T18:57:00Z" w16du:dateUtc="2026-06-22T16:57:00Z">
        <w:r w:rsidR="005B17C4">
          <w:t>«</w:t>
        </w:r>
      </w:ins>
      <w:del w:id="749" w:author="Zorman, Daša" w:date="2026-06-22T18:57:00Z" w16du:dateUtc="2026-06-22T16:57:00Z">
        <w:r w:rsidR="00FA40AF" w:rsidRPr="00A00CA1" w:rsidDel="005B17C4">
          <w:delText>“</w:delText>
        </w:r>
      </w:del>
      <w:ins w:id="750" w:author="Zorman, Daša" w:date="2026-06-22T19:20:00Z" w16du:dateUtc="2026-06-22T17:20:00Z">
        <w:r w:rsidR="007D1753">
          <w:t>»</w:t>
        </w:r>
      </w:ins>
      <w:r w:rsidR="00AE65C5" w:rsidRPr="00A00CA1">
        <w:t>.</w:t>
      </w:r>
      <w:r w:rsidR="006C30D1" w:rsidRPr="00A00CA1">
        <w:t xml:space="preserve"> Na ta način označevanje učne množice ni bilo preveč časovno zahtevno.</w:t>
      </w:r>
    </w:p>
    <w:p w14:paraId="013716A4" w14:textId="77777777" w:rsidR="00E36F8A" w:rsidRPr="00A00CA1" w:rsidRDefault="00E36F8A" w:rsidP="00C150D6"/>
    <w:p w14:paraId="0BCCC2CD" w14:textId="313DCA3B" w:rsidR="00E36F8A" w:rsidRPr="00A00CA1" w:rsidRDefault="00E36F8A" w:rsidP="00E36F8A">
      <w:pPr>
        <w:pStyle w:val="Naslov2"/>
      </w:pPr>
      <w:bookmarkStart w:id="751" w:name="_Toc232940824"/>
      <w:r w:rsidRPr="00A00CA1">
        <w:t>Čiščenje učne množice</w:t>
      </w:r>
      <w:bookmarkEnd w:id="751"/>
    </w:p>
    <w:p w14:paraId="23BCA5F4" w14:textId="07E23404" w:rsidR="00E36F8A" w:rsidRPr="00A00CA1" w:rsidRDefault="00EF216F" w:rsidP="00E36F8A">
      <w:r w:rsidRPr="00A00CA1">
        <w:t xml:space="preserve">Pred označevanjem učne množice z uporabo modela RTMO-X je bilo opravljeno čiščenje učne množice. </w:t>
      </w:r>
      <w:r w:rsidR="00B70B5A" w:rsidRPr="00A00CA1">
        <w:t>Čiščenje učne množice pomeni izločanje slik, ki niso primerne za učenje</w:t>
      </w:r>
      <w:r w:rsidR="00377890" w:rsidRPr="00A00CA1">
        <w:t xml:space="preserve"> ali pa bi lahko poslabšale kakovost modela</w:t>
      </w:r>
      <w:r w:rsidR="0048407B">
        <w:t xml:space="preserve"> </w:t>
      </w:r>
      <w:sdt>
        <w:sdtPr>
          <w:id w:val="1924146799"/>
          <w:citation/>
        </w:sdtPr>
        <w:sdtContent>
          <w:r w:rsidR="00017860">
            <w:fldChar w:fldCharType="begin"/>
          </w:r>
          <w:r w:rsidR="00017860" w:rsidRPr="00017860">
            <w:instrText xml:space="preserve"> CITATION Hua23 \l 2057 </w:instrText>
          </w:r>
          <w:r w:rsidR="00017860">
            <w:fldChar w:fldCharType="separate"/>
          </w:r>
          <w:r w:rsidR="005448BA">
            <w:rPr>
              <w:noProof/>
            </w:rPr>
            <w:t>[41]</w:t>
          </w:r>
          <w:r w:rsidR="00017860">
            <w:fldChar w:fldCharType="end"/>
          </w:r>
        </w:sdtContent>
      </w:sdt>
      <w:r w:rsidR="00377890" w:rsidRPr="00A00CA1">
        <w:t>.</w:t>
      </w:r>
      <w:r w:rsidR="0024469F" w:rsidRPr="00A00CA1">
        <w:t xml:space="preserve"> </w:t>
      </w:r>
      <w:r w:rsidR="009F54FC">
        <w:t>Ker je bil zajem slik izveden v realnih pogojih vadbe, so se v učni množici pojavili tudi primeri,</w:t>
      </w:r>
      <w:r w:rsidR="0024469F" w:rsidRPr="00A00CA1">
        <w:t xml:space="preserve"> ki niso primerni za učenje. Razlogov za klasificirane slike kot neprimerne za učenje je več:</w:t>
      </w:r>
    </w:p>
    <w:p w14:paraId="6048119E" w14:textId="74F17FF5" w:rsidR="0024469F" w:rsidRPr="00A00CA1" w:rsidRDefault="00FF19AA">
      <w:pPr>
        <w:pStyle w:val="Odstavekseznama"/>
        <w:numPr>
          <w:ilvl w:val="0"/>
          <w:numId w:val="26"/>
        </w:numPr>
      </w:pPr>
      <w:r>
        <w:t>n</w:t>
      </w:r>
      <w:r w:rsidR="0024469F" w:rsidRPr="00A00CA1">
        <w:t>a sliki je več kot ena oseba</w:t>
      </w:r>
      <w:r w:rsidR="00F60F64">
        <w:t>,</w:t>
      </w:r>
    </w:p>
    <w:p w14:paraId="5CD1868D" w14:textId="75A27366" w:rsidR="0024469F" w:rsidRPr="00A00CA1" w:rsidRDefault="00F60F64">
      <w:pPr>
        <w:pStyle w:val="Odstavekseznama"/>
        <w:numPr>
          <w:ilvl w:val="0"/>
          <w:numId w:val="26"/>
        </w:numPr>
      </w:pPr>
      <w:r>
        <w:t>o</w:t>
      </w:r>
      <w:r w:rsidR="0024469F" w:rsidRPr="00A00CA1">
        <w:t xml:space="preserve">seba </w:t>
      </w:r>
      <w:r w:rsidR="00C56AD6" w:rsidRPr="00A00CA1">
        <w:t xml:space="preserve">na sliki </w:t>
      </w:r>
      <w:r w:rsidR="0024469F" w:rsidRPr="00A00CA1">
        <w:t>ni v celoti v kadru</w:t>
      </w:r>
      <w:r>
        <w:t>,</w:t>
      </w:r>
    </w:p>
    <w:p w14:paraId="3AD83E63" w14:textId="7431F667" w:rsidR="00E145E2" w:rsidRPr="00A00CA1" w:rsidRDefault="00F60F64">
      <w:pPr>
        <w:pStyle w:val="Odstavekseznama"/>
        <w:numPr>
          <w:ilvl w:val="0"/>
          <w:numId w:val="26"/>
        </w:numPr>
      </w:pPr>
      <w:r>
        <w:t>o</w:t>
      </w:r>
      <w:r w:rsidR="00101F8E" w:rsidRPr="00A00CA1">
        <w:t xml:space="preserve">seba na sliki </w:t>
      </w:r>
      <w:r w:rsidR="00E145E2" w:rsidRPr="00A00CA1">
        <w:t>je popačena</w:t>
      </w:r>
      <w:r>
        <w:t>,</w:t>
      </w:r>
    </w:p>
    <w:p w14:paraId="1604B50D" w14:textId="3BC6D26B" w:rsidR="003841FB" w:rsidRPr="00A00CA1" w:rsidRDefault="00F60F64">
      <w:pPr>
        <w:pStyle w:val="Odstavekseznama"/>
        <w:numPr>
          <w:ilvl w:val="0"/>
          <w:numId w:val="26"/>
        </w:numPr>
      </w:pPr>
      <w:r>
        <w:t>o</w:t>
      </w:r>
      <w:r w:rsidR="00C56AD6" w:rsidRPr="00A00CA1">
        <w:t>seba na sliki je v zelo nenaravnem položaju</w:t>
      </w:r>
      <w:r>
        <w:t>.</w:t>
      </w:r>
    </w:p>
    <w:p w14:paraId="1E9BE922" w14:textId="77777777" w:rsidR="003841FB" w:rsidRPr="00A00CA1" w:rsidRDefault="003841FB" w:rsidP="003841FB"/>
    <w:p w14:paraId="72A30AC9" w14:textId="77777777" w:rsidR="003841FB" w:rsidRPr="00A00CA1" w:rsidRDefault="003841FB" w:rsidP="003841FB">
      <w:pPr>
        <w:pStyle w:val="Naslov2"/>
      </w:pPr>
      <w:bookmarkStart w:id="752" w:name="_Toc232940825"/>
      <w:r w:rsidRPr="00A00CA1">
        <w:t>Pregled in analiza učne množice</w:t>
      </w:r>
      <w:bookmarkEnd w:id="752"/>
    </w:p>
    <w:p w14:paraId="7AA3CC78" w14:textId="51A9125C" w:rsidR="00B76B3F" w:rsidRPr="00A00CA1" w:rsidRDefault="00904E1F" w:rsidP="00B76B3F">
      <w:r>
        <w:t xml:space="preserve">Analiza učne množice je pomembna, saj vpliva na učenje modelov. V nadaljevanju je zato ocenjena zastopanost posameznih vaj </w:t>
      </w:r>
      <w:del w:id="753" w:author="Zorman, Daša" w:date="2026-06-22T18:58:00Z" w16du:dateUtc="2026-06-22T16:58:00Z">
        <w:r w:rsidDel="005B17C4">
          <w:delText xml:space="preserve">ter </w:delText>
        </w:r>
      </w:del>
      <w:ins w:id="754" w:author="Zorman, Daša" w:date="2026-06-22T18:58:00Z" w16du:dateUtc="2026-06-22T16:58:00Z">
        <w:r w:rsidR="005B17C4">
          <w:t>in</w:t>
        </w:r>
        <w:r w:rsidR="005B17C4">
          <w:t xml:space="preserve"> </w:t>
        </w:r>
      </w:ins>
      <w:r>
        <w:t>osnovne lastnosti porazdelitve podatkov (npr. neuravnoteženost med vajami), ki lahko vplivajo na posploševanje modela.</w:t>
      </w:r>
    </w:p>
    <w:p w14:paraId="5D74310F" w14:textId="33F31324" w:rsidR="00BD744D" w:rsidRPr="00A00CA1" w:rsidRDefault="00BD744D" w:rsidP="00BD744D">
      <w:pPr>
        <w:pStyle w:val="Naslov3"/>
      </w:pPr>
      <w:bookmarkStart w:id="755" w:name="_Toc232940826"/>
      <w:r w:rsidRPr="00A00CA1">
        <w:t>Delitev učne množice</w:t>
      </w:r>
      <w:bookmarkEnd w:id="755"/>
    </w:p>
    <w:p w14:paraId="0FBD9E61" w14:textId="1EBAD56F" w:rsidR="00BD744D" w:rsidRPr="00A00CA1" w:rsidRDefault="00BD744D" w:rsidP="00BD744D">
      <w:r w:rsidRPr="00A00CA1">
        <w:t>Učna množica je razdeljena na tri dele</w:t>
      </w:r>
      <w:r w:rsidR="007415AF">
        <w:t xml:space="preserve"> </w:t>
      </w:r>
      <w:sdt>
        <w:sdtPr>
          <w:id w:val="-823666593"/>
          <w:citation/>
        </w:sdtPr>
        <w:sdtContent>
          <w:r w:rsidR="002023B8">
            <w:fldChar w:fldCharType="begin"/>
          </w:r>
          <w:r w:rsidR="002023B8" w:rsidRPr="002023B8">
            <w:rPr>
              <w:lang w:val="de-DE"/>
            </w:rPr>
            <w:instrText xml:space="preserve"> CITATION Goo25 \l 2057 </w:instrText>
          </w:r>
          <w:r w:rsidR="002023B8">
            <w:fldChar w:fldCharType="separate"/>
          </w:r>
          <w:r w:rsidR="005448BA" w:rsidRPr="005448BA">
            <w:rPr>
              <w:noProof/>
              <w:lang w:val="de-DE"/>
            </w:rPr>
            <w:t>[42]</w:t>
          </w:r>
          <w:r w:rsidR="002023B8">
            <w:fldChar w:fldCharType="end"/>
          </w:r>
        </w:sdtContent>
      </w:sdt>
      <w:r w:rsidRPr="00A00CA1">
        <w:t>:</w:t>
      </w:r>
    </w:p>
    <w:p w14:paraId="3515328F" w14:textId="3BA809D3" w:rsidR="00BD744D" w:rsidRPr="00A00CA1" w:rsidRDefault="00FF19AA">
      <w:pPr>
        <w:pStyle w:val="Odstavekseznama"/>
        <w:numPr>
          <w:ilvl w:val="0"/>
          <w:numId w:val="27"/>
        </w:numPr>
      </w:pPr>
      <w:r>
        <w:t>u</w:t>
      </w:r>
      <w:r w:rsidR="00BD744D" w:rsidRPr="00A00CA1">
        <w:t>čni del (train): 80%</w:t>
      </w:r>
      <w:r w:rsidR="000312DB">
        <w:t>,</w:t>
      </w:r>
    </w:p>
    <w:p w14:paraId="123AE308" w14:textId="1E5F552E" w:rsidR="00BD744D" w:rsidRPr="00A00CA1" w:rsidRDefault="000312DB">
      <w:pPr>
        <w:pStyle w:val="Odstavekseznama"/>
        <w:numPr>
          <w:ilvl w:val="0"/>
          <w:numId w:val="27"/>
        </w:numPr>
      </w:pPr>
      <w:r>
        <w:t>v</w:t>
      </w:r>
      <w:r w:rsidR="00BD744D" w:rsidRPr="00A00CA1">
        <w:t>alidacijski del (val): 10%</w:t>
      </w:r>
      <w:r>
        <w:t>,</w:t>
      </w:r>
    </w:p>
    <w:p w14:paraId="4C80CB74" w14:textId="4A537B0F" w:rsidR="00BD744D" w:rsidRPr="00A00CA1" w:rsidRDefault="000312DB">
      <w:pPr>
        <w:pStyle w:val="Odstavekseznama"/>
        <w:numPr>
          <w:ilvl w:val="0"/>
          <w:numId w:val="27"/>
        </w:numPr>
      </w:pPr>
      <w:r>
        <w:t>t</w:t>
      </w:r>
      <w:r w:rsidR="00BD744D" w:rsidRPr="00A00CA1">
        <w:t>estni del (test): 10%</w:t>
      </w:r>
      <w:r>
        <w:t>.</w:t>
      </w:r>
    </w:p>
    <w:p w14:paraId="3748A17E" w14:textId="77777777" w:rsidR="00BD744D" w:rsidRPr="00A00CA1" w:rsidRDefault="00BD744D" w:rsidP="00BD744D"/>
    <w:p w14:paraId="0D0B7A52" w14:textId="7693C63A" w:rsidR="00BD744D" w:rsidRPr="00A00CA1" w:rsidRDefault="00BD744D" w:rsidP="00BD744D">
      <w:r w:rsidRPr="00A00CA1">
        <w:lastRenderedPageBreak/>
        <w:t>Takšna delitev omogoča učenje modela na večini podatkov, sprotno spremljanje učenja in izbiro parametrov na validacijski množici</w:t>
      </w:r>
      <w:ins w:id="756" w:author="Zorman, Daša" w:date="2026-06-22T18:58:00Z" w16du:dateUtc="2026-06-22T16:58:00Z">
        <w:r w:rsidR="005B17C4">
          <w:t xml:space="preserve"> in</w:t>
        </w:r>
      </w:ins>
      <w:del w:id="757" w:author="Zorman, Daša" w:date="2026-06-22T18:58:00Z" w16du:dateUtc="2026-06-22T16:58:00Z">
        <w:r w:rsidRPr="00A00CA1" w:rsidDel="005B17C4">
          <w:delText xml:space="preserve">, ter </w:delText>
        </w:r>
      </w:del>
      <w:r w:rsidRPr="00A00CA1">
        <w:t>končno oceno uspešnosti na testnem delu.</w:t>
      </w:r>
    </w:p>
    <w:p w14:paraId="6E3432A5" w14:textId="077603F1" w:rsidR="00FA5EA3" w:rsidRPr="00A00CA1" w:rsidRDefault="00FA5EA3" w:rsidP="00FA5EA3">
      <w:pPr>
        <w:pStyle w:val="Naslov3"/>
      </w:pPr>
      <w:bookmarkStart w:id="758" w:name="_Toc232940827"/>
      <w:r w:rsidRPr="00A00CA1">
        <w:t>Zastopanost posameznih vaj</w:t>
      </w:r>
      <w:bookmarkEnd w:id="758"/>
    </w:p>
    <w:p w14:paraId="731C8CCF" w14:textId="598ABFC9" w:rsidR="00FA5EA3" w:rsidRDefault="00FA5EA3" w:rsidP="00FA5EA3">
      <w:r w:rsidRPr="00A00CA1">
        <w:t>Ker so bile slike iz učne množice zajete med uporabo aplikacije pri različnih vadbah, je porazdelitev podatkov po vajah neenakomerna. Za analizo te porazdelitve je najprimerneje pripraviti histogram, ki prikazuje število slik po posamezni vaji. Takšen prikaz je pomemben, saj lahko prevlada ene vaje povzroči, da se model pri učenju bolj prilagodi tipičnim položajem in gibalnim vzorcem te vaje, medtem ko je pri redkeje zastopanih vajah natančnost lahko slabša.</w:t>
      </w:r>
      <w:r w:rsidR="005B2C19">
        <w:t xml:space="preserve"> Na </w:t>
      </w:r>
      <w:r w:rsidR="0084674B">
        <w:t xml:space="preserve">sliki </w:t>
      </w:r>
      <w:r w:rsidR="00983859" w:rsidRPr="005B17C4">
        <w:rPr>
          <w:i/>
          <w:iCs/>
          <w:rPrChange w:id="759" w:author="Zorman, Daša" w:date="2026-06-22T18:59:00Z" w16du:dateUtc="2026-06-22T16:59:00Z">
            <w:rPr/>
          </w:rPrChange>
        </w:rPr>
        <w:fldChar w:fldCharType="begin"/>
      </w:r>
      <w:r w:rsidR="00983859" w:rsidRPr="005B17C4">
        <w:rPr>
          <w:i/>
          <w:iCs/>
          <w:rPrChange w:id="760" w:author="Zorman, Daša" w:date="2026-06-22T18:59:00Z" w16du:dateUtc="2026-06-22T16:59:00Z">
            <w:rPr/>
          </w:rPrChange>
        </w:rPr>
        <w:instrText xml:space="preserve"> REF _Ref232575750 \h </w:instrText>
      </w:r>
      <w:r w:rsidR="00983859" w:rsidRPr="005B17C4">
        <w:rPr>
          <w:i/>
          <w:iCs/>
          <w:rPrChange w:id="761" w:author="Zorman, Daša" w:date="2026-06-22T18:59:00Z" w16du:dateUtc="2026-06-22T16:59:00Z">
            <w:rPr/>
          </w:rPrChange>
        </w:rPr>
      </w:r>
      <w:r w:rsidR="005B17C4">
        <w:rPr>
          <w:i/>
          <w:iCs/>
        </w:rPr>
        <w:instrText xml:space="preserve"> \* MERGEFORMAT </w:instrText>
      </w:r>
      <w:r w:rsidR="00983859" w:rsidRPr="005B17C4">
        <w:rPr>
          <w:i/>
          <w:iCs/>
          <w:rPrChange w:id="762" w:author="Zorman, Daša" w:date="2026-06-22T18:59:00Z" w16du:dateUtc="2026-06-22T16:59:00Z">
            <w:rPr/>
          </w:rPrChange>
        </w:rPr>
        <w:fldChar w:fldCharType="separate"/>
      </w:r>
      <w:r w:rsidR="005448BA" w:rsidRPr="005B17C4">
        <w:rPr>
          <w:i/>
          <w:iCs/>
          <w:rPrChange w:id="763" w:author="Zorman, Daša" w:date="2026-06-22T18:59:00Z" w16du:dateUtc="2026-06-22T16:59:00Z">
            <w:rPr/>
          </w:rPrChange>
        </w:rPr>
        <w:t xml:space="preserve">Slika </w:t>
      </w:r>
      <w:r w:rsidR="005448BA" w:rsidRPr="005B17C4">
        <w:rPr>
          <w:i/>
          <w:iCs/>
          <w:noProof/>
          <w:rPrChange w:id="764" w:author="Zorman, Daša" w:date="2026-06-22T18:59:00Z" w16du:dateUtc="2026-06-22T16:59:00Z">
            <w:rPr>
              <w:noProof/>
            </w:rPr>
          </w:rPrChange>
        </w:rPr>
        <w:t>11</w:t>
      </w:r>
      <w:r w:rsidR="005448BA" w:rsidRPr="005B17C4">
        <w:rPr>
          <w:i/>
          <w:iCs/>
          <w:rPrChange w:id="765" w:author="Zorman, Daša" w:date="2026-06-22T18:59:00Z" w16du:dateUtc="2026-06-22T16:59:00Z">
            <w:rPr/>
          </w:rPrChange>
        </w:rPr>
        <w:t>: Histogram zastopanosti vaj v učni množici</w:t>
      </w:r>
      <w:r w:rsidR="00983859" w:rsidRPr="005B17C4">
        <w:rPr>
          <w:i/>
          <w:iCs/>
          <w:rPrChange w:id="766" w:author="Zorman, Daša" w:date="2026-06-22T18:59:00Z" w16du:dateUtc="2026-06-22T16:59:00Z">
            <w:rPr/>
          </w:rPrChange>
        </w:rPr>
        <w:fldChar w:fldCharType="end"/>
      </w:r>
      <w:r w:rsidR="00DE452E">
        <w:t xml:space="preserve"> </w:t>
      </w:r>
      <w:r w:rsidR="005B2C19">
        <w:t xml:space="preserve">je prikazanih 20 </w:t>
      </w:r>
      <w:r w:rsidR="00073213">
        <w:t>vaj z največ slikami.</w:t>
      </w:r>
    </w:p>
    <w:p w14:paraId="079332F9" w14:textId="77777777" w:rsidR="00041B38" w:rsidRPr="00A00CA1" w:rsidRDefault="00041B38" w:rsidP="00FA5EA3"/>
    <w:p w14:paraId="5C287E7B" w14:textId="17ED746C" w:rsidR="00E371FC" w:rsidRPr="00A00CA1" w:rsidRDefault="006F41F7" w:rsidP="00E371FC">
      <w:pPr>
        <w:pStyle w:val="Images"/>
      </w:pPr>
      <w:r w:rsidRPr="006F41F7">
        <w:rPr>
          <w:noProof/>
        </w:rPr>
        <w:lastRenderedPageBreak/>
        <w:drawing>
          <wp:inline distT="0" distB="0" distL="0" distR="0" wp14:anchorId="4C596C96" wp14:editId="68E0ECE8">
            <wp:extent cx="5396230" cy="5516880"/>
            <wp:effectExtent l="0" t="0" r="0" b="7620"/>
            <wp:docPr id="193852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23740" name=""/>
                    <pic:cNvPicPr/>
                  </pic:nvPicPr>
                  <pic:blipFill>
                    <a:blip r:embed="rId36"/>
                    <a:stretch>
                      <a:fillRect/>
                    </a:stretch>
                  </pic:blipFill>
                  <pic:spPr>
                    <a:xfrm>
                      <a:off x="0" y="0"/>
                      <a:ext cx="5396230" cy="5516880"/>
                    </a:xfrm>
                    <a:prstGeom prst="rect">
                      <a:avLst/>
                    </a:prstGeom>
                  </pic:spPr>
                </pic:pic>
              </a:graphicData>
            </a:graphic>
          </wp:inline>
        </w:drawing>
      </w:r>
    </w:p>
    <w:p w14:paraId="3B37B4D0" w14:textId="006F87B6" w:rsidR="00B14D39" w:rsidRPr="00A00CA1" w:rsidRDefault="00E371FC" w:rsidP="00E371FC">
      <w:pPr>
        <w:pStyle w:val="Napis"/>
      </w:pPr>
      <w:bookmarkStart w:id="767" w:name="_Ref232575750"/>
      <w:bookmarkStart w:id="768" w:name="_Toc232947283"/>
      <w:r w:rsidRPr="00A00CA1">
        <w:t xml:space="preserve">Slika </w:t>
      </w:r>
      <w:fldSimple w:instr=" SEQ Slika \* ARABIC ">
        <w:r w:rsidR="00CB1899">
          <w:rPr>
            <w:noProof/>
          </w:rPr>
          <w:t>11</w:t>
        </w:r>
      </w:fldSimple>
      <w:r w:rsidRPr="00A00CA1">
        <w:t>: Histogram zastopanosti vaj v učni množici</w:t>
      </w:r>
      <w:bookmarkEnd w:id="767"/>
      <w:bookmarkEnd w:id="768"/>
    </w:p>
    <w:p w14:paraId="7933DAFD" w14:textId="56219AAC" w:rsidR="00B76B3F" w:rsidRPr="00A00CA1" w:rsidRDefault="00F73487" w:rsidP="00F73487">
      <w:pPr>
        <w:pStyle w:val="Naslov3"/>
      </w:pPr>
      <w:bookmarkStart w:id="769" w:name="_Toc232940828"/>
      <w:r w:rsidRPr="00A00CA1">
        <w:t>Primeri iz učne množice</w:t>
      </w:r>
      <w:bookmarkEnd w:id="769"/>
    </w:p>
    <w:p w14:paraId="5F664904" w14:textId="71359394" w:rsidR="00140E15" w:rsidRDefault="00140E15" w:rsidP="00140E15">
      <w:r w:rsidRPr="00A00CA1">
        <w:t xml:space="preserve">Zaradi varstva osebnih podatkov so prikazani zgolj primeri slik, na katerih nastopa avtor. </w:t>
      </w:r>
      <w:r w:rsidR="00515909">
        <w:t xml:space="preserve">To so slike </w:t>
      </w:r>
      <w:r w:rsidR="007F512E" w:rsidRPr="005B17C4">
        <w:rPr>
          <w:i/>
          <w:iCs/>
          <w:rPrChange w:id="770" w:author="Zorman, Daša" w:date="2026-06-22T18:59:00Z" w16du:dateUtc="2026-06-22T16:59:00Z">
            <w:rPr/>
          </w:rPrChange>
        </w:rPr>
        <w:fldChar w:fldCharType="begin"/>
      </w:r>
      <w:r w:rsidR="007F512E" w:rsidRPr="005B17C4">
        <w:rPr>
          <w:i/>
          <w:iCs/>
          <w:rPrChange w:id="771" w:author="Zorman, Daša" w:date="2026-06-22T18:59:00Z" w16du:dateUtc="2026-06-22T16:59:00Z">
            <w:rPr/>
          </w:rPrChange>
        </w:rPr>
        <w:instrText xml:space="preserve"> REF _Ref232575780 \h </w:instrText>
      </w:r>
      <w:r w:rsidR="007F512E" w:rsidRPr="005B17C4">
        <w:rPr>
          <w:i/>
          <w:iCs/>
          <w:rPrChange w:id="772" w:author="Zorman, Daša" w:date="2026-06-22T18:59:00Z" w16du:dateUtc="2026-06-22T16:59:00Z">
            <w:rPr/>
          </w:rPrChange>
        </w:rPr>
      </w:r>
      <w:r w:rsidR="005B17C4">
        <w:rPr>
          <w:i/>
          <w:iCs/>
        </w:rPr>
        <w:instrText xml:space="preserve"> \* MERGEFORMAT </w:instrText>
      </w:r>
      <w:r w:rsidR="007F512E" w:rsidRPr="005B17C4">
        <w:rPr>
          <w:i/>
          <w:iCs/>
          <w:rPrChange w:id="773" w:author="Zorman, Daša" w:date="2026-06-22T18:59:00Z" w16du:dateUtc="2026-06-22T16:59:00Z">
            <w:rPr/>
          </w:rPrChange>
        </w:rPr>
        <w:fldChar w:fldCharType="separate"/>
      </w:r>
      <w:r w:rsidR="005448BA" w:rsidRPr="005B17C4">
        <w:rPr>
          <w:i/>
          <w:iCs/>
          <w:szCs w:val="24"/>
          <w:rPrChange w:id="774" w:author="Zorman, Daša" w:date="2026-06-22T18:59:00Z" w16du:dateUtc="2026-06-22T16:59:00Z">
            <w:rPr>
              <w:szCs w:val="24"/>
            </w:rPr>
          </w:rPrChange>
        </w:rPr>
        <w:t xml:space="preserve">Slika </w:t>
      </w:r>
      <w:r w:rsidR="005448BA" w:rsidRPr="005B17C4">
        <w:rPr>
          <w:i/>
          <w:iCs/>
          <w:noProof/>
          <w:szCs w:val="24"/>
          <w:rPrChange w:id="775" w:author="Zorman, Daša" w:date="2026-06-22T18:59:00Z" w16du:dateUtc="2026-06-22T16:59:00Z">
            <w:rPr>
              <w:noProof/>
              <w:szCs w:val="24"/>
            </w:rPr>
          </w:rPrChange>
        </w:rPr>
        <w:t>12</w:t>
      </w:r>
      <w:r w:rsidR="005448BA" w:rsidRPr="005B17C4">
        <w:rPr>
          <w:i/>
          <w:iCs/>
          <w:szCs w:val="24"/>
          <w:rPrChange w:id="776" w:author="Zorman, Daša" w:date="2026-06-22T18:59:00Z" w16du:dateUtc="2026-06-22T16:59:00Z">
            <w:rPr>
              <w:szCs w:val="24"/>
            </w:rPr>
          </w:rPrChange>
        </w:rPr>
        <w:t>: Primer iz učne množice: diagonalni stranski dvig na kablu</w:t>
      </w:r>
      <w:r w:rsidR="007F512E" w:rsidRPr="005B17C4">
        <w:rPr>
          <w:i/>
          <w:iCs/>
          <w:rPrChange w:id="777" w:author="Zorman, Daša" w:date="2026-06-22T18:59:00Z" w16du:dateUtc="2026-06-22T16:59:00Z">
            <w:rPr/>
          </w:rPrChange>
        </w:rPr>
        <w:fldChar w:fldCharType="end"/>
      </w:r>
      <w:r w:rsidR="007F512E">
        <w:t xml:space="preserve">, </w:t>
      </w:r>
      <w:r w:rsidR="007F512E" w:rsidRPr="005B17C4">
        <w:rPr>
          <w:i/>
          <w:iCs/>
          <w:rPrChange w:id="778" w:author="Zorman, Daša" w:date="2026-06-22T18:59:00Z" w16du:dateUtc="2026-06-22T16:59:00Z">
            <w:rPr/>
          </w:rPrChange>
        </w:rPr>
        <w:fldChar w:fldCharType="begin"/>
      </w:r>
      <w:r w:rsidR="007F512E" w:rsidRPr="005B17C4">
        <w:rPr>
          <w:i/>
          <w:iCs/>
          <w:rPrChange w:id="779" w:author="Zorman, Daša" w:date="2026-06-22T18:59:00Z" w16du:dateUtc="2026-06-22T16:59:00Z">
            <w:rPr/>
          </w:rPrChange>
        </w:rPr>
        <w:instrText xml:space="preserve"> REF _Ref232575787 \h </w:instrText>
      </w:r>
      <w:r w:rsidR="007F512E" w:rsidRPr="005B17C4">
        <w:rPr>
          <w:i/>
          <w:iCs/>
          <w:rPrChange w:id="780" w:author="Zorman, Daša" w:date="2026-06-22T18:59:00Z" w16du:dateUtc="2026-06-22T16:59:00Z">
            <w:rPr/>
          </w:rPrChange>
        </w:rPr>
      </w:r>
      <w:r w:rsidR="005B17C4">
        <w:rPr>
          <w:i/>
          <w:iCs/>
        </w:rPr>
        <w:instrText xml:space="preserve"> \* MERGEFORMAT </w:instrText>
      </w:r>
      <w:r w:rsidR="007F512E" w:rsidRPr="005B17C4">
        <w:rPr>
          <w:i/>
          <w:iCs/>
          <w:rPrChange w:id="781" w:author="Zorman, Daša" w:date="2026-06-22T18:59:00Z" w16du:dateUtc="2026-06-22T16:59:00Z">
            <w:rPr/>
          </w:rPrChange>
        </w:rPr>
        <w:fldChar w:fldCharType="separate"/>
      </w:r>
      <w:r w:rsidR="005448BA" w:rsidRPr="005B17C4">
        <w:rPr>
          <w:i/>
          <w:iCs/>
          <w:rPrChange w:id="782" w:author="Zorman, Daša" w:date="2026-06-22T18:59:00Z" w16du:dateUtc="2026-06-22T16:59:00Z">
            <w:rPr/>
          </w:rPrChange>
        </w:rPr>
        <w:t xml:space="preserve">Slika </w:t>
      </w:r>
      <w:r w:rsidR="005448BA" w:rsidRPr="005B17C4">
        <w:rPr>
          <w:i/>
          <w:iCs/>
          <w:noProof/>
          <w:rPrChange w:id="783" w:author="Zorman, Daša" w:date="2026-06-22T18:59:00Z" w16du:dateUtc="2026-06-22T16:59:00Z">
            <w:rPr>
              <w:noProof/>
            </w:rPr>
          </w:rPrChange>
        </w:rPr>
        <w:t>13</w:t>
      </w:r>
      <w:r w:rsidR="005448BA" w:rsidRPr="005B17C4">
        <w:rPr>
          <w:i/>
          <w:iCs/>
          <w:rPrChange w:id="784" w:author="Zorman, Daša" w:date="2026-06-22T18:59:00Z" w16du:dateUtc="2026-06-22T16:59:00Z">
            <w:rPr/>
          </w:rPrChange>
        </w:rPr>
        <w:t>: Primer iz učne množice: biceps pregib s palico</w:t>
      </w:r>
      <w:r w:rsidR="007F512E" w:rsidRPr="005B17C4">
        <w:rPr>
          <w:i/>
          <w:iCs/>
          <w:rPrChange w:id="785" w:author="Zorman, Daša" w:date="2026-06-22T18:59:00Z" w16du:dateUtc="2026-06-22T16:59:00Z">
            <w:rPr/>
          </w:rPrChange>
        </w:rPr>
        <w:fldChar w:fldCharType="end"/>
      </w:r>
      <w:r w:rsidR="007F512E">
        <w:t xml:space="preserve">, </w:t>
      </w:r>
      <w:r w:rsidR="007F512E" w:rsidRPr="005B17C4">
        <w:rPr>
          <w:i/>
          <w:iCs/>
          <w:rPrChange w:id="786" w:author="Zorman, Daša" w:date="2026-06-22T18:59:00Z" w16du:dateUtc="2026-06-22T16:59:00Z">
            <w:rPr/>
          </w:rPrChange>
        </w:rPr>
        <w:fldChar w:fldCharType="begin"/>
      </w:r>
      <w:r w:rsidR="007F512E" w:rsidRPr="005B17C4">
        <w:rPr>
          <w:i/>
          <w:iCs/>
          <w:rPrChange w:id="787" w:author="Zorman, Daša" w:date="2026-06-22T18:59:00Z" w16du:dateUtc="2026-06-22T16:59:00Z">
            <w:rPr/>
          </w:rPrChange>
        </w:rPr>
        <w:instrText xml:space="preserve"> REF _Ref232575791 \h </w:instrText>
      </w:r>
      <w:r w:rsidR="007F512E" w:rsidRPr="005B17C4">
        <w:rPr>
          <w:i/>
          <w:iCs/>
          <w:rPrChange w:id="788" w:author="Zorman, Daša" w:date="2026-06-22T18:59:00Z" w16du:dateUtc="2026-06-22T16:59:00Z">
            <w:rPr/>
          </w:rPrChange>
        </w:rPr>
      </w:r>
      <w:r w:rsidR="005B17C4">
        <w:rPr>
          <w:i/>
          <w:iCs/>
        </w:rPr>
        <w:instrText xml:space="preserve"> \* MERGEFORMAT </w:instrText>
      </w:r>
      <w:r w:rsidR="007F512E" w:rsidRPr="005B17C4">
        <w:rPr>
          <w:i/>
          <w:iCs/>
          <w:rPrChange w:id="789" w:author="Zorman, Daša" w:date="2026-06-22T18:59:00Z" w16du:dateUtc="2026-06-22T16:59:00Z">
            <w:rPr/>
          </w:rPrChange>
        </w:rPr>
        <w:fldChar w:fldCharType="separate"/>
      </w:r>
      <w:r w:rsidR="005448BA" w:rsidRPr="005B17C4">
        <w:rPr>
          <w:i/>
          <w:iCs/>
          <w:rPrChange w:id="790" w:author="Zorman, Daša" w:date="2026-06-22T18:59:00Z" w16du:dateUtc="2026-06-22T16:59:00Z">
            <w:rPr/>
          </w:rPrChange>
        </w:rPr>
        <w:t xml:space="preserve">Slika </w:t>
      </w:r>
      <w:r w:rsidR="005448BA" w:rsidRPr="005B17C4">
        <w:rPr>
          <w:i/>
          <w:iCs/>
          <w:noProof/>
          <w:rPrChange w:id="791" w:author="Zorman, Daša" w:date="2026-06-22T18:59:00Z" w16du:dateUtc="2026-06-22T16:59:00Z">
            <w:rPr>
              <w:noProof/>
            </w:rPr>
          </w:rPrChange>
        </w:rPr>
        <w:t>14</w:t>
      </w:r>
      <w:r w:rsidR="005448BA" w:rsidRPr="005B17C4">
        <w:rPr>
          <w:i/>
          <w:iCs/>
          <w:rPrChange w:id="792" w:author="Zorman, Daša" w:date="2026-06-22T18:59:00Z" w16du:dateUtc="2026-06-22T16:59:00Z">
            <w:rPr/>
          </w:rPrChange>
        </w:rPr>
        <w:t>: Primer iz učne množice: veslanje v predklonu s palico</w:t>
      </w:r>
      <w:r w:rsidR="007F512E" w:rsidRPr="005B17C4">
        <w:rPr>
          <w:i/>
          <w:iCs/>
          <w:rPrChange w:id="793" w:author="Zorman, Daša" w:date="2026-06-22T18:59:00Z" w16du:dateUtc="2026-06-22T16:59:00Z">
            <w:rPr/>
          </w:rPrChange>
        </w:rPr>
        <w:fldChar w:fldCharType="end"/>
      </w:r>
      <w:r w:rsidR="007F512E">
        <w:t xml:space="preserve">, </w:t>
      </w:r>
      <w:r w:rsidR="007F512E" w:rsidRPr="005B17C4">
        <w:rPr>
          <w:i/>
          <w:iCs/>
          <w:rPrChange w:id="794" w:author="Zorman, Daša" w:date="2026-06-22T18:59:00Z" w16du:dateUtc="2026-06-22T16:59:00Z">
            <w:rPr/>
          </w:rPrChange>
        </w:rPr>
        <w:fldChar w:fldCharType="begin"/>
      </w:r>
      <w:r w:rsidR="007F512E" w:rsidRPr="005B17C4">
        <w:rPr>
          <w:i/>
          <w:iCs/>
          <w:rPrChange w:id="795" w:author="Zorman, Daša" w:date="2026-06-22T18:59:00Z" w16du:dateUtc="2026-06-22T16:59:00Z">
            <w:rPr/>
          </w:rPrChange>
        </w:rPr>
        <w:instrText xml:space="preserve"> REF _Ref232575798 \h </w:instrText>
      </w:r>
      <w:r w:rsidR="007F512E" w:rsidRPr="005B17C4">
        <w:rPr>
          <w:i/>
          <w:iCs/>
          <w:rPrChange w:id="796" w:author="Zorman, Daša" w:date="2026-06-22T18:59:00Z" w16du:dateUtc="2026-06-22T16:59:00Z">
            <w:rPr/>
          </w:rPrChange>
        </w:rPr>
      </w:r>
      <w:r w:rsidR="005B17C4">
        <w:rPr>
          <w:i/>
          <w:iCs/>
        </w:rPr>
        <w:instrText xml:space="preserve"> \* MERGEFORMAT </w:instrText>
      </w:r>
      <w:r w:rsidR="007F512E" w:rsidRPr="005B17C4">
        <w:rPr>
          <w:i/>
          <w:iCs/>
          <w:rPrChange w:id="797" w:author="Zorman, Daša" w:date="2026-06-22T18:59:00Z" w16du:dateUtc="2026-06-22T16:59:00Z">
            <w:rPr/>
          </w:rPrChange>
        </w:rPr>
        <w:fldChar w:fldCharType="separate"/>
      </w:r>
      <w:r w:rsidR="005448BA" w:rsidRPr="005B17C4">
        <w:rPr>
          <w:i/>
          <w:iCs/>
          <w:rPrChange w:id="798" w:author="Zorman, Daša" w:date="2026-06-22T18:59:00Z" w16du:dateUtc="2026-06-22T16:59:00Z">
            <w:rPr/>
          </w:rPrChange>
        </w:rPr>
        <w:t xml:space="preserve">Slika </w:t>
      </w:r>
      <w:r w:rsidR="005448BA" w:rsidRPr="005B17C4">
        <w:rPr>
          <w:i/>
          <w:iCs/>
          <w:noProof/>
          <w:rPrChange w:id="799" w:author="Zorman, Daša" w:date="2026-06-22T18:59:00Z" w16du:dateUtc="2026-06-22T16:59:00Z">
            <w:rPr>
              <w:noProof/>
            </w:rPr>
          </w:rPrChange>
        </w:rPr>
        <w:t>15</w:t>
      </w:r>
      <w:r w:rsidR="005448BA" w:rsidRPr="005B17C4">
        <w:rPr>
          <w:i/>
          <w:iCs/>
          <w:rPrChange w:id="800" w:author="Zorman, Daša" w:date="2026-06-22T18:59:00Z" w16du:dateUtc="2026-06-22T16:59:00Z">
            <w:rPr/>
          </w:rPrChange>
        </w:rPr>
        <w:t>: Primer iz učne množice: potisk z ročkami na poševni klopi</w:t>
      </w:r>
      <w:r w:rsidR="007F512E" w:rsidRPr="005B17C4">
        <w:rPr>
          <w:i/>
          <w:iCs/>
          <w:rPrChange w:id="801" w:author="Zorman, Daša" w:date="2026-06-22T18:59:00Z" w16du:dateUtc="2026-06-22T16:59:00Z">
            <w:rPr/>
          </w:rPrChange>
        </w:rPr>
        <w:fldChar w:fldCharType="end"/>
      </w:r>
      <w:r w:rsidR="007F512E">
        <w:t xml:space="preserve">, </w:t>
      </w:r>
      <w:r w:rsidR="007F512E" w:rsidRPr="005B17C4">
        <w:rPr>
          <w:i/>
          <w:iCs/>
          <w:rPrChange w:id="802" w:author="Zorman, Daša" w:date="2026-06-22T18:59:00Z" w16du:dateUtc="2026-06-22T16:59:00Z">
            <w:rPr/>
          </w:rPrChange>
        </w:rPr>
        <w:fldChar w:fldCharType="begin"/>
      </w:r>
      <w:r w:rsidR="007F512E" w:rsidRPr="005B17C4">
        <w:rPr>
          <w:i/>
          <w:iCs/>
          <w:rPrChange w:id="803" w:author="Zorman, Daša" w:date="2026-06-22T18:59:00Z" w16du:dateUtc="2026-06-22T16:59:00Z">
            <w:rPr/>
          </w:rPrChange>
        </w:rPr>
        <w:instrText xml:space="preserve"> REF _Ref232575803 \h </w:instrText>
      </w:r>
      <w:r w:rsidR="007F512E" w:rsidRPr="005B17C4">
        <w:rPr>
          <w:i/>
          <w:iCs/>
          <w:rPrChange w:id="804" w:author="Zorman, Daša" w:date="2026-06-22T18:59:00Z" w16du:dateUtc="2026-06-22T16:59:00Z">
            <w:rPr/>
          </w:rPrChange>
        </w:rPr>
      </w:r>
      <w:r w:rsidR="005B17C4">
        <w:rPr>
          <w:i/>
          <w:iCs/>
        </w:rPr>
        <w:instrText xml:space="preserve"> \* MERGEFORMAT </w:instrText>
      </w:r>
      <w:r w:rsidR="007F512E" w:rsidRPr="005B17C4">
        <w:rPr>
          <w:i/>
          <w:iCs/>
          <w:rPrChange w:id="805" w:author="Zorman, Daša" w:date="2026-06-22T18:59:00Z" w16du:dateUtc="2026-06-22T16:59:00Z">
            <w:rPr/>
          </w:rPrChange>
        </w:rPr>
        <w:fldChar w:fldCharType="separate"/>
      </w:r>
      <w:r w:rsidR="005448BA" w:rsidRPr="005B17C4">
        <w:rPr>
          <w:i/>
          <w:iCs/>
          <w:rPrChange w:id="806" w:author="Zorman, Daša" w:date="2026-06-22T18:59:00Z" w16du:dateUtc="2026-06-22T16:59:00Z">
            <w:rPr/>
          </w:rPrChange>
        </w:rPr>
        <w:t xml:space="preserve">Slika </w:t>
      </w:r>
      <w:r w:rsidR="005448BA" w:rsidRPr="005B17C4">
        <w:rPr>
          <w:i/>
          <w:iCs/>
          <w:noProof/>
          <w:rPrChange w:id="807" w:author="Zorman, Daša" w:date="2026-06-22T18:59:00Z" w16du:dateUtc="2026-06-22T16:59:00Z">
            <w:rPr>
              <w:noProof/>
            </w:rPr>
          </w:rPrChange>
        </w:rPr>
        <w:t>16</w:t>
      </w:r>
      <w:r w:rsidR="005448BA" w:rsidRPr="005B17C4">
        <w:rPr>
          <w:i/>
          <w:iCs/>
          <w:rPrChange w:id="808" w:author="Zorman, Daša" w:date="2026-06-22T18:59:00Z" w16du:dateUtc="2026-06-22T16:59:00Z">
            <w:rPr/>
          </w:rPrChange>
        </w:rPr>
        <w:t>: Primer iz učne množice: biceps pregib na Scott klopi</w:t>
      </w:r>
      <w:r w:rsidR="007F512E" w:rsidRPr="005B17C4">
        <w:rPr>
          <w:i/>
          <w:iCs/>
          <w:rPrChange w:id="809" w:author="Zorman, Daša" w:date="2026-06-22T18:59:00Z" w16du:dateUtc="2026-06-22T16:59:00Z">
            <w:rPr/>
          </w:rPrChange>
        </w:rPr>
        <w:fldChar w:fldCharType="end"/>
      </w:r>
      <w:ins w:id="810" w:author="Zorman, Daša" w:date="2026-06-22T18:59:00Z" w16du:dateUtc="2026-06-22T16:59:00Z">
        <w:r w:rsidR="005B17C4">
          <w:t xml:space="preserve"> in</w:t>
        </w:r>
      </w:ins>
      <w:del w:id="811" w:author="Zorman, Daša" w:date="2026-06-22T18:59:00Z" w16du:dateUtc="2026-06-22T16:59:00Z">
        <w:r w:rsidR="007F512E" w:rsidDel="005B17C4">
          <w:delText>,</w:delText>
        </w:r>
      </w:del>
      <w:r w:rsidR="007F512E">
        <w:t xml:space="preserve"> </w:t>
      </w:r>
      <w:r w:rsidR="007F512E" w:rsidRPr="005B17C4">
        <w:rPr>
          <w:i/>
          <w:iCs/>
          <w:rPrChange w:id="812" w:author="Zorman, Daša" w:date="2026-06-22T18:59:00Z" w16du:dateUtc="2026-06-22T16:59:00Z">
            <w:rPr/>
          </w:rPrChange>
        </w:rPr>
        <w:fldChar w:fldCharType="begin"/>
      </w:r>
      <w:r w:rsidR="007F512E" w:rsidRPr="005B17C4">
        <w:rPr>
          <w:i/>
          <w:iCs/>
          <w:rPrChange w:id="813" w:author="Zorman, Daša" w:date="2026-06-22T18:59:00Z" w16du:dateUtc="2026-06-22T16:59:00Z">
            <w:rPr/>
          </w:rPrChange>
        </w:rPr>
        <w:instrText xml:space="preserve"> REF _Ref232575806 \h </w:instrText>
      </w:r>
      <w:r w:rsidR="007F512E" w:rsidRPr="005B17C4">
        <w:rPr>
          <w:i/>
          <w:iCs/>
          <w:rPrChange w:id="814" w:author="Zorman, Daša" w:date="2026-06-22T18:59:00Z" w16du:dateUtc="2026-06-22T16:59:00Z">
            <w:rPr/>
          </w:rPrChange>
        </w:rPr>
      </w:r>
      <w:r w:rsidR="005B17C4">
        <w:rPr>
          <w:i/>
          <w:iCs/>
        </w:rPr>
        <w:instrText xml:space="preserve"> \* MERGEFORMAT </w:instrText>
      </w:r>
      <w:r w:rsidR="007F512E" w:rsidRPr="005B17C4">
        <w:rPr>
          <w:i/>
          <w:iCs/>
          <w:rPrChange w:id="815" w:author="Zorman, Daša" w:date="2026-06-22T18:59:00Z" w16du:dateUtc="2026-06-22T16:59:00Z">
            <w:rPr/>
          </w:rPrChange>
        </w:rPr>
        <w:fldChar w:fldCharType="separate"/>
      </w:r>
      <w:r w:rsidR="005448BA" w:rsidRPr="005B17C4">
        <w:rPr>
          <w:i/>
          <w:iCs/>
          <w:rPrChange w:id="816" w:author="Zorman, Daša" w:date="2026-06-22T18:59:00Z" w16du:dateUtc="2026-06-22T16:59:00Z">
            <w:rPr/>
          </w:rPrChange>
        </w:rPr>
        <w:t xml:space="preserve">Slika </w:t>
      </w:r>
      <w:r w:rsidR="005448BA" w:rsidRPr="005B17C4">
        <w:rPr>
          <w:i/>
          <w:iCs/>
          <w:noProof/>
          <w:rPrChange w:id="817" w:author="Zorman, Daša" w:date="2026-06-22T18:59:00Z" w16du:dateUtc="2026-06-22T16:59:00Z">
            <w:rPr>
              <w:noProof/>
            </w:rPr>
          </w:rPrChange>
        </w:rPr>
        <w:t>17</w:t>
      </w:r>
      <w:r w:rsidR="005448BA" w:rsidRPr="005B17C4">
        <w:rPr>
          <w:i/>
          <w:iCs/>
          <w:rPrChange w:id="818" w:author="Zorman, Daša" w:date="2026-06-22T18:59:00Z" w16du:dateUtc="2026-06-22T16:59:00Z">
            <w:rPr/>
          </w:rPrChange>
        </w:rPr>
        <w:t>: Primer iz učne množice: izteg za triceps na kablu</w:t>
      </w:r>
      <w:r w:rsidR="007F512E" w:rsidRPr="005B17C4">
        <w:rPr>
          <w:i/>
          <w:iCs/>
          <w:rPrChange w:id="819" w:author="Zorman, Daša" w:date="2026-06-22T18:59:00Z" w16du:dateUtc="2026-06-22T16:59:00Z">
            <w:rPr/>
          </w:rPrChange>
        </w:rPr>
        <w:fldChar w:fldCharType="end"/>
      </w:r>
      <w:r w:rsidR="005C3685">
        <w:t>.</w:t>
      </w:r>
    </w:p>
    <w:p w14:paraId="55699A13" w14:textId="77777777" w:rsidR="00041B38" w:rsidRPr="00A00CA1" w:rsidRDefault="00041B38" w:rsidP="00140E15"/>
    <w:tbl>
      <w:tblPr>
        <w:tblStyle w:val="Tabelamre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853372" w:rsidRPr="00A00CA1" w14:paraId="523B7A3E" w14:textId="77777777" w:rsidTr="00E06809">
        <w:tc>
          <w:tcPr>
            <w:tcW w:w="4244" w:type="dxa"/>
          </w:tcPr>
          <w:p w14:paraId="30AE2759" w14:textId="77777777" w:rsidR="00391640" w:rsidRPr="00A00CA1" w:rsidRDefault="00853372" w:rsidP="00391640">
            <w:pPr>
              <w:keepNext/>
              <w:jc w:val="center"/>
            </w:pPr>
            <w:r w:rsidRPr="00A00CA1">
              <w:rPr>
                <w:noProof/>
              </w:rPr>
              <w:lastRenderedPageBreak/>
              <w:drawing>
                <wp:inline distT="0" distB="0" distL="0" distR="0" wp14:anchorId="686C8A76" wp14:editId="70D4F002">
                  <wp:extent cx="2228400" cy="2970000"/>
                  <wp:effectExtent l="0" t="0" r="635" b="1905"/>
                  <wp:docPr id="17523767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57A10789" w14:textId="06E4770B" w:rsidR="00853372" w:rsidRPr="00A00CA1" w:rsidRDefault="00391640" w:rsidP="00FC2C6D">
            <w:pPr>
              <w:pStyle w:val="Napis"/>
              <w:jc w:val="both"/>
              <w:rPr>
                <w:szCs w:val="24"/>
              </w:rPr>
            </w:pPr>
            <w:bookmarkStart w:id="820" w:name="_Ref232575780"/>
            <w:bookmarkStart w:id="821" w:name="_Toc232947284"/>
            <w:r w:rsidRPr="00A00CA1">
              <w:rPr>
                <w:szCs w:val="24"/>
              </w:rPr>
              <w:t xml:space="preserve">Slika </w:t>
            </w:r>
            <w:r w:rsidRPr="00A00CA1">
              <w:rPr>
                <w:szCs w:val="24"/>
              </w:rPr>
              <w:fldChar w:fldCharType="begin"/>
            </w:r>
            <w:r w:rsidRPr="00A00CA1">
              <w:rPr>
                <w:szCs w:val="24"/>
              </w:rPr>
              <w:instrText xml:space="preserve"> SEQ Slika \* ARABIC </w:instrText>
            </w:r>
            <w:r w:rsidRPr="00A00CA1">
              <w:rPr>
                <w:szCs w:val="24"/>
              </w:rPr>
              <w:fldChar w:fldCharType="separate"/>
            </w:r>
            <w:r w:rsidR="00CB1899">
              <w:rPr>
                <w:noProof/>
                <w:szCs w:val="24"/>
              </w:rPr>
              <w:t>12</w:t>
            </w:r>
            <w:r w:rsidRPr="00A00CA1">
              <w:rPr>
                <w:szCs w:val="24"/>
              </w:rPr>
              <w:fldChar w:fldCharType="end"/>
            </w:r>
            <w:r w:rsidRPr="00A00CA1">
              <w:rPr>
                <w:szCs w:val="24"/>
              </w:rPr>
              <w:t>: Primer iz učne množice: diagonalni stranski dvig na kablu</w:t>
            </w:r>
            <w:bookmarkEnd w:id="820"/>
            <w:bookmarkEnd w:id="821"/>
          </w:p>
        </w:tc>
        <w:tc>
          <w:tcPr>
            <w:tcW w:w="4244" w:type="dxa"/>
          </w:tcPr>
          <w:p w14:paraId="207DBEEC" w14:textId="77777777" w:rsidR="00F11020" w:rsidRPr="00A00CA1" w:rsidRDefault="00853372" w:rsidP="00F11020">
            <w:pPr>
              <w:keepNext/>
              <w:jc w:val="center"/>
            </w:pPr>
            <w:r w:rsidRPr="00A00CA1">
              <w:rPr>
                <w:noProof/>
              </w:rPr>
              <w:drawing>
                <wp:inline distT="0" distB="0" distL="0" distR="0" wp14:anchorId="4AEDD416" wp14:editId="34087A75">
                  <wp:extent cx="2228400" cy="2970000"/>
                  <wp:effectExtent l="0" t="0" r="635" b="1905"/>
                  <wp:docPr id="1873076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57AAE5B7" w14:textId="2A670DC9" w:rsidR="00E87C05" w:rsidRPr="00A00CA1" w:rsidRDefault="00F11020" w:rsidP="00FC2C6D">
            <w:pPr>
              <w:pStyle w:val="Napis"/>
              <w:jc w:val="both"/>
            </w:pPr>
            <w:bookmarkStart w:id="822" w:name="_Ref232575787"/>
            <w:bookmarkStart w:id="823" w:name="_Toc232947285"/>
            <w:r w:rsidRPr="00A00CA1">
              <w:t xml:space="preserve">Slika </w:t>
            </w:r>
            <w:fldSimple w:instr=" SEQ Slika \* ARABIC ">
              <w:r w:rsidR="00CB1899">
                <w:rPr>
                  <w:noProof/>
                </w:rPr>
                <w:t>13</w:t>
              </w:r>
            </w:fldSimple>
            <w:r w:rsidRPr="00A00CA1">
              <w:t>: Primer iz učne množice: biceps pregib s palico</w:t>
            </w:r>
            <w:bookmarkEnd w:id="822"/>
            <w:bookmarkEnd w:id="823"/>
          </w:p>
        </w:tc>
      </w:tr>
    </w:tbl>
    <w:p w14:paraId="41DC6CFF" w14:textId="76178C55" w:rsidR="00FD1AD6" w:rsidRPr="00A00CA1" w:rsidRDefault="00FD1AD6" w:rsidP="00FD1AD6">
      <w:pPr>
        <w:tabs>
          <w:tab w:val="left" w:pos="852"/>
        </w:tabs>
      </w:pPr>
    </w:p>
    <w:tbl>
      <w:tblPr>
        <w:tblStyle w:val="Tabelamre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FD1AD6" w:rsidRPr="00A00CA1" w14:paraId="62B83E7B" w14:textId="77777777" w:rsidTr="00783A2B">
        <w:tc>
          <w:tcPr>
            <w:tcW w:w="4244" w:type="dxa"/>
          </w:tcPr>
          <w:p w14:paraId="3A137A95" w14:textId="77777777" w:rsidR="005754BA" w:rsidRPr="00A00CA1" w:rsidRDefault="00783A2B" w:rsidP="00AE3361">
            <w:pPr>
              <w:keepNext/>
              <w:tabs>
                <w:tab w:val="left" w:pos="852"/>
              </w:tabs>
              <w:jc w:val="center"/>
            </w:pPr>
            <w:r w:rsidRPr="00A00CA1">
              <w:rPr>
                <w:noProof/>
              </w:rPr>
              <w:drawing>
                <wp:inline distT="0" distB="0" distL="0" distR="0" wp14:anchorId="44A185E7" wp14:editId="444EAC8D">
                  <wp:extent cx="2224800" cy="2970000"/>
                  <wp:effectExtent l="0" t="0" r="4445" b="1905"/>
                  <wp:docPr id="2013327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24800" cy="2970000"/>
                          </a:xfrm>
                          <a:prstGeom prst="rect">
                            <a:avLst/>
                          </a:prstGeom>
                          <a:noFill/>
                          <a:ln>
                            <a:noFill/>
                          </a:ln>
                        </pic:spPr>
                      </pic:pic>
                    </a:graphicData>
                  </a:graphic>
                </wp:inline>
              </w:drawing>
            </w:r>
          </w:p>
          <w:p w14:paraId="2832EBCB" w14:textId="1482E69D" w:rsidR="00FD1AD6" w:rsidRPr="00A00CA1" w:rsidRDefault="005754BA" w:rsidP="00FC2C6D">
            <w:pPr>
              <w:pStyle w:val="Napis"/>
              <w:jc w:val="both"/>
            </w:pPr>
            <w:bookmarkStart w:id="824" w:name="_Ref232575791"/>
            <w:bookmarkStart w:id="825" w:name="_Toc232947286"/>
            <w:r w:rsidRPr="00A00CA1">
              <w:t xml:space="preserve">Slika </w:t>
            </w:r>
            <w:fldSimple w:instr=" SEQ Slika \* ARABIC ">
              <w:r w:rsidR="00CB1899">
                <w:rPr>
                  <w:noProof/>
                </w:rPr>
                <w:t>14</w:t>
              </w:r>
            </w:fldSimple>
            <w:r w:rsidRPr="00A00CA1">
              <w:t>: Primer iz učne množice: veslanje v predklonu s palico</w:t>
            </w:r>
            <w:bookmarkEnd w:id="824"/>
            <w:bookmarkEnd w:id="825"/>
          </w:p>
        </w:tc>
        <w:tc>
          <w:tcPr>
            <w:tcW w:w="4244" w:type="dxa"/>
          </w:tcPr>
          <w:p w14:paraId="4526528A" w14:textId="77777777" w:rsidR="002829A1" w:rsidRPr="00A00CA1" w:rsidRDefault="00783A2B" w:rsidP="002829A1">
            <w:pPr>
              <w:keepNext/>
              <w:tabs>
                <w:tab w:val="left" w:pos="852"/>
              </w:tabs>
              <w:jc w:val="center"/>
            </w:pPr>
            <w:r w:rsidRPr="00A00CA1">
              <w:rPr>
                <w:noProof/>
              </w:rPr>
              <w:drawing>
                <wp:inline distT="0" distB="0" distL="0" distR="0" wp14:anchorId="217367B0" wp14:editId="193E7318">
                  <wp:extent cx="2224800" cy="2970000"/>
                  <wp:effectExtent l="0" t="0" r="4445" b="1905"/>
                  <wp:docPr id="1804345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24800" cy="2970000"/>
                          </a:xfrm>
                          <a:prstGeom prst="rect">
                            <a:avLst/>
                          </a:prstGeom>
                          <a:noFill/>
                          <a:ln>
                            <a:noFill/>
                          </a:ln>
                        </pic:spPr>
                      </pic:pic>
                    </a:graphicData>
                  </a:graphic>
                </wp:inline>
              </w:drawing>
            </w:r>
          </w:p>
          <w:p w14:paraId="2FC84B80" w14:textId="4C936F14" w:rsidR="00FD1AD6" w:rsidRDefault="002829A1" w:rsidP="00FC2C6D">
            <w:pPr>
              <w:pStyle w:val="Napis"/>
              <w:jc w:val="both"/>
            </w:pPr>
            <w:bookmarkStart w:id="826" w:name="_Ref232575798"/>
            <w:bookmarkStart w:id="827" w:name="_Toc232947287"/>
            <w:r w:rsidRPr="00A00CA1">
              <w:t xml:space="preserve">Slika </w:t>
            </w:r>
            <w:fldSimple w:instr=" SEQ Slika \* ARABIC ">
              <w:r w:rsidR="00CB1899">
                <w:rPr>
                  <w:noProof/>
                </w:rPr>
                <w:t>15</w:t>
              </w:r>
            </w:fldSimple>
            <w:r w:rsidRPr="00A00CA1">
              <w:t>: Primer iz učne množice: potisk z ročkami na poševni klopi</w:t>
            </w:r>
            <w:bookmarkEnd w:id="826"/>
            <w:bookmarkEnd w:id="827"/>
          </w:p>
          <w:p w14:paraId="448CA58F" w14:textId="61420957" w:rsidR="00041B38" w:rsidRPr="00041B38" w:rsidRDefault="00041B38" w:rsidP="00041B38"/>
        </w:tc>
      </w:tr>
    </w:tbl>
    <w:p w14:paraId="4767EFF3" w14:textId="4BFCF1FE" w:rsidR="00FD1AD6" w:rsidRPr="00A00CA1" w:rsidRDefault="00FD1AD6" w:rsidP="00FD1AD6">
      <w:pPr>
        <w:tabs>
          <w:tab w:val="left" w:pos="852"/>
        </w:tabs>
      </w:pPr>
    </w:p>
    <w:tbl>
      <w:tblPr>
        <w:tblStyle w:val="Tabelamre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4"/>
        <w:gridCol w:w="4244"/>
      </w:tblGrid>
      <w:tr w:rsidR="003D14ED" w:rsidRPr="00A00CA1" w14:paraId="34E7C6A1" w14:textId="77777777" w:rsidTr="003D14ED">
        <w:tc>
          <w:tcPr>
            <w:tcW w:w="4244" w:type="dxa"/>
          </w:tcPr>
          <w:p w14:paraId="5216C7EA" w14:textId="77777777" w:rsidR="00035036" w:rsidRPr="00A00CA1" w:rsidRDefault="003D14ED" w:rsidP="00035036">
            <w:pPr>
              <w:keepNext/>
              <w:jc w:val="center"/>
            </w:pPr>
            <w:r w:rsidRPr="00A00CA1">
              <w:rPr>
                <w:noProof/>
              </w:rPr>
              <w:lastRenderedPageBreak/>
              <w:drawing>
                <wp:inline distT="0" distB="0" distL="0" distR="0" wp14:anchorId="49F1BD72" wp14:editId="79B72B92">
                  <wp:extent cx="2228400" cy="2970000"/>
                  <wp:effectExtent l="0" t="0" r="635" b="1905"/>
                  <wp:docPr id="806421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68EE6147" w14:textId="603B6A86" w:rsidR="003D14ED" w:rsidRPr="00A00CA1" w:rsidRDefault="00035036" w:rsidP="00FC2C6D">
            <w:pPr>
              <w:pStyle w:val="Napis"/>
              <w:jc w:val="both"/>
            </w:pPr>
            <w:bookmarkStart w:id="828" w:name="_Ref232575803"/>
            <w:bookmarkStart w:id="829" w:name="_Toc232947288"/>
            <w:r w:rsidRPr="00A00CA1">
              <w:t xml:space="preserve">Slika </w:t>
            </w:r>
            <w:fldSimple w:instr=" SEQ Slika \* ARABIC ">
              <w:r w:rsidR="00CB1899">
                <w:rPr>
                  <w:noProof/>
                </w:rPr>
                <w:t>16</w:t>
              </w:r>
            </w:fldSimple>
            <w:r w:rsidRPr="00A00CA1">
              <w:t>: Primer iz učne množice: biceps pregib na Scott klopi</w:t>
            </w:r>
            <w:bookmarkEnd w:id="828"/>
            <w:bookmarkEnd w:id="829"/>
          </w:p>
        </w:tc>
        <w:tc>
          <w:tcPr>
            <w:tcW w:w="4244" w:type="dxa"/>
          </w:tcPr>
          <w:p w14:paraId="41AED208" w14:textId="77777777" w:rsidR="005B43A7" w:rsidRPr="00A00CA1" w:rsidRDefault="003D14ED" w:rsidP="005B43A7">
            <w:pPr>
              <w:keepNext/>
              <w:jc w:val="center"/>
            </w:pPr>
            <w:r w:rsidRPr="00A00CA1">
              <w:rPr>
                <w:noProof/>
              </w:rPr>
              <w:drawing>
                <wp:inline distT="0" distB="0" distL="0" distR="0" wp14:anchorId="08ADD16F" wp14:editId="030F88A3">
                  <wp:extent cx="2228400" cy="2970000"/>
                  <wp:effectExtent l="0" t="0" r="635" b="1905"/>
                  <wp:docPr id="10657414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28400" cy="2970000"/>
                          </a:xfrm>
                          <a:prstGeom prst="rect">
                            <a:avLst/>
                          </a:prstGeom>
                          <a:noFill/>
                          <a:ln>
                            <a:noFill/>
                          </a:ln>
                        </pic:spPr>
                      </pic:pic>
                    </a:graphicData>
                  </a:graphic>
                </wp:inline>
              </w:drawing>
            </w:r>
          </w:p>
          <w:p w14:paraId="0F48402E" w14:textId="6DBFAA79" w:rsidR="003D14ED" w:rsidRPr="00A00CA1" w:rsidRDefault="005B43A7" w:rsidP="00FC2C6D">
            <w:pPr>
              <w:pStyle w:val="Napis"/>
              <w:jc w:val="both"/>
            </w:pPr>
            <w:bookmarkStart w:id="830" w:name="_Ref232575806"/>
            <w:bookmarkStart w:id="831" w:name="_Toc232947289"/>
            <w:r w:rsidRPr="00A00CA1">
              <w:t xml:space="preserve">Slika </w:t>
            </w:r>
            <w:fldSimple w:instr=" SEQ Slika \* ARABIC ">
              <w:r w:rsidR="00CB1899">
                <w:rPr>
                  <w:noProof/>
                </w:rPr>
                <w:t>17</w:t>
              </w:r>
            </w:fldSimple>
            <w:r w:rsidRPr="00A00CA1">
              <w:t>: Primer iz učne množice: izteg za triceps na kablu</w:t>
            </w:r>
            <w:bookmarkEnd w:id="830"/>
            <w:bookmarkEnd w:id="831"/>
          </w:p>
          <w:p w14:paraId="1C16E1F9" w14:textId="34362949" w:rsidR="003D14ED" w:rsidRPr="00A00CA1" w:rsidRDefault="003D14ED" w:rsidP="00140E15"/>
        </w:tc>
      </w:tr>
    </w:tbl>
    <w:p w14:paraId="4B659DCB" w14:textId="53C2672F" w:rsidR="00F32007" w:rsidRDefault="00F32007">
      <w:pPr>
        <w:spacing w:line="240" w:lineRule="auto"/>
        <w:jc w:val="left"/>
        <w:rPr>
          <w:rFonts w:cs="Times New Roman"/>
          <w:b/>
          <w:bCs/>
          <w:caps/>
          <w:kern w:val="32"/>
          <w:sz w:val="36"/>
          <w:szCs w:val="36"/>
        </w:rPr>
      </w:pPr>
    </w:p>
    <w:p w14:paraId="1B7871DB" w14:textId="5BEDC32E" w:rsidR="00C150D6" w:rsidRPr="00A00CA1" w:rsidRDefault="003B1166" w:rsidP="00C150D6">
      <w:pPr>
        <w:pStyle w:val="Naslov1"/>
        <w:spacing w:line="360" w:lineRule="auto"/>
        <w:rPr>
          <w:b/>
          <w:sz w:val="36"/>
          <w:szCs w:val="36"/>
          <w:lang w:val="sl-SI"/>
        </w:rPr>
      </w:pPr>
      <w:bookmarkStart w:id="832" w:name="_Toc232940829"/>
      <w:r w:rsidRPr="00A00CA1">
        <w:rPr>
          <w:b/>
          <w:sz w:val="36"/>
          <w:szCs w:val="36"/>
          <w:lang w:val="sl-SI"/>
        </w:rPr>
        <w:t>Učenje modelov in primerjava učinkovitosti delovanja po učenju</w:t>
      </w:r>
      <w:bookmarkEnd w:id="832"/>
    </w:p>
    <w:p w14:paraId="15B27BDE" w14:textId="7532413B" w:rsidR="00874054" w:rsidRDefault="00874054" w:rsidP="00874054">
      <w:r w:rsidRPr="00A00CA1">
        <w:t>V prejšnjih poglavjih so modeli primerjani v osnovni, neprilagojeni različici, kjer je uspe</w:t>
      </w:r>
      <w:r w:rsidR="007A486D" w:rsidRPr="00A00CA1">
        <w:t>šnost odvisna predvsem od splošne sposobnosti modela za zaznavo drže. Ker pa se realni pogoji uporabe (kamera, osvetlitev, ozadja</w:t>
      </w:r>
      <w:del w:id="833" w:author="Zorman, Daša" w:date="2026-06-22T19:00:00Z" w16du:dateUtc="2026-06-22T17:00:00Z">
        <w:r w:rsidR="007A486D" w:rsidRPr="00A00CA1" w:rsidDel="00251B7C">
          <w:delText>,</w:delText>
        </w:r>
      </w:del>
      <w:r w:rsidR="007A486D" w:rsidRPr="00A00CA1">
        <w:t xml:space="preserve"> …) pogosto razlikujejo od standardnih podatkovnih zbirk, je smiselno preveriti, ali se z lastnim učenjem robustnost in natančnost zaznave </w:t>
      </w:r>
      <w:r w:rsidR="00F607C9" w:rsidRPr="00A00CA1">
        <w:t xml:space="preserve">v ciljnem scenariju </w:t>
      </w:r>
      <w:r w:rsidR="007A486D" w:rsidRPr="00A00CA1">
        <w:t>lahko izboljša.</w:t>
      </w:r>
    </w:p>
    <w:p w14:paraId="0D63DF3E" w14:textId="77777777" w:rsidR="00041B38" w:rsidRPr="00A00CA1" w:rsidRDefault="00041B38" w:rsidP="00874054"/>
    <w:p w14:paraId="581778D8" w14:textId="1A753273" w:rsidR="00A234F5" w:rsidRPr="00A00CA1" w:rsidRDefault="00A234F5" w:rsidP="00A234F5">
      <w:pPr>
        <w:pStyle w:val="Naslov2"/>
      </w:pPr>
      <w:bookmarkStart w:id="834" w:name="_Toc232940830"/>
      <w:r w:rsidRPr="00A00CA1">
        <w:t>Izbira modela za učenje</w:t>
      </w:r>
      <w:bookmarkEnd w:id="834"/>
    </w:p>
    <w:p w14:paraId="00CBDF60" w14:textId="64AC0AA9" w:rsidR="00A234F5" w:rsidRPr="00A00CA1" w:rsidRDefault="00A234F5" w:rsidP="00A234F5">
      <w:r w:rsidRPr="00A00CA1">
        <w:t>Za učenje je bil izbran model YOLO11n-pose z vhodno velikostjo 256x256. Velja za dobro izbiro, saj se je v primerjavi z ostalimi modeli izkazal kot manj natančen</w:t>
      </w:r>
      <w:r w:rsidR="0026353C" w:rsidRPr="00A00CA1">
        <w:t xml:space="preserve"> in lahko zaradi tega po učenju pričakujemo večjo razliko v učinkovitosti kot pri ostalih modelih</w:t>
      </w:r>
      <w:r w:rsidRPr="00A00CA1">
        <w:t xml:space="preserve">, hkrati </w:t>
      </w:r>
      <w:r w:rsidRPr="00A00CA1">
        <w:lastRenderedPageBreak/>
        <w:t>pa omogoča praktičen in dobro dokumentiran postopek učenja.</w:t>
      </w:r>
      <w:r w:rsidR="00D3388F" w:rsidRPr="00A00CA1">
        <w:t xml:space="preserve"> </w:t>
      </w:r>
      <w:r w:rsidR="00AA105B" w:rsidRPr="00A00CA1">
        <w:t>Učenje</w:t>
      </w:r>
      <w:r w:rsidR="0067547D" w:rsidRPr="00A00CA1">
        <w:t xml:space="preserve"> modela</w:t>
      </w:r>
      <w:r w:rsidR="00AA105B" w:rsidRPr="00A00CA1">
        <w:t xml:space="preserve"> bo potekalo na lastni učni množici.</w:t>
      </w:r>
    </w:p>
    <w:p w14:paraId="0128A109" w14:textId="5162958A" w:rsidR="00773BEF" w:rsidRPr="00A00CA1" w:rsidRDefault="005A48E2" w:rsidP="00773BEF">
      <w:pPr>
        <w:pStyle w:val="Naslov3"/>
      </w:pPr>
      <w:bookmarkStart w:id="835" w:name="_Toc232940831"/>
      <w:r w:rsidRPr="00A00CA1">
        <w:t xml:space="preserve">Prilagoditev </w:t>
      </w:r>
      <w:r w:rsidR="00DD6D49" w:rsidRPr="00A00CA1">
        <w:t xml:space="preserve">učne množice </w:t>
      </w:r>
      <w:r w:rsidR="00AA4A77" w:rsidRPr="00A00CA1">
        <w:t>za učenje modela</w:t>
      </w:r>
      <w:bookmarkEnd w:id="835"/>
    </w:p>
    <w:p w14:paraId="516D468C" w14:textId="0C8EFC2C" w:rsidR="004816B5" w:rsidRPr="00A00CA1" w:rsidRDefault="002C1547" w:rsidP="004816B5">
      <w:r w:rsidRPr="00A00CA1">
        <w:t xml:space="preserve">Oznake učne množice je bilo potrebno pripraviti v formatu, ki ga zahteva </w:t>
      </w:r>
      <w:ins w:id="836" w:author="Zorman, Daša" w:date="2026-06-22T19:01:00Z" w16du:dateUtc="2026-06-22T17:01:00Z">
        <w:r w:rsidR="00251B7C">
          <w:t xml:space="preserve">model </w:t>
        </w:r>
      </w:ins>
      <w:r w:rsidR="0053214A" w:rsidRPr="00A00CA1">
        <w:t>YOLO11n-pose</w:t>
      </w:r>
      <w:del w:id="837" w:author="Zorman, Daša" w:date="2026-06-22T19:01:00Z" w16du:dateUtc="2026-06-22T17:01:00Z">
        <w:r w:rsidR="0053214A" w:rsidRPr="00A00CA1" w:rsidDel="00251B7C">
          <w:delText xml:space="preserve"> model</w:delText>
        </w:r>
      </w:del>
      <w:r w:rsidRPr="00A00CA1">
        <w:t>.</w:t>
      </w:r>
      <w:r w:rsidR="00950D93" w:rsidRPr="00A00CA1">
        <w:t xml:space="preserve"> To pomeni</w:t>
      </w:r>
      <w:r w:rsidR="002258B0" w:rsidRPr="00A00CA1">
        <w:t xml:space="preserve">, da je za vsako sliko potrebno </w:t>
      </w:r>
      <w:r w:rsidR="00133B3E" w:rsidRPr="00A00CA1">
        <w:t>pripraviti</w:t>
      </w:r>
      <w:r w:rsidR="002258B0" w:rsidRPr="00A00CA1">
        <w:t xml:space="preserve"> tekstovno datoteko, ki mora biti enako poimenovana kot slik</w:t>
      </w:r>
      <w:r w:rsidR="004A6C5F" w:rsidRPr="00A00CA1">
        <w:t>a</w:t>
      </w:r>
      <w:r w:rsidR="00917440" w:rsidRPr="00A00CA1">
        <w:t xml:space="preserve">. </w:t>
      </w:r>
      <w:r w:rsidR="005F3BE0" w:rsidRPr="00A00CA1">
        <w:t>Vsaka t</w:t>
      </w:r>
      <w:r w:rsidR="00435644" w:rsidRPr="00A00CA1">
        <w:t>ekstovna datoteka mora vsebovati</w:t>
      </w:r>
      <w:r w:rsidR="00BF693C">
        <w:t xml:space="preserve"> </w:t>
      </w:r>
      <w:sdt>
        <w:sdtPr>
          <w:id w:val="-1499732675"/>
          <w:citation/>
        </w:sdtPr>
        <w:sdtContent>
          <w:r w:rsidR="00BF693C">
            <w:fldChar w:fldCharType="begin"/>
          </w:r>
          <w:r w:rsidR="00BF693C">
            <w:rPr>
              <w:lang w:val="en-GB"/>
            </w:rPr>
            <w:instrText xml:space="preserve"> CITATION Ult \l 2057 </w:instrText>
          </w:r>
          <w:r w:rsidR="00BF693C">
            <w:fldChar w:fldCharType="separate"/>
          </w:r>
          <w:r w:rsidR="005448BA" w:rsidRPr="005448BA">
            <w:rPr>
              <w:noProof/>
              <w:lang w:val="en-GB"/>
            </w:rPr>
            <w:t>[43]</w:t>
          </w:r>
          <w:r w:rsidR="00BF693C">
            <w:fldChar w:fldCharType="end"/>
          </w:r>
        </w:sdtContent>
      </w:sdt>
      <w:r w:rsidR="00950D93" w:rsidRPr="00A00CA1">
        <w:t>:</w:t>
      </w:r>
    </w:p>
    <w:p w14:paraId="4D63F1D4" w14:textId="6E59CC4F" w:rsidR="00761682" w:rsidRPr="00A00CA1" w:rsidRDefault="00FF19AA">
      <w:pPr>
        <w:pStyle w:val="Odstavekseznama"/>
        <w:numPr>
          <w:ilvl w:val="0"/>
          <w:numId w:val="25"/>
        </w:numPr>
      </w:pPr>
      <w:r>
        <w:t>u</w:t>
      </w:r>
      <w:r w:rsidR="00950D93" w:rsidRPr="00A00CA1">
        <w:t>skladitev nabora sklepnih točk na topologijo COCO-17, ki zajema 17 določenih sklepnih točk po določenem zaporedju</w:t>
      </w:r>
      <w:ins w:id="838" w:author="Zorman, Daša" w:date="2026-06-22T19:01:00Z" w16du:dateUtc="2026-06-22T17:01:00Z">
        <w:r w:rsidR="00251B7C">
          <w:t>;</w:t>
        </w:r>
      </w:ins>
      <w:del w:id="839" w:author="Zorman, Daša" w:date="2026-06-22T19:01:00Z" w16du:dateUtc="2026-06-22T17:01:00Z">
        <w:r w:rsidR="00DC7778" w:rsidDel="00251B7C">
          <w:delText>,</w:delText>
        </w:r>
      </w:del>
    </w:p>
    <w:p w14:paraId="7C49B6BC" w14:textId="2586BE52" w:rsidR="00B12DF8" w:rsidRPr="00A00CA1" w:rsidRDefault="00DC7778">
      <w:pPr>
        <w:pStyle w:val="Odstavekseznama"/>
        <w:numPr>
          <w:ilvl w:val="0"/>
          <w:numId w:val="25"/>
        </w:numPr>
      </w:pPr>
      <w:r>
        <w:t>s</w:t>
      </w:r>
      <w:r w:rsidR="00B12DF8" w:rsidRPr="00A00CA1">
        <w:t>hranjevanje koordinat v normalizirani obliki glede na dimenzije slike</w:t>
      </w:r>
      <w:ins w:id="840" w:author="Zorman, Daša" w:date="2026-06-22T19:01:00Z" w16du:dateUtc="2026-06-22T17:01:00Z">
        <w:r w:rsidR="00251B7C">
          <w:t>;</w:t>
        </w:r>
      </w:ins>
      <w:del w:id="841" w:author="Zorman, Daša" w:date="2026-06-22T19:01:00Z" w16du:dateUtc="2026-06-22T17:01:00Z">
        <w:r w:rsidR="006E26A7" w:rsidDel="00251B7C">
          <w:delText>,</w:delText>
        </w:r>
      </w:del>
    </w:p>
    <w:p w14:paraId="1FEABFCB" w14:textId="45A6588E" w:rsidR="00B378CD" w:rsidRPr="00A00CA1" w:rsidRDefault="00DC7778">
      <w:pPr>
        <w:pStyle w:val="Odstavekseznama"/>
        <w:numPr>
          <w:ilvl w:val="0"/>
          <w:numId w:val="25"/>
        </w:numPr>
      </w:pPr>
      <w:r>
        <w:t>n</w:t>
      </w:r>
      <w:r w:rsidR="0003290B" w:rsidRPr="00A00CA1">
        <w:t>ormalizirane koordinate okvira osebe v kadru</w:t>
      </w:r>
      <w:r w:rsidR="006E26A7">
        <w:t>.</w:t>
      </w:r>
    </w:p>
    <w:p w14:paraId="74CF48B8" w14:textId="137C13E4" w:rsidR="009357E2" w:rsidRPr="00A00CA1" w:rsidRDefault="008263CD" w:rsidP="009357E2">
      <w:pPr>
        <w:pStyle w:val="Naslov3"/>
      </w:pPr>
      <w:bookmarkStart w:id="842" w:name="_Toc232940832"/>
      <w:r w:rsidRPr="00A00CA1">
        <w:t>Predpriprava in konfiguracija učenja</w:t>
      </w:r>
      <w:bookmarkEnd w:id="842"/>
    </w:p>
    <w:p w14:paraId="1F416CCE" w14:textId="26EED0C1" w:rsidR="00000CEF" w:rsidRPr="00A00CA1" w:rsidRDefault="004A6C5F" w:rsidP="00000CEF">
      <w:r w:rsidRPr="00A00CA1">
        <w:t xml:space="preserve">Vsak del učne množice (učni, validacijski, testni) mora biti </w:t>
      </w:r>
      <w:r w:rsidR="000C5EE1" w:rsidRPr="00A00CA1">
        <w:t xml:space="preserve">ločen </w:t>
      </w:r>
      <w:r w:rsidRPr="00A00CA1">
        <w:t>v svojem direktoriju</w:t>
      </w:r>
      <w:r w:rsidR="004E2710" w:rsidRPr="00A00CA1">
        <w:t xml:space="preserve">. </w:t>
      </w:r>
      <w:del w:id="843" w:author="Zorman, Daša" w:date="2026-06-22T19:01:00Z" w16du:dateUtc="2026-06-22T17:01:00Z">
        <w:r w:rsidR="004E2710" w:rsidRPr="00A00CA1" w:rsidDel="00251B7C">
          <w:delText xml:space="preserve">Potrebno </w:delText>
        </w:r>
      </w:del>
      <w:ins w:id="844" w:author="Zorman, Daša" w:date="2026-06-22T19:01:00Z" w16du:dateUtc="2026-06-22T17:01:00Z">
        <w:r w:rsidR="00251B7C">
          <w:t>Treba</w:t>
        </w:r>
        <w:r w:rsidR="00251B7C" w:rsidRPr="00A00CA1">
          <w:t xml:space="preserve"> </w:t>
        </w:r>
      </w:ins>
      <w:r w:rsidR="004E2710" w:rsidRPr="00A00CA1">
        <w:t xml:space="preserve">je pripraviti tudi datoteko s konfiguracijo učenja, imenovano </w:t>
      </w:r>
      <w:r w:rsidR="00000CEF" w:rsidRPr="00A00CA1">
        <w:t>data.yaml, ki mora vsebovati</w:t>
      </w:r>
      <w:r w:rsidR="008B06AC">
        <w:t xml:space="preserve"> </w:t>
      </w:r>
      <w:sdt>
        <w:sdtPr>
          <w:id w:val="1734732598"/>
          <w:citation/>
        </w:sdtPr>
        <w:sdtContent>
          <w:r w:rsidR="001D3E79">
            <w:fldChar w:fldCharType="begin"/>
          </w:r>
          <w:r w:rsidR="001D3E79" w:rsidRPr="001D3E79">
            <w:instrText xml:space="preserve"> CITATION Ult17 \l 2057 </w:instrText>
          </w:r>
          <w:r w:rsidR="001D3E79">
            <w:fldChar w:fldCharType="separate"/>
          </w:r>
          <w:r w:rsidR="005448BA">
            <w:rPr>
              <w:noProof/>
            </w:rPr>
            <w:t>[17]</w:t>
          </w:r>
          <w:r w:rsidR="001D3E79">
            <w:fldChar w:fldCharType="end"/>
          </w:r>
        </w:sdtContent>
      </w:sdt>
      <w:r w:rsidR="00000CEF" w:rsidRPr="00A00CA1">
        <w:t>:</w:t>
      </w:r>
    </w:p>
    <w:p w14:paraId="777FEB05" w14:textId="6007F5AA" w:rsidR="00552E4C" w:rsidRPr="00A00CA1" w:rsidRDefault="00FF19AA">
      <w:pPr>
        <w:pStyle w:val="Odstavekseznama"/>
        <w:numPr>
          <w:ilvl w:val="0"/>
          <w:numId w:val="28"/>
        </w:numPr>
      </w:pPr>
      <w:r>
        <w:t>p</w:t>
      </w:r>
      <w:r w:rsidR="00552E4C" w:rsidRPr="00A00CA1">
        <w:t>ot do direktorija, v katerem so slike in tekstovne datoteke učnega</w:t>
      </w:r>
      <w:ins w:id="845" w:author="Zorman, Daša" w:date="2026-06-22T19:02:00Z" w16du:dateUtc="2026-06-22T17:02:00Z">
        <w:r w:rsidR="00251B7C">
          <w:t>,</w:t>
        </w:r>
      </w:ins>
      <w:del w:id="846" w:author="Zorman, Daša" w:date="2026-06-22T19:02:00Z" w16du:dateUtc="2026-06-22T17:02:00Z">
        <w:r w:rsidR="00552E4C" w:rsidRPr="00A00CA1" w:rsidDel="00251B7C">
          <w:delText>,</w:delText>
        </w:r>
      </w:del>
      <w:r w:rsidR="00552E4C" w:rsidRPr="00A00CA1">
        <w:t xml:space="preserve"> validacijskega in testnega dela učne množice</w:t>
      </w:r>
      <w:ins w:id="847" w:author="Zorman, Daša" w:date="2026-06-22T19:02:00Z" w16du:dateUtc="2026-06-22T17:02:00Z">
        <w:r w:rsidR="00251B7C">
          <w:t>;</w:t>
        </w:r>
      </w:ins>
      <w:del w:id="848" w:author="Zorman, Daša" w:date="2026-06-22T19:02:00Z" w16du:dateUtc="2026-06-22T17:02:00Z">
        <w:r w:rsidR="002B0A5F" w:rsidDel="00251B7C">
          <w:delText>,</w:delText>
        </w:r>
      </w:del>
    </w:p>
    <w:p w14:paraId="575B8853" w14:textId="22707BAE" w:rsidR="009357E2" w:rsidRPr="00A00CA1" w:rsidRDefault="002B0A5F">
      <w:pPr>
        <w:pStyle w:val="Odstavekseznama"/>
        <w:numPr>
          <w:ilvl w:val="0"/>
          <w:numId w:val="28"/>
        </w:numPr>
      </w:pPr>
      <w:r>
        <w:t>r</w:t>
      </w:r>
      <w:r w:rsidR="00552E4C" w:rsidRPr="00A00CA1">
        <w:t>elativno pot znotraj zgoraj navedenega direktorija za učne, validacijske in teste slike</w:t>
      </w:r>
      <w:ins w:id="849" w:author="Zorman, Daša" w:date="2026-06-22T19:02:00Z" w16du:dateUtc="2026-06-22T17:02:00Z">
        <w:r w:rsidR="00251B7C">
          <w:t>;</w:t>
        </w:r>
      </w:ins>
      <w:del w:id="850" w:author="Zorman, Daša" w:date="2026-06-22T19:02:00Z" w16du:dateUtc="2026-06-22T17:02:00Z">
        <w:r w:rsidDel="00251B7C">
          <w:delText>,</w:delText>
        </w:r>
      </w:del>
    </w:p>
    <w:p w14:paraId="04EA74B7" w14:textId="1C2010B1" w:rsidR="00552E4C" w:rsidRPr="00A00CA1" w:rsidRDefault="002B0A5F">
      <w:pPr>
        <w:pStyle w:val="Odstavekseznama"/>
        <w:numPr>
          <w:ilvl w:val="0"/>
          <w:numId w:val="28"/>
        </w:numPr>
      </w:pPr>
      <w:r>
        <w:t>o</w:t>
      </w:r>
      <w:r w:rsidR="00552E4C" w:rsidRPr="00A00CA1">
        <w:t>bliko sklepnih točk – število sklepnih točk (17) in število dimenzij (2)</w:t>
      </w:r>
      <w:ins w:id="851" w:author="Zorman, Daša" w:date="2026-06-22T19:02:00Z" w16du:dateUtc="2026-06-22T17:02:00Z">
        <w:r w:rsidR="00251B7C">
          <w:t>;</w:t>
        </w:r>
      </w:ins>
      <w:del w:id="852" w:author="Zorman, Daša" w:date="2026-06-22T19:02:00Z" w16du:dateUtc="2026-06-22T17:02:00Z">
        <w:r w:rsidDel="00251B7C">
          <w:delText>,</w:delText>
        </w:r>
      </w:del>
    </w:p>
    <w:p w14:paraId="0AFB1738" w14:textId="60A547C8" w:rsidR="00486E77" w:rsidRPr="00A00CA1" w:rsidRDefault="002B0A5F">
      <w:pPr>
        <w:pStyle w:val="Odstavekseznama"/>
        <w:numPr>
          <w:ilvl w:val="0"/>
          <w:numId w:val="28"/>
        </w:numPr>
      </w:pPr>
      <w:r>
        <w:t>im</w:t>
      </w:r>
      <w:r w:rsidR="00BC0492" w:rsidRPr="00A00CA1">
        <w:t>e r</w:t>
      </w:r>
      <w:r w:rsidR="00486E77" w:rsidRPr="00A00CA1">
        <w:t>azred</w:t>
      </w:r>
      <w:r w:rsidR="00BC0492" w:rsidRPr="00A00CA1">
        <w:t>a</w:t>
      </w:r>
      <w:r w:rsidR="00486E77" w:rsidRPr="00A00CA1">
        <w:t xml:space="preserve"> za prepoznavo osebe</w:t>
      </w:r>
      <w:ins w:id="853" w:author="Zorman, Daša" w:date="2026-06-22T19:02:00Z" w16du:dateUtc="2026-06-22T17:02:00Z">
        <w:r w:rsidR="00251B7C">
          <w:t>;</w:t>
        </w:r>
      </w:ins>
      <w:del w:id="854" w:author="Zorman, Daša" w:date="2026-06-22T19:02:00Z" w16du:dateUtc="2026-06-22T17:02:00Z">
        <w:r w:rsidDel="00251B7C">
          <w:delText>,</w:delText>
        </w:r>
      </w:del>
    </w:p>
    <w:p w14:paraId="708C1DFA" w14:textId="4DF979DC" w:rsidR="008B58E1" w:rsidRPr="00A00CA1" w:rsidRDefault="002B0A5F">
      <w:pPr>
        <w:pStyle w:val="Odstavekseznama"/>
        <w:numPr>
          <w:ilvl w:val="0"/>
          <w:numId w:val="28"/>
        </w:numPr>
      </w:pPr>
      <w:r>
        <w:t>i</w:t>
      </w:r>
      <w:r w:rsidR="008B58E1" w:rsidRPr="00A00CA1">
        <w:t>dentifikator za vsako sklepno točko</w:t>
      </w:r>
      <w:r>
        <w:t>.</w:t>
      </w:r>
    </w:p>
    <w:p w14:paraId="6F4E9EB7" w14:textId="77777777" w:rsidR="005320B1" w:rsidRPr="00A00CA1" w:rsidRDefault="005320B1" w:rsidP="00041B38"/>
    <w:p w14:paraId="1A8E3203" w14:textId="1DC83EA2" w:rsidR="005320B1" w:rsidRPr="00A00CA1" w:rsidRDefault="005320B1" w:rsidP="005320B1">
      <w:pPr>
        <w:pStyle w:val="Naslov2"/>
      </w:pPr>
      <w:bookmarkStart w:id="855" w:name="_Toc232940833"/>
      <w:r w:rsidRPr="00A00CA1">
        <w:t>Potek učenja modela</w:t>
      </w:r>
      <w:bookmarkEnd w:id="855"/>
    </w:p>
    <w:p w14:paraId="04849E64" w14:textId="54D8E84A" w:rsidR="009E1C1C" w:rsidRPr="00A00CA1" w:rsidRDefault="009E1C1C" w:rsidP="009E1C1C">
      <w:pPr>
        <w:pStyle w:val="Naslov3"/>
      </w:pPr>
      <w:bookmarkStart w:id="856" w:name="_Toc232940834"/>
      <w:r w:rsidRPr="00A00CA1">
        <w:t>Priprava na učenje in nastavitve</w:t>
      </w:r>
      <w:bookmarkEnd w:id="856"/>
    </w:p>
    <w:p w14:paraId="5AA2E69D" w14:textId="099D7F57" w:rsidR="001243F7" w:rsidRPr="00A00CA1" w:rsidRDefault="001965AC" w:rsidP="001965AC">
      <w:r w:rsidRPr="00A00CA1">
        <w:t>Učenje je potekalo v okolju Python</w:t>
      </w:r>
      <w:r w:rsidR="004B1476" w:rsidRPr="00A00CA1">
        <w:t xml:space="preserve"> z uporabo knjižnice </w:t>
      </w:r>
      <w:r w:rsidR="00875F7F">
        <w:t>U</w:t>
      </w:r>
      <w:r w:rsidR="004B1476" w:rsidRPr="00A00CA1">
        <w:t>ltralytics</w:t>
      </w:r>
      <w:r w:rsidR="00CB4307" w:rsidRPr="00A00CA1">
        <w:t xml:space="preserve"> in je bilo izvedeno kot prilagajanje pred</w:t>
      </w:r>
      <w:ins w:id="857" w:author="Zorman, Daša" w:date="2026-06-22T19:02:00Z" w16du:dateUtc="2026-06-22T17:02:00Z">
        <w:r w:rsidR="00251B7C">
          <w:t xml:space="preserve">hodno </w:t>
        </w:r>
      </w:ins>
      <w:del w:id="858" w:author="Zorman, Daša" w:date="2026-06-22T19:02:00Z" w16du:dateUtc="2026-06-22T17:02:00Z">
        <w:r w:rsidR="00CB4307" w:rsidRPr="00A00CA1" w:rsidDel="00251B7C">
          <w:delText>-</w:delText>
        </w:r>
      </w:del>
      <w:r w:rsidR="00CB4307" w:rsidRPr="00A00CA1">
        <w:t xml:space="preserve">naučenega modela z začetnimi utežmi modela </w:t>
      </w:r>
      <w:del w:id="859" w:author="Zorman, Daša" w:date="2026-06-22T19:20:00Z" w16du:dateUtc="2026-06-22T17:20:00Z">
        <w:r w:rsidR="00CB4307" w:rsidRPr="00A00CA1" w:rsidDel="007D1753">
          <w:delText>“</w:delText>
        </w:r>
      </w:del>
      <w:ins w:id="860" w:author="Zorman, Daša" w:date="2026-06-22T19:20:00Z" w16du:dateUtc="2026-06-22T17:20:00Z">
        <w:r w:rsidR="007D1753">
          <w:t>»</w:t>
        </w:r>
      </w:ins>
      <w:r w:rsidR="00CB4307" w:rsidRPr="00A00CA1">
        <w:t>yolo11n-pose_256.pt</w:t>
      </w:r>
      <w:del w:id="861" w:author="Zorman, Daša" w:date="2026-06-22T19:20:00Z" w16du:dateUtc="2026-06-22T17:20:00Z">
        <w:r w:rsidR="00CB4307" w:rsidRPr="00A00CA1" w:rsidDel="007D1753">
          <w:delText>“</w:delText>
        </w:r>
      </w:del>
      <w:ins w:id="862" w:author="Zorman, Daša" w:date="2026-06-22T19:20:00Z" w16du:dateUtc="2026-06-22T17:20:00Z">
        <w:r w:rsidR="007D1753">
          <w:t>«</w:t>
        </w:r>
      </w:ins>
      <w:r w:rsidR="00586885" w:rsidRPr="00A00CA1">
        <w:t>, ki je bil uporabljen pri primerjavi modelov</w:t>
      </w:r>
      <w:r w:rsidR="00CB4307" w:rsidRPr="00A00CA1">
        <w:t xml:space="preserve"> </w:t>
      </w:r>
      <w:r w:rsidR="00586885" w:rsidRPr="00A00CA1">
        <w:t xml:space="preserve">v prejšnjih poglavjih. </w:t>
      </w:r>
      <w:r w:rsidR="001243F7" w:rsidRPr="00A00CA1">
        <w:t>Nastavitve učenja so slednje</w:t>
      </w:r>
      <w:r w:rsidR="006D08B7">
        <w:t xml:space="preserve"> </w:t>
      </w:r>
      <w:sdt>
        <w:sdtPr>
          <w:id w:val="-588305679"/>
          <w:citation/>
        </w:sdtPr>
        <w:sdtContent>
          <w:r w:rsidR="002D67D5">
            <w:fldChar w:fldCharType="begin"/>
          </w:r>
          <w:r w:rsidR="002D67D5" w:rsidRPr="00557765">
            <w:instrText xml:space="preserve"> CITATION Ult264 \l 2057 </w:instrText>
          </w:r>
          <w:r w:rsidR="002D67D5">
            <w:fldChar w:fldCharType="separate"/>
          </w:r>
          <w:r w:rsidR="005448BA">
            <w:rPr>
              <w:noProof/>
            </w:rPr>
            <w:t>[22]</w:t>
          </w:r>
          <w:r w:rsidR="002D67D5">
            <w:fldChar w:fldCharType="end"/>
          </w:r>
        </w:sdtContent>
      </w:sdt>
      <w:r w:rsidR="001243F7" w:rsidRPr="00A00CA1">
        <w:t>:</w:t>
      </w:r>
    </w:p>
    <w:p w14:paraId="503C5B01" w14:textId="57F7CD6A" w:rsidR="001243F7" w:rsidRPr="00A00CA1" w:rsidRDefault="00FF19AA">
      <w:pPr>
        <w:pStyle w:val="Odstavekseznama"/>
        <w:numPr>
          <w:ilvl w:val="0"/>
          <w:numId w:val="29"/>
        </w:numPr>
      </w:pPr>
      <w:r>
        <w:t>z</w:t>
      </w:r>
      <w:r w:rsidR="001243F7" w:rsidRPr="00A00CA1">
        <w:t>ačetni model (pred</w:t>
      </w:r>
      <w:ins w:id="863" w:author="Zorman, Daša" w:date="2026-06-22T19:03:00Z" w16du:dateUtc="2026-06-22T17:03:00Z">
        <w:r w:rsidR="00251B7C">
          <w:t xml:space="preserve">hodno </w:t>
        </w:r>
      </w:ins>
      <w:del w:id="864" w:author="Zorman, Daša" w:date="2026-06-22T19:03:00Z" w16du:dateUtc="2026-06-22T17:03:00Z">
        <w:r w:rsidR="001243F7" w:rsidRPr="00A00CA1" w:rsidDel="00251B7C">
          <w:delText>-</w:delText>
        </w:r>
      </w:del>
      <w:r w:rsidR="001243F7" w:rsidRPr="00A00CA1">
        <w:t xml:space="preserve">naučene uteži): </w:t>
      </w:r>
      <w:del w:id="865" w:author="Zorman, Daša" w:date="2026-06-22T19:20:00Z" w16du:dateUtc="2026-06-22T17:20:00Z">
        <w:r w:rsidR="001243F7" w:rsidRPr="00A00CA1" w:rsidDel="007D1753">
          <w:delText>“</w:delText>
        </w:r>
      </w:del>
      <w:ins w:id="866" w:author="Zorman, Daša" w:date="2026-06-22T19:20:00Z" w16du:dateUtc="2026-06-22T17:20:00Z">
        <w:r w:rsidR="007D1753">
          <w:t>»</w:t>
        </w:r>
      </w:ins>
      <w:r w:rsidR="001243F7" w:rsidRPr="00A00CA1">
        <w:t>yolo11n-pose_256.pt</w:t>
      </w:r>
      <w:del w:id="867" w:author="Zorman, Daša" w:date="2026-06-22T19:20:00Z" w16du:dateUtc="2026-06-22T17:20:00Z">
        <w:r w:rsidR="001243F7" w:rsidRPr="00A00CA1" w:rsidDel="007D1753">
          <w:delText>“</w:delText>
        </w:r>
      </w:del>
      <w:ins w:id="868" w:author="Zorman, Daša" w:date="2026-06-22T19:20:00Z" w16du:dateUtc="2026-06-22T17:20:00Z">
        <w:r w:rsidR="007D1753">
          <w:t>«</w:t>
        </w:r>
      </w:ins>
      <w:ins w:id="869" w:author="Zorman, Daša" w:date="2026-06-22T19:03:00Z" w16du:dateUtc="2026-06-22T17:03:00Z">
        <w:r w:rsidR="00251B7C">
          <w:t>;</w:t>
        </w:r>
      </w:ins>
      <w:del w:id="870" w:author="Zorman, Daša" w:date="2026-06-22T19:03:00Z" w16du:dateUtc="2026-06-22T17:03:00Z">
        <w:r w:rsidR="00544547" w:rsidDel="00251B7C">
          <w:delText>,</w:delText>
        </w:r>
      </w:del>
    </w:p>
    <w:p w14:paraId="346FCEE6" w14:textId="3E7EF4D0" w:rsidR="001243F7" w:rsidRPr="00A00CA1" w:rsidRDefault="00544547">
      <w:pPr>
        <w:pStyle w:val="Odstavekseznama"/>
        <w:numPr>
          <w:ilvl w:val="0"/>
          <w:numId w:val="29"/>
        </w:numPr>
      </w:pPr>
      <w:r>
        <w:lastRenderedPageBreak/>
        <w:t>d</w:t>
      </w:r>
      <w:r w:rsidR="001243F7" w:rsidRPr="00A00CA1">
        <w:t>atoteka s konfiguracijo učenja: data.yaml, opisana v prejšnjem poglavju</w:t>
      </w:r>
      <w:ins w:id="871" w:author="Zorman, Daša" w:date="2026-06-22T19:03:00Z" w16du:dateUtc="2026-06-22T17:03:00Z">
        <w:r w:rsidR="00251B7C">
          <w:t>;</w:t>
        </w:r>
      </w:ins>
      <w:del w:id="872" w:author="Zorman, Daša" w:date="2026-06-22T19:03:00Z" w16du:dateUtc="2026-06-22T17:03:00Z">
        <w:r w:rsidDel="00251B7C">
          <w:delText>,</w:delText>
        </w:r>
      </w:del>
    </w:p>
    <w:p w14:paraId="481E8CA5" w14:textId="1D0F041F" w:rsidR="001243F7" w:rsidRPr="00A00CA1" w:rsidRDefault="00544547">
      <w:pPr>
        <w:pStyle w:val="Odstavekseznama"/>
        <w:numPr>
          <w:ilvl w:val="0"/>
          <w:numId w:val="29"/>
        </w:numPr>
      </w:pPr>
      <w:r>
        <w:t>v</w:t>
      </w:r>
      <w:r w:rsidR="001243F7" w:rsidRPr="00A00CA1">
        <w:t>elikost vhodnih slik: 256 – pomeni, da so vsi vhodni primeri bili med učenjem preoblikovani na ločljivost 256x256</w:t>
      </w:r>
      <w:ins w:id="873" w:author="Zorman, Daša" w:date="2026-06-22T19:03:00Z" w16du:dateUtc="2026-06-22T17:03:00Z">
        <w:r w:rsidR="00251B7C">
          <w:t>;</w:t>
        </w:r>
      </w:ins>
      <w:del w:id="874" w:author="Zorman, Daša" w:date="2026-06-22T19:03:00Z" w16du:dateUtc="2026-06-22T17:03:00Z">
        <w:r w:rsidDel="00251B7C">
          <w:delText>,</w:delText>
        </w:r>
      </w:del>
    </w:p>
    <w:p w14:paraId="64F34586" w14:textId="5E560E3B" w:rsidR="001243F7" w:rsidRPr="00A00CA1" w:rsidRDefault="00544547">
      <w:pPr>
        <w:pStyle w:val="Odstavekseznama"/>
        <w:numPr>
          <w:ilvl w:val="0"/>
          <w:numId w:val="29"/>
        </w:numPr>
      </w:pPr>
      <w:r>
        <w:t>š</w:t>
      </w:r>
      <w:r w:rsidR="001243F7" w:rsidRPr="00A00CA1">
        <w:t>tevilo epoh: 200</w:t>
      </w:r>
      <w:ins w:id="875" w:author="Zorman, Daša" w:date="2026-06-22T19:03:00Z" w16du:dateUtc="2026-06-22T17:03:00Z">
        <w:r w:rsidR="00251B7C">
          <w:t>;</w:t>
        </w:r>
      </w:ins>
      <w:del w:id="876" w:author="Zorman, Daša" w:date="2026-06-22T19:03:00Z" w16du:dateUtc="2026-06-22T17:03:00Z">
        <w:r w:rsidDel="00251B7C">
          <w:delText>,</w:delText>
        </w:r>
      </w:del>
    </w:p>
    <w:p w14:paraId="3B57F543" w14:textId="1F5D0155" w:rsidR="001243F7" w:rsidRPr="00A00CA1" w:rsidRDefault="00544547">
      <w:pPr>
        <w:pStyle w:val="Odstavekseznama"/>
        <w:numPr>
          <w:ilvl w:val="0"/>
          <w:numId w:val="29"/>
        </w:numPr>
      </w:pPr>
      <w:r>
        <w:t>n</w:t>
      </w:r>
      <w:r w:rsidR="001243F7" w:rsidRPr="00A00CA1">
        <w:t>aprava za učenje: grafična kartica</w:t>
      </w:r>
      <w:r>
        <w:t>.</w:t>
      </w:r>
    </w:p>
    <w:p w14:paraId="5A729E7B" w14:textId="77777777" w:rsidR="009E1C1C" w:rsidRPr="00A00CA1" w:rsidRDefault="009E1C1C" w:rsidP="009E1C1C"/>
    <w:p w14:paraId="58D5BA64" w14:textId="235554A7" w:rsidR="009E1C1C" w:rsidRPr="00A00CA1" w:rsidRDefault="00943ECC" w:rsidP="009E1C1C">
      <w:pPr>
        <w:pStyle w:val="Naslov3"/>
      </w:pPr>
      <w:bookmarkStart w:id="877" w:name="_Toc232940835"/>
      <w:r w:rsidRPr="00A00CA1">
        <w:t>Metrike in izgube učenja</w:t>
      </w:r>
      <w:bookmarkEnd w:id="877"/>
    </w:p>
    <w:p w14:paraId="22B5854C" w14:textId="54C74331" w:rsidR="00005210" w:rsidRPr="00A00CA1" w:rsidRDefault="00581C6F" w:rsidP="00E72050">
      <w:r w:rsidRPr="00A00CA1">
        <w:t xml:space="preserve">Pri učenju modela YOLO11n-pose z uporabo knjižnice </w:t>
      </w:r>
      <w:r w:rsidR="003C160E">
        <w:t>U</w:t>
      </w:r>
      <w:r w:rsidRPr="00A00CA1">
        <w:t>ltralytics se pri vsaki epohi izpisujejo podatki o izgubah in metrikah. Izgube delimo na izgube na podatkih za učenje in na izgube na podatkih za validacijo.</w:t>
      </w:r>
      <w:r w:rsidR="00005210" w:rsidRPr="00A00CA1">
        <w:t xml:space="preserve"> Izgube na učnih podatkih so naslednje</w:t>
      </w:r>
      <w:r w:rsidR="00243347">
        <w:t xml:space="preserve"> </w:t>
      </w:r>
      <w:sdt>
        <w:sdtPr>
          <w:id w:val="1819603810"/>
          <w:citation/>
        </w:sdtPr>
        <w:sdtContent>
          <w:r w:rsidR="000737C2">
            <w:fldChar w:fldCharType="begin"/>
          </w:r>
          <w:r w:rsidR="000737C2">
            <w:rPr>
              <w:lang w:val="en-GB"/>
            </w:rPr>
            <w:instrText xml:space="preserve"> CITATION Ult232 \l 2057 </w:instrText>
          </w:r>
          <w:r w:rsidR="000737C2">
            <w:fldChar w:fldCharType="separate"/>
          </w:r>
          <w:r w:rsidR="005448BA" w:rsidRPr="005448BA">
            <w:rPr>
              <w:noProof/>
              <w:lang w:val="en-GB"/>
            </w:rPr>
            <w:t>[44]</w:t>
          </w:r>
          <w:r w:rsidR="000737C2">
            <w:fldChar w:fldCharType="end"/>
          </w:r>
        </w:sdtContent>
      </w:sdt>
      <w:r w:rsidR="00005210" w:rsidRPr="00A00CA1">
        <w:t>:</w:t>
      </w:r>
    </w:p>
    <w:p w14:paraId="15952F12" w14:textId="641FB9E3" w:rsidR="00005210" w:rsidRPr="00A00CA1" w:rsidRDefault="00005210">
      <w:pPr>
        <w:pStyle w:val="Odstavekseznama"/>
        <w:numPr>
          <w:ilvl w:val="0"/>
          <w:numId w:val="30"/>
        </w:numPr>
      </w:pPr>
      <w:r w:rsidRPr="00A00CA1">
        <w:t xml:space="preserve">train/box_loss – izguba za omejitveni pravokotnik (bounding box) pri </w:t>
      </w:r>
      <w:del w:id="878" w:author="Zorman, Daša" w:date="2026-06-22T19:04:00Z" w16du:dateUtc="2026-06-22T17:04:00Z">
        <w:r w:rsidRPr="00A00CA1" w:rsidDel="00251B7C">
          <w:delText xml:space="preserve">detekciji </w:delText>
        </w:r>
      </w:del>
      <w:ins w:id="879" w:author="Zorman, Daša" w:date="2026-06-22T19:04:00Z" w16du:dateUtc="2026-06-22T17:04:00Z">
        <w:r w:rsidR="00251B7C">
          <w:t>zaznavi</w:t>
        </w:r>
        <w:r w:rsidR="00251B7C" w:rsidRPr="00A00CA1">
          <w:t xml:space="preserve"> </w:t>
        </w:r>
      </w:ins>
      <w:r w:rsidRPr="00A00CA1">
        <w:t>osebe</w:t>
      </w:r>
      <w:del w:id="880" w:author="Zorman, Daša" w:date="2026-06-22T19:04:00Z" w16du:dateUtc="2026-06-22T17:04:00Z">
        <w:r w:rsidR="00034C69" w:rsidDel="00251B7C">
          <w:delText xml:space="preserve"> </w:delText>
        </w:r>
      </w:del>
      <w:r w:rsidR="00001080">
        <w:t>.</w:t>
      </w:r>
    </w:p>
    <w:p w14:paraId="7D9AE74B" w14:textId="3A21C1AC" w:rsidR="00005210" w:rsidRPr="00A00CA1" w:rsidRDefault="00005210">
      <w:pPr>
        <w:pStyle w:val="Odstavekseznama"/>
        <w:numPr>
          <w:ilvl w:val="0"/>
          <w:numId w:val="30"/>
        </w:numPr>
      </w:pPr>
      <w:r w:rsidRPr="00A00CA1">
        <w:t>train/pose_loss – glavna izguba za sklepne točke, meri kako močno se napovedane sklepne točke razlikujejo od oznak</w:t>
      </w:r>
      <w:r w:rsidR="00001080">
        <w:t>.</w:t>
      </w:r>
    </w:p>
    <w:p w14:paraId="36A6D419" w14:textId="5AEDBC44" w:rsidR="00005210" w:rsidRPr="00A00CA1" w:rsidRDefault="00005210">
      <w:pPr>
        <w:pStyle w:val="Odstavekseznama"/>
        <w:numPr>
          <w:ilvl w:val="0"/>
          <w:numId w:val="30"/>
        </w:numPr>
      </w:pPr>
      <w:r w:rsidRPr="00A00CA1">
        <w:t>train/cls_loss – izguba za klasifikacijo razreda. Pri učenju pose modelov je razred pogosto samo eden</w:t>
      </w:r>
      <w:ins w:id="881" w:author="Zorman, Daša" w:date="2026-06-22T19:04:00Z" w16du:dateUtc="2026-06-22T17:04:00Z">
        <w:r w:rsidR="00251B7C">
          <w:t>, tj.</w:t>
        </w:r>
      </w:ins>
      <w:del w:id="882" w:author="Zorman, Daša" w:date="2026-06-22T19:04:00Z" w16du:dateUtc="2026-06-22T17:04:00Z">
        <w:r w:rsidRPr="00A00CA1" w:rsidDel="00251B7C">
          <w:delText xml:space="preserve"> – </w:delText>
        </w:r>
      </w:del>
      <w:r w:rsidRPr="00A00CA1">
        <w:t>oseba</w:t>
      </w:r>
      <w:r w:rsidR="00001080">
        <w:t>.</w:t>
      </w:r>
    </w:p>
    <w:p w14:paraId="4479472F" w14:textId="14E20089" w:rsidR="00005210" w:rsidRPr="00A00CA1" w:rsidRDefault="00005210">
      <w:pPr>
        <w:pStyle w:val="Odstavekseznama"/>
        <w:numPr>
          <w:ilvl w:val="0"/>
          <w:numId w:val="30"/>
        </w:numPr>
      </w:pPr>
      <w:r w:rsidRPr="00A00CA1">
        <w:t xml:space="preserve">train/dfl_loss – </w:t>
      </w:r>
      <w:r w:rsidR="00EF32D3" w:rsidRPr="00A00CA1">
        <w:t>služi natančnejši in podrobni zaznavi omejitvenega pravokotnika</w:t>
      </w:r>
      <w:r w:rsidR="006C1A42" w:rsidRPr="00A00CA1">
        <w:t>.</w:t>
      </w:r>
    </w:p>
    <w:p w14:paraId="596C56DC" w14:textId="77777777" w:rsidR="00653BD0" w:rsidRPr="00A00CA1" w:rsidRDefault="00653BD0" w:rsidP="00653BD0"/>
    <w:p w14:paraId="7BEC2A3E" w14:textId="250BF935" w:rsidR="00653BD0" w:rsidRPr="00A00CA1" w:rsidRDefault="00653BD0" w:rsidP="00653BD0">
      <w:r w:rsidRPr="00A00CA1">
        <w:t>Izgube na validacijskih podatkih imajo enak pomen kot izgube na učnih podatkih:</w:t>
      </w:r>
    </w:p>
    <w:p w14:paraId="3BEA76AB" w14:textId="79B96CB2" w:rsidR="00653BD0" w:rsidRPr="00A00CA1" w:rsidRDefault="00653BD0">
      <w:pPr>
        <w:pStyle w:val="Odstavekseznama"/>
        <w:numPr>
          <w:ilvl w:val="0"/>
          <w:numId w:val="31"/>
        </w:numPr>
      </w:pPr>
      <w:r w:rsidRPr="00A00CA1">
        <w:t>val/box_loss,</w:t>
      </w:r>
    </w:p>
    <w:p w14:paraId="65FBAF35" w14:textId="7892032A" w:rsidR="00653BD0" w:rsidRPr="00A00CA1" w:rsidRDefault="00653BD0">
      <w:pPr>
        <w:pStyle w:val="Odstavekseznama"/>
        <w:numPr>
          <w:ilvl w:val="0"/>
          <w:numId w:val="31"/>
        </w:numPr>
      </w:pPr>
      <w:r w:rsidRPr="00A00CA1">
        <w:t>val/pose_loss,</w:t>
      </w:r>
    </w:p>
    <w:p w14:paraId="013824F7" w14:textId="4C97BC89" w:rsidR="00653BD0" w:rsidRPr="00A00CA1" w:rsidRDefault="00653BD0">
      <w:pPr>
        <w:pStyle w:val="Odstavekseznama"/>
        <w:numPr>
          <w:ilvl w:val="0"/>
          <w:numId w:val="31"/>
        </w:numPr>
      </w:pPr>
      <w:r w:rsidRPr="00A00CA1">
        <w:t>val/cls_loss,</w:t>
      </w:r>
    </w:p>
    <w:p w14:paraId="7783D454" w14:textId="398E3EE7" w:rsidR="00653BD0" w:rsidRPr="00A00CA1" w:rsidRDefault="00653BD0">
      <w:pPr>
        <w:pStyle w:val="Odstavekseznama"/>
        <w:numPr>
          <w:ilvl w:val="0"/>
          <w:numId w:val="31"/>
        </w:numPr>
      </w:pPr>
      <w:r w:rsidRPr="00A00CA1">
        <w:t>val/dfl_loss</w:t>
      </w:r>
    </w:p>
    <w:p w14:paraId="0A26EEF2" w14:textId="77777777" w:rsidR="00DF48E6" w:rsidRPr="00A00CA1" w:rsidRDefault="00DF48E6" w:rsidP="00DF48E6"/>
    <w:p w14:paraId="7E150AB2" w14:textId="16F441D6" w:rsidR="00DF48E6" w:rsidRPr="00A00CA1" w:rsidRDefault="00DF48E6" w:rsidP="00DF48E6">
      <w:r w:rsidRPr="00A00CA1">
        <w:t xml:space="preserve">Metrike </w:t>
      </w:r>
      <w:r w:rsidR="00D34AB1">
        <w:t>uspešnosti, ki se med učenjem modela izračuna</w:t>
      </w:r>
      <w:ins w:id="883" w:author="Zorman, Daša" w:date="2026-06-22T19:04:00Z" w16du:dateUtc="2026-06-22T17:04:00Z">
        <w:r w:rsidR="00251B7C">
          <w:t>jo</w:t>
        </w:r>
      </w:ins>
      <w:del w:id="884" w:author="Zorman, Daša" w:date="2026-06-22T19:04:00Z" w16du:dateUtc="2026-06-22T17:04:00Z">
        <w:r w:rsidR="00D34AB1" w:rsidDel="00251B7C">
          <w:delText>vajo</w:delText>
        </w:r>
      </w:del>
      <w:r w:rsidR="00D34AB1">
        <w:t xml:space="preserve"> na validacijski množici, so razdeljene na dva sklopa</w:t>
      </w:r>
      <w:ins w:id="885" w:author="Zorman, Daša" w:date="2026-06-22T19:04:00Z" w16du:dateUtc="2026-06-22T17:04:00Z">
        <w:r w:rsidR="00251B7C">
          <w:t xml:space="preserve"> </w:t>
        </w:r>
      </w:ins>
      <w:r w:rsidRPr="00A00CA1">
        <w:t xml:space="preserve">– </w:t>
      </w:r>
      <w:r w:rsidR="00D34AB1">
        <w:t xml:space="preserve">metrike </w:t>
      </w:r>
      <w:del w:id="886" w:author="Zorman, Daša" w:date="2026-06-22T19:05:00Z" w16du:dateUtc="2026-06-22T17:05:00Z">
        <w:r w:rsidR="00D34AB1" w:rsidDel="00251B7C">
          <w:delText xml:space="preserve">detekcije </w:delText>
        </w:r>
      </w:del>
      <w:ins w:id="887" w:author="Zorman, Daša" w:date="2026-06-22T19:05:00Z" w16du:dateUtc="2026-06-22T17:05:00Z">
        <w:r w:rsidR="00251B7C">
          <w:t>zaznave</w:t>
        </w:r>
        <w:r w:rsidR="00251B7C">
          <w:t xml:space="preserve"> </w:t>
        </w:r>
      </w:ins>
      <w:r w:rsidRPr="00A00CA1">
        <w:t xml:space="preserve">omejitvenih pravokotnikov (B) in </w:t>
      </w:r>
      <w:r w:rsidR="00D34AB1">
        <w:t xml:space="preserve">metrike zaznavanja </w:t>
      </w:r>
      <w:r w:rsidR="00A92312">
        <w:t xml:space="preserve">telesne drže oziroma </w:t>
      </w:r>
      <w:r w:rsidRPr="00A00CA1">
        <w:t>sklepnih točk (P)</w:t>
      </w:r>
      <w:r w:rsidR="0074215B" w:rsidRPr="00A00CA1">
        <w:t>.</w:t>
      </w:r>
      <w:r w:rsidR="00524395" w:rsidRPr="00A00CA1">
        <w:t xml:space="preserve"> Te metrike so naslednje</w:t>
      </w:r>
      <w:r w:rsidR="00721820">
        <w:t xml:space="preserve"> </w:t>
      </w:r>
      <w:sdt>
        <w:sdtPr>
          <w:id w:val="608619944"/>
          <w:citation/>
        </w:sdtPr>
        <w:sdtContent>
          <w:r w:rsidR="00D67FFB">
            <w:fldChar w:fldCharType="begin"/>
          </w:r>
          <w:r w:rsidR="00D67FFB" w:rsidRPr="00D34AB1">
            <w:instrText xml:space="preserve"> CITATION Ult233 \l 2057 </w:instrText>
          </w:r>
          <w:r w:rsidR="00D67FFB">
            <w:fldChar w:fldCharType="separate"/>
          </w:r>
          <w:r w:rsidR="005448BA">
            <w:rPr>
              <w:noProof/>
            </w:rPr>
            <w:t>[45]</w:t>
          </w:r>
          <w:r w:rsidR="00D67FFB">
            <w:fldChar w:fldCharType="end"/>
          </w:r>
        </w:sdtContent>
      </w:sdt>
      <w:r w:rsidR="00524395" w:rsidRPr="00A00CA1">
        <w:t>:</w:t>
      </w:r>
    </w:p>
    <w:p w14:paraId="1DE5D684" w14:textId="3D04500D" w:rsidR="00524395" w:rsidRPr="00A00CA1" w:rsidRDefault="00524395">
      <w:pPr>
        <w:pStyle w:val="Odstavekseznama"/>
        <w:numPr>
          <w:ilvl w:val="0"/>
          <w:numId w:val="32"/>
        </w:numPr>
      </w:pPr>
      <w:r w:rsidRPr="00A00CA1">
        <w:t xml:space="preserve">metrics/precision(B) – natančnost </w:t>
      </w:r>
      <w:del w:id="888" w:author="Zorman, Daša" w:date="2026-06-22T19:06:00Z" w16du:dateUtc="2026-06-22T17:06:00Z">
        <w:r w:rsidRPr="00A00CA1" w:rsidDel="00251B7C">
          <w:delText xml:space="preserve">detekcije </w:delText>
        </w:r>
      </w:del>
      <w:ins w:id="889" w:author="Zorman, Daša" w:date="2026-06-22T19:06:00Z" w16du:dateUtc="2026-06-22T17:06:00Z">
        <w:r w:rsidR="00251B7C">
          <w:t>zaznave</w:t>
        </w:r>
        <w:r w:rsidR="00251B7C" w:rsidRPr="00A00CA1">
          <w:t xml:space="preserve"> </w:t>
        </w:r>
      </w:ins>
      <w:r w:rsidRPr="00A00CA1">
        <w:t>ose</w:t>
      </w:r>
      <w:r w:rsidR="00650613">
        <w:t>b, ki predstavlja delež pravilnih zaznav oseb med vsemi napovedanimi zaznavami oseb.</w:t>
      </w:r>
    </w:p>
    <w:p w14:paraId="65DB47CB" w14:textId="6CCAD02D" w:rsidR="00524395" w:rsidRPr="00A00CA1" w:rsidRDefault="00524395">
      <w:pPr>
        <w:pStyle w:val="Odstavekseznama"/>
        <w:numPr>
          <w:ilvl w:val="0"/>
          <w:numId w:val="32"/>
        </w:numPr>
      </w:pPr>
      <w:r w:rsidRPr="00A00CA1">
        <w:t xml:space="preserve">metrics/recall(B) – priklic </w:t>
      </w:r>
      <w:del w:id="890" w:author="Zorman, Daša" w:date="2026-06-22T19:06:00Z" w16du:dateUtc="2026-06-22T17:06:00Z">
        <w:r w:rsidR="00650613" w:rsidDel="00251B7C">
          <w:delText xml:space="preserve">detekcije </w:delText>
        </w:r>
      </w:del>
      <w:ins w:id="891" w:author="Zorman, Daša" w:date="2026-06-22T19:06:00Z" w16du:dateUtc="2026-06-22T17:06:00Z">
        <w:r w:rsidR="00251B7C">
          <w:t>zaznave</w:t>
        </w:r>
        <w:r w:rsidR="00251B7C">
          <w:t xml:space="preserve"> </w:t>
        </w:r>
      </w:ins>
      <w:r w:rsidR="00650613">
        <w:t>oseb, ki predst</w:t>
      </w:r>
      <w:r w:rsidR="00693EA7">
        <w:t>avlja delež zaznanih oseb med vsemi dejansko prisotnimi osebami.</w:t>
      </w:r>
    </w:p>
    <w:p w14:paraId="1FACD084" w14:textId="2A43A95B" w:rsidR="00693EA7" w:rsidRDefault="00524395">
      <w:pPr>
        <w:pStyle w:val="Odstavekseznama"/>
        <w:numPr>
          <w:ilvl w:val="0"/>
          <w:numId w:val="32"/>
        </w:numPr>
      </w:pPr>
      <w:r w:rsidRPr="00A00CA1">
        <w:t xml:space="preserve">metrics/mAP50(B) – </w:t>
      </w:r>
      <w:r w:rsidR="00693EA7">
        <w:t xml:space="preserve">povprečna natančnost </w:t>
      </w:r>
      <w:del w:id="892" w:author="Zorman, Daša" w:date="2026-06-22T19:06:00Z" w16du:dateUtc="2026-06-22T17:06:00Z">
        <w:r w:rsidR="00693EA7" w:rsidDel="00251B7C">
          <w:delText xml:space="preserve">detekcije </w:delText>
        </w:r>
      </w:del>
      <w:ins w:id="893" w:author="Zorman, Daša" w:date="2026-06-22T19:06:00Z" w16du:dateUtc="2026-06-22T17:06:00Z">
        <w:r w:rsidR="00251B7C">
          <w:t>zaznave</w:t>
        </w:r>
        <w:r w:rsidR="00251B7C">
          <w:t xml:space="preserve"> </w:t>
        </w:r>
      </w:ins>
      <w:r w:rsidR="00693EA7">
        <w:t>oseb pri pragu IoU 0,50. AP predstavlja površino pod krivuljo natančnost</w:t>
      </w:r>
      <w:ins w:id="894" w:author="Zorman, Daša" w:date="2026-06-22T19:06:00Z" w16du:dateUtc="2026-06-22T17:06:00Z">
        <w:r w:rsidR="00251B7C">
          <w:t>–</w:t>
        </w:r>
      </w:ins>
      <w:del w:id="895" w:author="Zorman, Daša" w:date="2026-06-22T19:06:00Z" w16du:dateUtc="2026-06-22T17:06:00Z">
        <w:r w:rsidR="00693EA7" w:rsidDel="00251B7C">
          <w:delText>-</w:delText>
        </w:r>
      </w:del>
      <w:r w:rsidR="00693EA7">
        <w:t xml:space="preserve">priklic, mAP pa </w:t>
      </w:r>
      <w:r w:rsidR="00693EA7">
        <w:lastRenderedPageBreak/>
        <w:t>povprečje AP po vseh razredih. Ker uporabljena podatkovna množica vsebuje samo en razred</w:t>
      </w:r>
      <w:ins w:id="896" w:author="Zorman, Daša" w:date="2026-06-22T19:07:00Z" w16du:dateUtc="2026-06-22T17:07:00Z">
        <w:r w:rsidR="00251B7C">
          <w:t>, tj.</w:t>
        </w:r>
      </w:ins>
      <w:del w:id="897" w:author="Zorman, Daša" w:date="2026-06-22T19:07:00Z" w16du:dateUtc="2026-06-22T17:07:00Z">
        <w:r w:rsidR="00693EA7" w:rsidDel="00251B7C">
          <w:delText xml:space="preserve"> –</w:delText>
        </w:r>
      </w:del>
      <w:r w:rsidR="00693EA7">
        <w:t xml:space="preserve"> oseba, je mAP številčno enak AP tega razreda. IoU predstavlja razmerje med površino preseka in površino unije napovedanega ter referenčnega omejitvenega pravokotnika. Vrednost 1 pomeni popolno ujemanje, vrednost 0 pa pomeni, da pravokotnika nimata skupnega preseka. Metrika mAP50 napoved označi kot pravilno, če je IoU </w:t>
      </w:r>
      <m:oMath>
        <m:r>
          <w:rPr>
            <w:rFonts w:ascii="Cambria Math" w:hAnsi="Cambria Math"/>
          </w:rPr>
          <m:t>≥</m:t>
        </m:r>
      </m:oMath>
      <w:r w:rsidR="00693EA7">
        <w:t xml:space="preserve"> 0,50, torej ko je razmerje med površino preseka in površino unije pravokotnikov najmanj 0,5</w:t>
      </w:r>
      <w:r w:rsidR="00274630">
        <w:t>0</w:t>
      </w:r>
      <w:r w:rsidR="00693EA7">
        <w:t>.</w:t>
      </w:r>
    </w:p>
    <w:p w14:paraId="031300FB" w14:textId="28D125AC" w:rsidR="00524395" w:rsidRPr="00A00CA1" w:rsidRDefault="00524395" w:rsidP="00274630">
      <w:pPr>
        <w:pStyle w:val="Odstavekseznama"/>
        <w:numPr>
          <w:ilvl w:val="0"/>
          <w:numId w:val="32"/>
        </w:numPr>
      </w:pPr>
      <w:r w:rsidRPr="00A00CA1">
        <w:t>metrics/mAP50-95(B)</w:t>
      </w:r>
      <w:r w:rsidR="00101772" w:rsidRPr="00A00CA1">
        <w:t xml:space="preserve"> –</w:t>
      </w:r>
      <w:r w:rsidR="00274630">
        <w:t xml:space="preserve"> povprečna vrednost AP pri pragih IoU od 0,50 do 0,95 s korakom 0,05. Metrika je razširjena in strožj</w:t>
      </w:r>
      <w:ins w:id="898" w:author="Zorman, Daša" w:date="2026-06-22T19:10:00Z" w16du:dateUtc="2026-06-22T17:10:00Z">
        <w:r w:rsidR="00B706D9">
          <w:t>a</w:t>
        </w:r>
      </w:ins>
      <w:del w:id="899" w:author="Zorman, Daša" w:date="2026-06-22T19:08:00Z" w16du:dateUtc="2026-06-22T17:08:00Z">
        <w:r w:rsidR="00274630" w:rsidDel="00251B7C">
          <w:delText>a</w:delText>
        </w:r>
      </w:del>
      <w:r w:rsidR="00274630">
        <w:t xml:space="preserve"> oblik</w:t>
      </w:r>
      <w:ins w:id="900" w:author="Zorman, Daša" w:date="2026-06-22T19:10:00Z" w16du:dateUtc="2026-06-22T17:10:00Z">
        <w:r w:rsidR="00B706D9">
          <w:t>a</w:t>
        </w:r>
      </w:ins>
      <w:del w:id="901" w:author="Zorman, Daša" w:date="2026-06-22T19:08:00Z" w16du:dateUtc="2026-06-22T17:08:00Z">
        <w:r w:rsidR="00274630" w:rsidDel="00251B7C">
          <w:delText>a</w:delText>
        </w:r>
      </w:del>
      <w:r w:rsidR="00101772" w:rsidRPr="00A00CA1">
        <w:t xml:space="preserve"> </w:t>
      </w:r>
      <w:r w:rsidR="00274630">
        <w:t xml:space="preserve">metrike mAP50, saj vključuje tudi višje pragove, pri katerih mora biti napovedani omejitveni pravokotnik natančneje poravnan z referenčnim, da je </w:t>
      </w:r>
      <w:r w:rsidR="00DD5EB8">
        <w:t xml:space="preserve">napoved </w:t>
      </w:r>
      <w:r w:rsidR="00274630">
        <w:t>označen</w:t>
      </w:r>
      <w:r w:rsidR="00DD5EB8">
        <w:t>a</w:t>
      </w:r>
      <w:r w:rsidR="00274630">
        <w:t xml:space="preserve"> kot pravilna</w:t>
      </w:r>
      <w:r w:rsidR="00DD5EB8">
        <w:t>.</w:t>
      </w:r>
    </w:p>
    <w:p w14:paraId="087DF287" w14:textId="60BFEBE5" w:rsidR="00DB4E3D" w:rsidRPr="00A00CA1" w:rsidRDefault="00DB4E3D">
      <w:pPr>
        <w:pStyle w:val="Odstavekseznama"/>
        <w:numPr>
          <w:ilvl w:val="0"/>
          <w:numId w:val="32"/>
        </w:numPr>
      </w:pPr>
      <w:r w:rsidRPr="00A00CA1">
        <w:t xml:space="preserve">metrics/precision(P) – </w:t>
      </w:r>
      <w:r w:rsidR="001A1F7E">
        <w:t xml:space="preserve">natančnost zaznav drže, ki predstavlja delež pravilnih napovedi drže med vsemi napovedanimi zaznavami drže. Napoved drže vključuje vse napovedane sklepne točke zaznane osebe, njena pravilnost pa se določi na podlagi metrike OKS </w:t>
      </w:r>
      <w:sdt>
        <w:sdtPr>
          <w:id w:val="296185459"/>
          <w:citation/>
        </w:sdtPr>
        <w:sdtContent>
          <w:r w:rsidR="00451561">
            <w:fldChar w:fldCharType="begin"/>
          </w:r>
          <w:r w:rsidR="00451561" w:rsidRPr="00451561">
            <w:instrText xml:space="preserve"> CITATION Ult266 \l 2057 </w:instrText>
          </w:r>
          <w:r w:rsidR="00451561">
            <w:fldChar w:fldCharType="separate"/>
          </w:r>
          <w:r w:rsidR="005448BA">
            <w:rPr>
              <w:noProof/>
            </w:rPr>
            <w:t>[46]</w:t>
          </w:r>
          <w:r w:rsidR="00451561">
            <w:fldChar w:fldCharType="end"/>
          </w:r>
        </w:sdtContent>
      </w:sdt>
      <w:r w:rsidR="001A1F7E">
        <w:t xml:space="preserve">. </w:t>
      </w:r>
      <w:r w:rsidR="00B01974" w:rsidRPr="001C2EF7">
        <w:t xml:space="preserve">OKS (Object Keypoint Similarity) </w:t>
      </w:r>
      <w:r w:rsidR="005E1E62">
        <w:t>je mera podobnosti med napovedanimi in referenčnimi sklepnimi točkami</w:t>
      </w:r>
      <w:r w:rsidR="00070BF0">
        <w:t xml:space="preserve"> </w:t>
      </w:r>
      <w:sdt>
        <w:sdtPr>
          <w:id w:val="-1076664007"/>
          <w:citation/>
        </w:sdtPr>
        <w:sdtContent>
          <w:r w:rsidR="00375F33">
            <w:fldChar w:fldCharType="begin"/>
          </w:r>
          <w:r w:rsidR="00375F33">
            <w:rPr>
              <w:lang w:val="en-GB"/>
            </w:rPr>
            <w:instrText xml:space="preserve"> CITATION Dut23 \l 2057 </w:instrText>
          </w:r>
          <w:r w:rsidR="00375F33">
            <w:fldChar w:fldCharType="separate"/>
          </w:r>
          <w:r w:rsidR="005448BA" w:rsidRPr="005448BA">
            <w:rPr>
              <w:noProof/>
              <w:lang w:val="en-GB"/>
            </w:rPr>
            <w:t>[47]</w:t>
          </w:r>
          <w:r w:rsidR="00375F33">
            <w:fldChar w:fldCharType="end"/>
          </w:r>
        </w:sdtContent>
      </w:sdt>
      <w:r w:rsidR="005E1E62">
        <w:t>. Pri izračunu upošteva razdalje med pripadajočimi sklepnimi točkami, velikost osebe, vidnost sklepnih točk in tolerančne faktorje, določene za posamezne vrste sklepnih točk. Vrednost 1 pomeni popolno ujemanje napovedi z referenčno resnico, vrednost pa se z večjim odstopanjem in posledično slabšo napovedjo sklepnih točk približuje vrednosti 0.</w:t>
      </w:r>
    </w:p>
    <w:p w14:paraId="1D782E6D" w14:textId="77777777" w:rsidR="00DD057B" w:rsidRDefault="00DB4E3D" w:rsidP="00763FC4">
      <w:pPr>
        <w:pStyle w:val="Odstavekseznama"/>
        <w:numPr>
          <w:ilvl w:val="0"/>
          <w:numId w:val="32"/>
        </w:numPr>
      </w:pPr>
      <w:r w:rsidRPr="00A00CA1">
        <w:t xml:space="preserve">metrics/recall(P) – </w:t>
      </w:r>
      <w:r w:rsidR="008B189C" w:rsidRPr="008B189C">
        <w:t>priklic zaznav drže, ki predstavlja delež pravilno zaznanih drž med vsemi referenčno označenimi držami oseb. Zaznava se šteje kot pravilna, kadar napovedano držo oziroma njene sklepne točke z referenčno držo povezuje zadostna vrednost OKS.</w:t>
      </w:r>
    </w:p>
    <w:p w14:paraId="6627808B" w14:textId="64284323" w:rsidR="00D21D41" w:rsidRDefault="004046AB" w:rsidP="00E641BA">
      <w:pPr>
        <w:pStyle w:val="Odstavekseznama"/>
        <w:numPr>
          <w:ilvl w:val="0"/>
          <w:numId w:val="32"/>
        </w:numPr>
      </w:pPr>
      <w:r w:rsidRPr="00A00CA1">
        <w:t xml:space="preserve">metrics/mAP50(P) </w:t>
      </w:r>
      <w:ins w:id="902" w:author="Zorman, Daša" w:date="2026-06-22T19:10:00Z" w16du:dateUtc="2026-06-22T17:10:00Z">
        <w:r w:rsidR="00B706D9">
          <w:t>–</w:t>
        </w:r>
      </w:ins>
      <w:del w:id="903" w:author="Zorman, Daša" w:date="2026-06-22T19:10:00Z" w16du:dateUtc="2026-06-22T17:10:00Z">
        <w:r w:rsidR="00F3592E" w:rsidDel="00B706D9">
          <w:delText>-</w:delText>
        </w:r>
      </w:del>
      <w:r w:rsidR="00F3592E">
        <w:t xml:space="preserve"> </w:t>
      </w:r>
      <w:r w:rsidR="001C2EF7" w:rsidRPr="001C2EF7">
        <w:t>povprečna natančnost zaznav drže pri pragu OKS 0,50. AP predstavlja površino pod krivuljo natančnost–priklic, mAP pa povprečje AP po vseh razredih. Ker uporabljena podatkovna množica vsebuje samo en razred</w:t>
      </w:r>
      <w:ins w:id="904" w:author="Zorman, Daša" w:date="2026-06-22T19:10:00Z" w16du:dateUtc="2026-06-22T17:10:00Z">
        <w:r w:rsidR="00251B7C">
          <w:t xml:space="preserve">, tj. </w:t>
        </w:r>
      </w:ins>
      <w:del w:id="905" w:author="Zorman, Daša" w:date="2026-06-22T19:10:00Z" w16du:dateUtc="2026-06-22T17:10:00Z">
        <w:r w:rsidR="001C2EF7" w:rsidRPr="001C2EF7" w:rsidDel="00251B7C">
          <w:delText xml:space="preserve"> </w:delText>
        </w:r>
      </w:del>
      <w:del w:id="906" w:author="Zorman, Daša" w:date="2026-06-22T19:09:00Z" w16du:dateUtc="2026-06-22T17:09:00Z">
        <w:r w:rsidR="001C2EF7" w:rsidRPr="001C2EF7" w:rsidDel="00251B7C">
          <w:delText xml:space="preserve">– </w:delText>
        </w:r>
      </w:del>
      <w:r w:rsidR="001C2EF7" w:rsidRPr="001C2EF7">
        <w:t>oseba, je mAP številčno enak AP tega razreda. Metrika mAP50 napoved drže označi kot pravilno, če je OKS ≥ 0,50.</w:t>
      </w:r>
    </w:p>
    <w:p w14:paraId="2DB16214" w14:textId="48465C8A" w:rsidR="00A502AC" w:rsidRPr="00A00CA1" w:rsidRDefault="004046AB" w:rsidP="00E633B6">
      <w:pPr>
        <w:pStyle w:val="Odstavekseznama"/>
        <w:numPr>
          <w:ilvl w:val="0"/>
          <w:numId w:val="32"/>
        </w:numPr>
      </w:pPr>
      <w:r w:rsidRPr="00A00CA1">
        <w:t xml:space="preserve">metrics/mAP50-95(P) </w:t>
      </w:r>
      <w:ins w:id="907" w:author="Zorman, Daša" w:date="2026-06-22T19:10:00Z" w16du:dateUtc="2026-06-22T17:10:00Z">
        <w:r w:rsidR="00B706D9">
          <w:t>–</w:t>
        </w:r>
      </w:ins>
      <w:del w:id="908" w:author="Zorman, Daša" w:date="2026-06-22T19:10:00Z" w16du:dateUtc="2026-06-22T17:10:00Z">
        <w:r w:rsidR="00DF1473" w:rsidDel="00B706D9">
          <w:delText>-</w:delText>
        </w:r>
      </w:del>
      <w:r w:rsidR="00DF1473">
        <w:t xml:space="preserve"> </w:t>
      </w:r>
      <w:r w:rsidR="009563FB" w:rsidRPr="009563FB">
        <w:t>povprečna vrednost AP zaznav drže pri pragih OKS od 0,50 do 0,95 s korakom 0,05. Metrika je razširjena in strožja oblika metrike mAP50, saj vključuje tudi višje pragove OKS, pri katerih morajo biti napovedane sklepne točke natančneje poravnane z referenčnimi sklepnimi točkami, da je napoved drže označena kot pravilna.</w:t>
      </w:r>
    </w:p>
    <w:p w14:paraId="49424E08" w14:textId="15BBF283" w:rsidR="00A502AC" w:rsidRPr="00A00CA1" w:rsidRDefault="00E246F2" w:rsidP="001965AC">
      <w:pPr>
        <w:pStyle w:val="Naslov3"/>
      </w:pPr>
      <w:bookmarkStart w:id="909" w:name="_Toc232940836"/>
      <w:r w:rsidRPr="00A00CA1">
        <w:lastRenderedPageBreak/>
        <w:t>Potek učenja</w:t>
      </w:r>
      <w:bookmarkEnd w:id="909"/>
    </w:p>
    <w:p w14:paraId="11AEFC15" w14:textId="43FE4665" w:rsidR="00E21809" w:rsidRPr="00A00CA1" w:rsidRDefault="00E21809" w:rsidP="00E21809">
      <w:r w:rsidRPr="00A00CA1">
        <w:t xml:space="preserve">Na grafu </w:t>
      </w:r>
      <w:commentRangeStart w:id="910"/>
      <w:r w:rsidR="005424E6" w:rsidRPr="00B706D9">
        <w:rPr>
          <w:i/>
          <w:iCs/>
          <w:rPrChange w:id="911" w:author="Zorman, Daša" w:date="2026-06-22T19:11:00Z" w16du:dateUtc="2026-06-22T17:11:00Z">
            <w:rPr/>
          </w:rPrChange>
        </w:rPr>
        <w:fldChar w:fldCharType="begin"/>
      </w:r>
      <w:r w:rsidR="005424E6" w:rsidRPr="00B706D9">
        <w:rPr>
          <w:i/>
          <w:iCs/>
          <w:rPrChange w:id="912" w:author="Zorman, Daša" w:date="2026-06-22T19:11:00Z" w16du:dateUtc="2026-06-22T17:11:00Z">
            <w:rPr/>
          </w:rPrChange>
        </w:rPr>
        <w:instrText xml:space="preserve"> REF _Ref228369727 \h </w:instrText>
      </w:r>
      <w:r w:rsidR="005424E6" w:rsidRPr="00B706D9">
        <w:rPr>
          <w:i/>
          <w:iCs/>
          <w:rPrChange w:id="913" w:author="Zorman, Daša" w:date="2026-06-22T19:11:00Z" w16du:dateUtc="2026-06-22T17:11:00Z">
            <w:rPr/>
          </w:rPrChange>
        </w:rPr>
      </w:r>
      <w:r w:rsidR="00B706D9">
        <w:rPr>
          <w:i/>
          <w:iCs/>
        </w:rPr>
        <w:instrText xml:space="preserve"> \* MERGEFORMAT </w:instrText>
      </w:r>
      <w:r w:rsidR="005424E6" w:rsidRPr="00B706D9">
        <w:rPr>
          <w:i/>
          <w:iCs/>
          <w:rPrChange w:id="914" w:author="Zorman, Daša" w:date="2026-06-22T19:11:00Z" w16du:dateUtc="2026-06-22T17:11:00Z">
            <w:rPr/>
          </w:rPrChange>
        </w:rPr>
        <w:fldChar w:fldCharType="separate"/>
      </w:r>
      <w:r w:rsidR="005448BA" w:rsidRPr="00B706D9">
        <w:rPr>
          <w:i/>
          <w:iCs/>
          <w:rPrChange w:id="915" w:author="Zorman, Daša" w:date="2026-06-22T19:11:00Z" w16du:dateUtc="2026-06-22T17:11:00Z">
            <w:rPr/>
          </w:rPrChange>
        </w:rPr>
        <w:t xml:space="preserve">Slika </w:t>
      </w:r>
      <w:r w:rsidR="005448BA" w:rsidRPr="00B706D9">
        <w:rPr>
          <w:i/>
          <w:iCs/>
          <w:noProof/>
          <w:rPrChange w:id="916" w:author="Zorman, Daša" w:date="2026-06-22T19:11:00Z" w16du:dateUtc="2026-06-22T17:11:00Z">
            <w:rPr>
              <w:noProof/>
            </w:rPr>
          </w:rPrChange>
        </w:rPr>
        <w:t>18</w:t>
      </w:r>
      <w:r w:rsidR="005448BA" w:rsidRPr="00B706D9">
        <w:rPr>
          <w:i/>
          <w:iCs/>
          <w:rPrChange w:id="917" w:author="Zorman, Daša" w:date="2026-06-22T19:11:00Z" w16du:dateUtc="2026-06-22T17:11:00Z">
            <w:rPr/>
          </w:rPrChange>
        </w:rPr>
        <w:t>: Graf "pose</w:t>
      </w:r>
      <w:del w:id="918" w:author="Zorman, Daša" w:date="2026-06-22T19:11:00Z" w16du:dateUtc="2026-06-22T17:11:00Z">
        <w:r w:rsidR="005448BA" w:rsidRPr="00B706D9" w:rsidDel="00B706D9">
          <w:rPr>
            <w:i/>
            <w:iCs/>
            <w:rPrChange w:id="919" w:author="Zorman, Daša" w:date="2026-06-22T19:11:00Z" w16du:dateUtc="2026-06-22T17:11:00Z">
              <w:rPr/>
            </w:rPrChange>
          </w:rPr>
          <w:delText>"</w:delText>
        </w:r>
      </w:del>
      <w:r w:rsidR="005448BA" w:rsidRPr="00B706D9">
        <w:rPr>
          <w:i/>
          <w:iCs/>
          <w:rPrChange w:id="920" w:author="Zorman, Daša" w:date="2026-06-22T19:11:00Z" w16du:dateUtc="2026-06-22T17:11:00Z">
            <w:rPr/>
          </w:rPrChange>
        </w:rPr>
        <w:t xml:space="preserve"> izgube</w:t>
      </w:r>
      <w:r w:rsidR="005424E6" w:rsidRPr="00B706D9">
        <w:rPr>
          <w:i/>
          <w:iCs/>
          <w:rPrChange w:id="921" w:author="Zorman, Daša" w:date="2026-06-22T19:11:00Z" w16du:dateUtc="2026-06-22T17:11:00Z">
            <w:rPr/>
          </w:rPrChange>
        </w:rPr>
        <w:fldChar w:fldCharType="end"/>
      </w:r>
      <w:commentRangeEnd w:id="910"/>
      <w:r w:rsidR="00A71C5F" w:rsidRPr="00A00CA1">
        <w:rPr>
          <w:rStyle w:val="Pripombasklic"/>
          <w:rFonts w:cs="Arial"/>
          <w:sz w:val="24"/>
        </w:rPr>
        <w:commentReference w:id="910"/>
      </w:r>
      <w:r w:rsidR="005424E6" w:rsidRPr="00A00CA1">
        <w:t xml:space="preserve"> je prikaza</w:t>
      </w:r>
      <w:ins w:id="922" w:author="Zorman, Daša" w:date="2026-06-22T19:12:00Z" w16du:dateUtc="2026-06-22T17:12:00Z">
        <w:r w:rsidR="00B706D9">
          <w:t>n</w:t>
        </w:r>
      </w:ins>
      <w:r w:rsidR="005424E6" w:rsidRPr="00A00CA1">
        <w:t xml:space="preserve"> potek vrednosti pose izgube na učni in validacijski množici skozi epohe učenja. Po hitrem izboljšanju v prvih </w:t>
      </w:r>
      <w:ins w:id="923" w:author="Zorman, Daša" w:date="2026-06-22T19:12:00Z" w16du:dateUtc="2026-06-22T17:12:00Z">
        <w:r w:rsidR="00B706D9">
          <w:t>nekaj</w:t>
        </w:r>
      </w:ins>
      <w:del w:id="924" w:author="Zorman, Daša" w:date="2026-06-22T19:12:00Z" w16du:dateUtc="2026-06-22T17:12:00Z">
        <w:r w:rsidR="005424E6" w:rsidRPr="00A00CA1" w:rsidDel="00B706D9">
          <w:delText>parih</w:delText>
        </w:r>
      </w:del>
      <w:r w:rsidR="005424E6" w:rsidRPr="00A00CA1">
        <w:t xml:space="preserve"> epoh</w:t>
      </w:r>
      <w:del w:id="925" w:author="Zorman, Daša" w:date="2026-06-22T19:12:00Z" w16du:dateUtc="2026-06-22T17:12:00Z">
        <w:r w:rsidR="005424E6" w:rsidRPr="00A00CA1" w:rsidDel="00B706D9">
          <w:delText>ah</w:delText>
        </w:r>
      </w:del>
      <w:del w:id="926" w:author="Zorman, Daša" w:date="2026-06-22T19:13:00Z" w16du:dateUtc="2026-06-22T17:13:00Z">
        <w:r w:rsidR="005424E6" w:rsidRPr="00A00CA1" w:rsidDel="00B706D9">
          <w:delText>,</w:delText>
        </w:r>
      </w:del>
      <w:r w:rsidR="005424E6" w:rsidRPr="00A00CA1">
        <w:t xml:space="preserve"> se hitrost padanja izgube postopoma zmanjšuje. Validacijska izguba je skozi celoten potek učenja nižja od učne izgube, ključno pa je to, da validacijska izguba ne kaže naraščanja proti koncu učenja</w:t>
      </w:r>
      <w:r w:rsidR="00AD334F">
        <w:t xml:space="preserve"> </w:t>
      </w:r>
      <w:sdt>
        <w:sdtPr>
          <w:id w:val="1253319980"/>
          <w:citation/>
        </w:sdtPr>
        <w:sdtContent>
          <w:r w:rsidR="0006045F">
            <w:fldChar w:fldCharType="begin"/>
          </w:r>
          <w:r w:rsidR="0006045F" w:rsidRPr="0006045F">
            <w:instrText xml:space="preserve"> CITATION Ult267 \l 2057 </w:instrText>
          </w:r>
          <w:r w:rsidR="0006045F">
            <w:fldChar w:fldCharType="separate"/>
          </w:r>
          <w:r w:rsidR="005448BA">
            <w:rPr>
              <w:noProof/>
            </w:rPr>
            <w:t>[48]</w:t>
          </w:r>
          <w:r w:rsidR="0006045F">
            <w:fldChar w:fldCharType="end"/>
          </w:r>
        </w:sdtContent>
      </w:sdt>
      <w:r w:rsidR="005424E6" w:rsidRPr="00A00CA1">
        <w:t>, zato iz grafa ni razvid</w:t>
      </w:r>
      <w:ins w:id="927" w:author="Zorman, Daša" w:date="2026-06-22T19:13:00Z" w16du:dateUtc="2026-06-22T17:13:00Z">
        <w:r w:rsidR="00B706D9">
          <w:t>en</w:t>
        </w:r>
      </w:ins>
      <w:del w:id="928" w:author="Zorman, Daša" w:date="2026-06-22T19:13:00Z" w16du:dateUtc="2026-06-22T17:13:00Z">
        <w:r w:rsidR="005424E6" w:rsidRPr="00A00CA1" w:rsidDel="00B706D9">
          <w:delText>nega</w:delText>
        </w:r>
      </w:del>
      <w:r w:rsidR="005424E6" w:rsidRPr="00A00CA1">
        <w:t xml:space="preserve"> tipič</w:t>
      </w:r>
      <w:ins w:id="929" w:author="Zorman, Daša" w:date="2026-06-22T19:13:00Z" w16du:dateUtc="2026-06-22T17:13:00Z">
        <w:r w:rsidR="00B706D9">
          <w:t>en</w:t>
        </w:r>
      </w:ins>
      <w:del w:id="930" w:author="Zorman, Daša" w:date="2026-06-22T19:13:00Z" w16du:dateUtc="2026-06-22T17:13:00Z">
        <w:r w:rsidR="005424E6" w:rsidRPr="00A00CA1" w:rsidDel="00B706D9">
          <w:delText>nega</w:delText>
        </w:r>
      </w:del>
      <w:r w:rsidR="005424E6" w:rsidRPr="00A00CA1">
        <w:t xml:space="preserve"> znak</w:t>
      </w:r>
      <w:del w:id="931" w:author="Zorman, Daša" w:date="2026-06-22T19:13:00Z" w16du:dateUtc="2026-06-22T17:13:00Z">
        <w:r w:rsidR="005424E6" w:rsidRPr="00A00CA1" w:rsidDel="00B706D9">
          <w:delText>a</w:delText>
        </w:r>
      </w:del>
      <w:r w:rsidR="005424E6" w:rsidRPr="00A00CA1">
        <w:t xml:space="preserve"> za prekomerno prileganje.</w:t>
      </w:r>
    </w:p>
    <w:p w14:paraId="5019B055" w14:textId="548B4A0C" w:rsidR="00283383" w:rsidRPr="00A00CA1" w:rsidRDefault="00FB50C4" w:rsidP="00CE41F3">
      <w:pPr>
        <w:pStyle w:val="Images"/>
      </w:pPr>
      <w:r w:rsidRPr="00FB50C4">
        <w:rPr>
          <w:noProof/>
        </w:rPr>
        <w:drawing>
          <wp:inline distT="0" distB="0" distL="0" distR="0" wp14:anchorId="5E072ABD" wp14:editId="52AD11A8">
            <wp:extent cx="5396230" cy="2687320"/>
            <wp:effectExtent l="0" t="0" r="0" b="0"/>
            <wp:docPr id="212218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9378" name=""/>
                    <pic:cNvPicPr/>
                  </pic:nvPicPr>
                  <pic:blipFill>
                    <a:blip r:embed="rId43"/>
                    <a:stretch>
                      <a:fillRect/>
                    </a:stretch>
                  </pic:blipFill>
                  <pic:spPr>
                    <a:xfrm>
                      <a:off x="0" y="0"/>
                      <a:ext cx="5396230" cy="2687320"/>
                    </a:xfrm>
                    <a:prstGeom prst="rect">
                      <a:avLst/>
                    </a:prstGeom>
                  </pic:spPr>
                </pic:pic>
              </a:graphicData>
            </a:graphic>
          </wp:inline>
        </w:drawing>
      </w:r>
      <w:r w:rsidR="00655A5B" w:rsidRPr="00655A5B">
        <w:rPr>
          <w:noProof/>
        </w:rPr>
        <w:t xml:space="preserve"> </w:t>
      </w:r>
      <w:r w:rsidR="000D0CF6" w:rsidRPr="000D0CF6">
        <w:rPr>
          <w:noProof/>
        </w:rPr>
        <w:t xml:space="preserve"> </w:t>
      </w:r>
    </w:p>
    <w:p w14:paraId="05273F50" w14:textId="2124CEF2" w:rsidR="001243F7" w:rsidRDefault="00283383" w:rsidP="00CE41F3">
      <w:pPr>
        <w:pStyle w:val="Napis"/>
      </w:pPr>
      <w:bookmarkStart w:id="932" w:name="_Ref228369727"/>
      <w:bookmarkStart w:id="933" w:name="_Toc232947290"/>
      <w:r w:rsidRPr="00A00CA1">
        <w:t xml:space="preserve">Slika </w:t>
      </w:r>
      <w:fldSimple w:instr=" SEQ Slika \* ARABIC ">
        <w:r w:rsidR="00CB1899">
          <w:rPr>
            <w:noProof/>
          </w:rPr>
          <w:t>18</w:t>
        </w:r>
      </w:fldSimple>
      <w:r w:rsidRPr="00A00CA1">
        <w:t xml:space="preserve">: Graf </w:t>
      </w:r>
      <w:ins w:id="934" w:author="Zorman, Daša" w:date="2026-06-22T19:11:00Z" w16du:dateUtc="2026-06-22T17:11:00Z">
        <w:r w:rsidR="00B706D9">
          <w:t>»</w:t>
        </w:r>
      </w:ins>
      <w:del w:id="935" w:author="Zorman, Daša" w:date="2026-06-22T19:11:00Z" w16du:dateUtc="2026-06-22T17:11:00Z">
        <w:r w:rsidRPr="00A00CA1" w:rsidDel="00B706D9">
          <w:delText>"</w:delText>
        </w:r>
      </w:del>
      <w:r w:rsidRPr="00A00CA1">
        <w:t>pose</w:t>
      </w:r>
      <w:ins w:id="936" w:author="Zorman, Daša" w:date="2026-06-22T19:11:00Z" w16du:dateUtc="2026-06-22T17:11:00Z">
        <w:r w:rsidR="00B706D9">
          <w:t>«</w:t>
        </w:r>
      </w:ins>
      <w:del w:id="937" w:author="Zorman, Daša" w:date="2026-06-22T19:11:00Z" w16du:dateUtc="2026-06-22T17:11:00Z">
        <w:r w:rsidRPr="00A00CA1" w:rsidDel="00B706D9">
          <w:delText>"</w:delText>
        </w:r>
      </w:del>
      <w:r w:rsidRPr="00A00CA1">
        <w:t xml:space="preserve"> izgube</w:t>
      </w:r>
      <w:bookmarkEnd w:id="932"/>
      <w:bookmarkEnd w:id="933"/>
    </w:p>
    <w:p w14:paraId="5195567E" w14:textId="77777777" w:rsidR="006B6B96" w:rsidRPr="006B6B96" w:rsidRDefault="006B6B96" w:rsidP="006B6B96"/>
    <w:p w14:paraId="426777EF" w14:textId="14208B53" w:rsidR="00DC6BC6" w:rsidRDefault="005F2F8B" w:rsidP="00DC6BC6">
      <w:r w:rsidRPr="00A00CA1">
        <w:t xml:space="preserve">Graf </w:t>
      </w:r>
      <w:r w:rsidRPr="00B706D9">
        <w:rPr>
          <w:i/>
          <w:iCs/>
          <w:rPrChange w:id="938" w:author="Zorman, Daša" w:date="2026-06-22T19:13:00Z" w16du:dateUtc="2026-06-22T17:13:00Z">
            <w:rPr/>
          </w:rPrChange>
        </w:rPr>
        <w:fldChar w:fldCharType="begin"/>
      </w:r>
      <w:r w:rsidRPr="00B706D9">
        <w:rPr>
          <w:i/>
          <w:iCs/>
          <w:rPrChange w:id="939" w:author="Zorman, Daša" w:date="2026-06-22T19:13:00Z" w16du:dateUtc="2026-06-22T17:13:00Z">
            <w:rPr/>
          </w:rPrChange>
        </w:rPr>
        <w:instrText xml:space="preserve"> REF _Ref228369886 \h </w:instrText>
      </w:r>
      <w:r w:rsidRPr="00B706D9">
        <w:rPr>
          <w:i/>
          <w:iCs/>
          <w:rPrChange w:id="940" w:author="Zorman, Daša" w:date="2026-06-22T19:13:00Z" w16du:dateUtc="2026-06-22T17:13:00Z">
            <w:rPr/>
          </w:rPrChange>
        </w:rPr>
      </w:r>
      <w:r w:rsidR="00B706D9">
        <w:rPr>
          <w:i/>
          <w:iCs/>
        </w:rPr>
        <w:instrText xml:space="preserve"> \* MERGEFORMAT </w:instrText>
      </w:r>
      <w:r w:rsidRPr="00B706D9">
        <w:rPr>
          <w:i/>
          <w:iCs/>
          <w:rPrChange w:id="941" w:author="Zorman, Daša" w:date="2026-06-22T19:13:00Z" w16du:dateUtc="2026-06-22T17:13:00Z">
            <w:rPr/>
          </w:rPrChange>
        </w:rPr>
        <w:fldChar w:fldCharType="separate"/>
      </w:r>
      <w:r w:rsidR="005448BA" w:rsidRPr="00B706D9">
        <w:rPr>
          <w:i/>
          <w:iCs/>
          <w:rPrChange w:id="942" w:author="Zorman, Daša" w:date="2026-06-22T19:13:00Z" w16du:dateUtc="2026-06-22T17:13:00Z">
            <w:rPr/>
          </w:rPrChange>
        </w:rPr>
        <w:t xml:space="preserve">Slika </w:t>
      </w:r>
      <w:r w:rsidR="005448BA" w:rsidRPr="00B706D9">
        <w:rPr>
          <w:i/>
          <w:iCs/>
          <w:noProof/>
          <w:rPrChange w:id="943" w:author="Zorman, Daša" w:date="2026-06-22T19:13:00Z" w16du:dateUtc="2026-06-22T17:13:00Z">
            <w:rPr>
              <w:noProof/>
            </w:rPr>
          </w:rPrChange>
        </w:rPr>
        <w:t>19</w:t>
      </w:r>
      <w:r w:rsidR="005448BA" w:rsidRPr="00B706D9">
        <w:rPr>
          <w:i/>
          <w:iCs/>
          <w:rPrChange w:id="944" w:author="Zorman, Daša" w:date="2026-06-22T19:13:00Z" w16du:dateUtc="2026-06-22T17:13:00Z">
            <w:rPr/>
          </w:rPrChange>
        </w:rPr>
        <w:t xml:space="preserve">: Graf </w:t>
      </w:r>
      <w:ins w:id="945" w:author="Zorman, Daša" w:date="2026-06-22T19:14:00Z" w16du:dateUtc="2026-06-22T17:14:00Z">
        <w:r w:rsidR="00B706D9">
          <w:rPr>
            <w:i/>
            <w:iCs/>
          </w:rPr>
          <w:t xml:space="preserve">metrik </w:t>
        </w:r>
      </w:ins>
      <w:r w:rsidR="005448BA" w:rsidRPr="00B706D9">
        <w:rPr>
          <w:i/>
          <w:iCs/>
          <w:rPrChange w:id="946" w:author="Zorman, Daša" w:date="2026-06-22T19:13:00Z" w16du:dateUtc="2026-06-22T17:13:00Z">
            <w:rPr/>
          </w:rPrChange>
        </w:rPr>
        <w:t>mAP50(P) in mAP50-95(P)</w:t>
      </w:r>
      <w:del w:id="947" w:author="Zorman, Daša" w:date="2026-06-22T19:14:00Z" w16du:dateUtc="2026-06-22T17:14:00Z">
        <w:r w:rsidR="005448BA" w:rsidRPr="00B706D9" w:rsidDel="00B706D9">
          <w:rPr>
            <w:i/>
            <w:iCs/>
            <w:rPrChange w:id="948" w:author="Zorman, Daša" w:date="2026-06-22T19:13:00Z" w16du:dateUtc="2026-06-22T17:13:00Z">
              <w:rPr/>
            </w:rPrChange>
          </w:rPr>
          <w:delText xml:space="preserve"> metrik</w:delText>
        </w:r>
      </w:del>
      <w:r w:rsidRPr="00B706D9">
        <w:rPr>
          <w:i/>
          <w:iCs/>
          <w:rPrChange w:id="949" w:author="Zorman, Daša" w:date="2026-06-22T19:13:00Z" w16du:dateUtc="2026-06-22T17:13:00Z">
            <w:rPr/>
          </w:rPrChange>
        </w:rPr>
        <w:fldChar w:fldCharType="end"/>
      </w:r>
      <w:r w:rsidRPr="00A00CA1">
        <w:t xml:space="preserve"> prikazuje razvoj metrik mAP50(P) in mAP50-95(P) na validacijski množici.</w:t>
      </w:r>
      <w:r w:rsidR="0028632C" w:rsidRPr="00A00CA1">
        <w:t xml:space="preserve"> Obe krivulji zelo hitro narasteta v začetnem delu učenja, kar nakazuje, da se je model že v prvih epohah naučil osnovnih vzorcev.</w:t>
      </w:r>
      <w:r w:rsidR="0063679D" w:rsidRPr="00A00CA1">
        <w:t xml:space="preserve"> Pričakovano je mAP50(P) višji od mAP50-95(P), saj ima mAP50(P) manj strogi prag. Stabilno naraščanje obeh metrik in odsotnost poslabšanja proti koncu učenja dodatno potrjujeta, da učenje ni bilo nestabilno.</w:t>
      </w:r>
    </w:p>
    <w:p w14:paraId="45BC2F67" w14:textId="77777777" w:rsidR="00FB5D74" w:rsidRPr="00A00CA1" w:rsidRDefault="00FB5D74" w:rsidP="00DC6BC6"/>
    <w:p w14:paraId="62101531" w14:textId="0A77745E" w:rsidR="00943DBF" w:rsidRPr="00A00CA1" w:rsidRDefault="00933B2E" w:rsidP="00943DBF">
      <w:pPr>
        <w:pStyle w:val="Images"/>
      </w:pPr>
      <w:r w:rsidRPr="00933B2E">
        <w:rPr>
          <w:noProof/>
        </w:rPr>
        <w:lastRenderedPageBreak/>
        <w:drawing>
          <wp:inline distT="0" distB="0" distL="0" distR="0" wp14:anchorId="013CBC0C" wp14:editId="2826ECC4">
            <wp:extent cx="5396230" cy="2676525"/>
            <wp:effectExtent l="0" t="0" r="0" b="9525"/>
            <wp:docPr id="184871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18613" name=""/>
                    <pic:cNvPicPr/>
                  </pic:nvPicPr>
                  <pic:blipFill>
                    <a:blip r:embed="rId44"/>
                    <a:stretch>
                      <a:fillRect/>
                    </a:stretch>
                  </pic:blipFill>
                  <pic:spPr>
                    <a:xfrm>
                      <a:off x="0" y="0"/>
                      <a:ext cx="5396230" cy="2676525"/>
                    </a:xfrm>
                    <a:prstGeom prst="rect">
                      <a:avLst/>
                    </a:prstGeom>
                  </pic:spPr>
                </pic:pic>
              </a:graphicData>
            </a:graphic>
          </wp:inline>
        </w:drawing>
      </w:r>
      <w:r w:rsidR="00E077FD" w:rsidRPr="00E077FD">
        <w:rPr>
          <w:noProof/>
        </w:rPr>
        <w:t xml:space="preserve"> </w:t>
      </w:r>
    </w:p>
    <w:p w14:paraId="412AB641" w14:textId="212FEE3C" w:rsidR="00441868" w:rsidRDefault="00943DBF" w:rsidP="00441868">
      <w:pPr>
        <w:pStyle w:val="Napis"/>
      </w:pPr>
      <w:bookmarkStart w:id="950" w:name="_Ref228369886"/>
      <w:bookmarkStart w:id="951" w:name="_Toc232947291"/>
      <w:r w:rsidRPr="00A00CA1">
        <w:t xml:space="preserve">Slika </w:t>
      </w:r>
      <w:fldSimple w:instr=" SEQ Slika \* ARABIC ">
        <w:r w:rsidR="00CB1899">
          <w:rPr>
            <w:noProof/>
          </w:rPr>
          <w:t>19</w:t>
        </w:r>
      </w:fldSimple>
      <w:r w:rsidRPr="00A00CA1">
        <w:t>: Graf</w:t>
      </w:r>
      <w:ins w:id="952" w:author="Zorman, Daša" w:date="2026-06-22T19:14:00Z" w16du:dateUtc="2026-06-22T17:14:00Z">
        <w:r w:rsidR="00B706D9">
          <w:t xml:space="preserve"> metrik</w:t>
        </w:r>
      </w:ins>
      <w:r w:rsidRPr="00A00CA1">
        <w:t xml:space="preserve"> mAP50(P) in mAP50-95(P)</w:t>
      </w:r>
      <w:del w:id="953" w:author="Zorman, Daša" w:date="2026-06-22T19:14:00Z" w16du:dateUtc="2026-06-22T17:14:00Z">
        <w:r w:rsidRPr="00A00CA1" w:rsidDel="00B706D9">
          <w:delText xml:space="preserve"> metrik</w:delText>
        </w:r>
      </w:del>
      <w:bookmarkEnd w:id="950"/>
      <w:bookmarkEnd w:id="951"/>
    </w:p>
    <w:p w14:paraId="0695A35F" w14:textId="04ACB884" w:rsidR="001243F7" w:rsidRDefault="00964A76" w:rsidP="00DE722A">
      <w:pPr>
        <w:pStyle w:val="Naslov3"/>
      </w:pPr>
      <w:bookmarkStart w:id="954" w:name="_Toc232940837"/>
      <w:r w:rsidRPr="00A00CA1">
        <w:t>Učinkovitost delovanja po učenju</w:t>
      </w:r>
      <w:bookmarkEnd w:id="954"/>
    </w:p>
    <w:p w14:paraId="50893325" w14:textId="58FC2159" w:rsidR="0004582B" w:rsidRPr="00A00CA1" w:rsidRDefault="00D87AFB" w:rsidP="006E7992">
      <w:r w:rsidRPr="00B8639A">
        <w:rPr>
          <w:noProof/>
        </w:rPr>
        <w:drawing>
          <wp:anchor distT="0" distB="0" distL="114300" distR="114300" simplePos="0" relativeHeight="251662848" behindDoc="0" locked="0" layoutInCell="1" allowOverlap="1" wp14:anchorId="584382C5" wp14:editId="4A29F818">
            <wp:simplePos x="0" y="0"/>
            <wp:positionH relativeFrom="page">
              <wp:align>center</wp:align>
            </wp:positionH>
            <wp:positionV relativeFrom="paragraph">
              <wp:posOffset>1558290</wp:posOffset>
            </wp:positionV>
            <wp:extent cx="6335395" cy="3019425"/>
            <wp:effectExtent l="0" t="0" r="8255" b="9525"/>
            <wp:wrapSquare wrapText="bothSides"/>
            <wp:docPr id="169444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49053" name=""/>
                    <pic:cNvPicPr/>
                  </pic:nvPicPr>
                  <pic:blipFill>
                    <a:blip r:embed="rId45">
                      <a:extLst>
                        <a:ext uri="{28A0092B-C50C-407E-A947-70E740481C1C}">
                          <a14:useLocalDpi xmlns:a14="http://schemas.microsoft.com/office/drawing/2010/main" val="0"/>
                        </a:ext>
                      </a:extLst>
                    </a:blip>
                    <a:stretch>
                      <a:fillRect/>
                    </a:stretch>
                  </pic:blipFill>
                  <pic:spPr>
                    <a:xfrm>
                      <a:off x="0" y="0"/>
                      <a:ext cx="6335395" cy="3019425"/>
                    </a:xfrm>
                    <a:prstGeom prst="rect">
                      <a:avLst/>
                    </a:prstGeom>
                  </pic:spPr>
                </pic:pic>
              </a:graphicData>
            </a:graphic>
            <wp14:sizeRelH relativeFrom="margin">
              <wp14:pctWidth>0</wp14:pctWidth>
            </wp14:sizeRelH>
            <wp14:sizeRelV relativeFrom="margin">
              <wp14:pctHeight>0</wp14:pctHeight>
            </wp14:sizeRelV>
          </wp:anchor>
        </w:drawing>
      </w:r>
      <w:r w:rsidR="004E5CD2" w:rsidRPr="00A00CA1">
        <w:t>Glavni cilj učenja modela je ugotoviti, ali se je po učenju model bolj približal referenčni resnici (napovedim RTMO-X) in kako se nov model umešča v primerjavo z ostalimi modeli.</w:t>
      </w:r>
      <w:r w:rsidR="007E7E55">
        <w:t xml:space="preserve"> To umeščanje je prikazano na sliki </w:t>
      </w:r>
      <w:r w:rsidR="002E292D" w:rsidRPr="00B706D9">
        <w:rPr>
          <w:i/>
          <w:iCs/>
          <w:rPrChange w:id="955" w:author="Zorman, Daša" w:date="2026-06-22T19:14:00Z" w16du:dateUtc="2026-06-22T17:14:00Z">
            <w:rPr/>
          </w:rPrChange>
        </w:rPr>
        <w:fldChar w:fldCharType="begin"/>
      </w:r>
      <w:r w:rsidR="002E292D" w:rsidRPr="00B706D9">
        <w:rPr>
          <w:i/>
          <w:iCs/>
          <w:rPrChange w:id="956" w:author="Zorman, Daša" w:date="2026-06-22T19:14:00Z" w16du:dateUtc="2026-06-22T17:14:00Z">
            <w:rPr/>
          </w:rPrChange>
        </w:rPr>
        <w:instrText xml:space="preserve"> REF _Ref232576098 \h </w:instrText>
      </w:r>
      <w:r w:rsidR="002E292D" w:rsidRPr="00B706D9">
        <w:rPr>
          <w:i/>
          <w:iCs/>
          <w:rPrChange w:id="957" w:author="Zorman, Daša" w:date="2026-06-22T19:14:00Z" w16du:dateUtc="2026-06-22T17:14:00Z">
            <w:rPr/>
          </w:rPrChange>
        </w:rPr>
      </w:r>
      <w:r w:rsidR="00B706D9">
        <w:rPr>
          <w:i/>
          <w:iCs/>
        </w:rPr>
        <w:instrText xml:space="preserve"> \* MERGEFORMAT </w:instrText>
      </w:r>
      <w:r w:rsidR="002E292D" w:rsidRPr="00B706D9">
        <w:rPr>
          <w:i/>
          <w:iCs/>
          <w:rPrChange w:id="958" w:author="Zorman, Daša" w:date="2026-06-22T19:14:00Z" w16du:dateUtc="2026-06-22T17:14:00Z">
            <w:rPr/>
          </w:rPrChange>
        </w:rPr>
        <w:fldChar w:fldCharType="separate"/>
      </w:r>
      <w:r w:rsidR="005448BA" w:rsidRPr="00B706D9">
        <w:rPr>
          <w:i/>
          <w:iCs/>
          <w:rPrChange w:id="959" w:author="Zorman, Daša" w:date="2026-06-22T19:14:00Z" w16du:dateUtc="2026-06-22T17:14:00Z">
            <w:rPr/>
          </w:rPrChange>
        </w:rPr>
        <w:t xml:space="preserve">Slika </w:t>
      </w:r>
      <w:r w:rsidR="005448BA" w:rsidRPr="00B706D9">
        <w:rPr>
          <w:i/>
          <w:iCs/>
          <w:noProof/>
          <w:rPrChange w:id="960" w:author="Zorman, Daša" w:date="2026-06-22T19:14:00Z" w16du:dateUtc="2026-06-22T17:14:00Z">
            <w:rPr>
              <w:noProof/>
            </w:rPr>
          </w:rPrChange>
        </w:rPr>
        <w:t>20</w:t>
      </w:r>
      <w:r w:rsidR="005448BA" w:rsidRPr="00B706D9">
        <w:rPr>
          <w:i/>
          <w:iCs/>
          <w:rPrChange w:id="961" w:author="Zorman, Daša" w:date="2026-06-22T19:14:00Z" w16du:dateUtc="2026-06-22T17:14:00Z">
            <w:rPr/>
          </w:rPrChange>
        </w:rPr>
        <w:t>: Primerjava metrike MPJPE med modeli po učenju</w:t>
      </w:r>
      <w:r w:rsidR="002E292D" w:rsidRPr="00B706D9">
        <w:rPr>
          <w:i/>
          <w:iCs/>
          <w:rPrChange w:id="962" w:author="Zorman, Daša" w:date="2026-06-22T19:14:00Z" w16du:dateUtc="2026-06-22T17:14:00Z">
            <w:rPr/>
          </w:rPrChange>
        </w:rPr>
        <w:fldChar w:fldCharType="end"/>
      </w:r>
      <w:r w:rsidR="002E292D">
        <w:t>.</w:t>
      </w:r>
      <w:r w:rsidR="007E7E55">
        <w:t xml:space="preserve"> </w:t>
      </w:r>
      <w:r w:rsidR="007E7E55" w:rsidRPr="00A00CA1">
        <w:t xml:space="preserve">Za ocenjevanje je uporabljena enaka metrika kot na sliki </w:t>
      </w:r>
      <w:r w:rsidR="007E7E55" w:rsidRPr="00B706D9">
        <w:rPr>
          <w:i/>
          <w:iCs/>
          <w:rPrChange w:id="963" w:author="Zorman, Daša" w:date="2026-06-22T19:15:00Z" w16du:dateUtc="2026-06-22T17:15:00Z">
            <w:rPr/>
          </w:rPrChange>
        </w:rPr>
        <w:fldChar w:fldCharType="begin"/>
      </w:r>
      <w:r w:rsidR="007E7E55" w:rsidRPr="00B706D9">
        <w:rPr>
          <w:i/>
          <w:iCs/>
          <w:rPrChange w:id="964" w:author="Zorman, Daša" w:date="2026-06-22T19:15:00Z" w16du:dateUtc="2026-06-22T17:15:00Z">
            <w:rPr/>
          </w:rPrChange>
        </w:rPr>
        <w:instrText xml:space="preserve"> REF _Ref226964904 \h </w:instrText>
      </w:r>
      <w:r w:rsidR="007E7E55" w:rsidRPr="00B706D9">
        <w:rPr>
          <w:i/>
          <w:iCs/>
          <w:rPrChange w:id="965" w:author="Zorman, Daša" w:date="2026-06-22T19:15:00Z" w16du:dateUtc="2026-06-22T17:15:00Z">
            <w:rPr/>
          </w:rPrChange>
        </w:rPr>
      </w:r>
      <w:r w:rsidR="00B706D9">
        <w:rPr>
          <w:i/>
          <w:iCs/>
        </w:rPr>
        <w:instrText xml:space="preserve"> \* MERGEFORMAT </w:instrText>
      </w:r>
      <w:r w:rsidR="007E7E55" w:rsidRPr="00B706D9">
        <w:rPr>
          <w:i/>
          <w:iCs/>
          <w:rPrChange w:id="966" w:author="Zorman, Daša" w:date="2026-06-22T19:15:00Z" w16du:dateUtc="2026-06-22T17:15:00Z">
            <w:rPr/>
          </w:rPrChange>
        </w:rPr>
        <w:fldChar w:fldCharType="separate"/>
      </w:r>
      <w:r w:rsidR="005448BA" w:rsidRPr="00B706D9">
        <w:rPr>
          <w:i/>
          <w:iCs/>
          <w:rPrChange w:id="967" w:author="Zorman, Daša" w:date="2026-06-22T19:15:00Z" w16du:dateUtc="2026-06-22T17:15:00Z">
            <w:rPr/>
          </w:rPrChange>
        </w:rPr>
        <w:t xml:space="preserve">Slika </w:t>
      </w:r>
      <w:r w:rsidR="005448BA" w:rsidRPr="00B706D9">
        <w:rPr>
          <w:i/>
          <w:iCs/>
          <w:noProof/>
          <w:rPrChange w:id="968" w:author="Zorman, Daša" w:date="2026-06-22T19:15:00Z" w16du:dateUtc="2026-06-22T17:15:00Z">
            <w:rPr>
              <w:noProof/>
            </w:rPr>
          </w:rPrChange>
        </w:rPr>
        <w:t>5</w:t>
      </w:r>
      <w:r w:rsidR="005448BA" w:rsidRPr="00B706D9">
        <w:rPr>
          <w:i/>
          <w:iCs/>
          <w:rPrChange w:id="969" w:author="Zorman, Daša" w:date="2026-06-22T19:15:00Z" w16du:dateUtc="2026-06-22T17:15:00Z">
            <w:rPr/>
          </w:rPrChange>
        </w:rPr>
        <w:t>: Rezultati MPJPE nad izbranimi modeli</w:t>
      </w:r>
      <w:r w:rsidR="007E7E55" w:rsidRPr="00B706D9">
        <w:rPr>
          <w:i/>
          <w:iCs/>
          <w:rPrChange w:id="970" w:author="Zorman, Daša" w:date="2026-06-22T19:15:00Z" w16du:dateUtc="2026-06-22T17:15:00Z">
            <w:rPr/>
          </w:rPrChange>
        </w:rPr>
        <w:fldChar w:fldCharType="end"/>
      </w:r>
      <w:r w:rsidR="00581A7B">
        <w:t>.</w:t>
      </w:r>
    </w:p>
    <w:p w14:paraId="7B860D32" w14:textId="66C97CEC" w:rsidR="00DE64AC" w:rsidRPr="00A00CA1" w:rsidRDefault="0004582B" w:rsidP="0004582B">
      <w:pPr>
        <w:pStyle w:val="Napis"/>
      </w:pPr>
      <w:bookmarkStart w:id="971" w:name="_Ref232576098"/>
      <w:bookmarkStart w:id="972" w:name="_Toc232947292"/>
      <w:r w:rsidRPr="00A00CA1">
        <w:t xml:space="preserve">Slika </w:t>
      </w:r>
      <w:fldSimple w:instr=" SEQ Slika \* ARABIC ">
        <w:r w:rsidR="00CB1899">
          <w:rPr>
            <w:noProof/>
          </w:rPr>
          <w:t>20</w:t>
        </w:r>
      </w:fldSimple>
      <w:r w:rsidRPr="00A00CA1">
        <w:t>: Primerjava metrike MPJPE med modeli po učenju</w:t>
      </w:r>
      <w:bookmarkEnd w:id="971"/>
      <w:bookmarkEnd w:id="972"/>
    </w:p>
    <w:p w14:paraId="6D68C46D" w14:textId="77777777" w:rsidR="005B3578" w:rsidRDefault="005B3578" w:rsidP="005E1A87"/>
    <w:p w14:paraId="6AB196B9" w14:textId="02FAB66E" w:rsidR="00CC4442" w:rsidRPr="00A00CA1" w:rsidRDefault="00326C0B" w:rsidP="005E1A87">
      <w:r w:rsidRPr="00A00CA1">
        <w:t>Naučena različica modela YOLO11n-pose</w:t>
      </w:r>
      <w:r w:rsidR="000F574C" w:rsidRPr="00A00CA1">
        <w:t xml:space="preserve"> je dosegla MPJPE 0</w:t>
      </w:r>
      <w:r w:rsidR="00100E1B">
        <w:t>,</w:t>
      </w:r>
      <w:r w:rsidR="000F574C" w:rsidRPr="00A00CA1">
        <w:t xml:space="preserve">016, kar predstavlja izrazito izboljšanje v primerjavi z izhodiščno različico </w:t>
      </w:r>
      <w:ins w:id="973" w:author="Zorman, Daša" w:date="2026-06-22T19:15:00Z" w16du:dateUtc="2026-06-22T17:15:00Z">
        <w:r w:rsidR="00B706D9" w:rsidRPr="00A00CA1">
          <w:t>modela</w:t>
        </w:r>
        <w:r w:rsidR="00B706D9" w:rsidRPr="00A00CA1">
          <w:t xml:space="preserve"> </w:t>
        </w:r>
      </w:ins>
      <w:r w:rsidR="000F574C" w:rsidRPr="00A00CA1">
        <w:t>YOLO11n-pose</w:t>
      </w:r>
      <w:del w:id="974" w:author="Zorman, Daša" w:date="2026-06-22T19:15:00Z" w16du:dateUtc="2026-06-22T17:15:00Z">
        <w:r w:rsidR="000F574C" w:rsidRPr="00A00CA1" w:rsidDel="00B706D9">
          <w:delText xml:space="preserve"> modela</w:delText>
        </w:r>
      </w:del>
      <w:r w:rsidR="000F574C" w:rsidRPr="00A00CA1">
        <w:t>, ki znaša 0</w:t>
      </w:r>
      <w:r w:rsidR="005F03B6">
        <w:t>,</w:t>
      </w:r>
      <w:r w:rsidR="000F574C" w:rsidRPr="00A00CA1">
        <w:t>036</w:t>
      </w:r>
      <w:r w:rsidR="008D2FFF" w:rsidRPr="00A00CA1">
        <w:t>, kar potrjuje, da je prilagoditev modela na lastno domeno bistven</w:t>
      </w:r>
      <w:ins w:id="975" w:author="Zorman, Daša" w:date="2026-06-22T19:15:00Z" w16du:dateUtc="2026-06-22T17:15:00Z">
        <w:r w:rsidR="00B706D9">
          <w:t>o</w:t>
        </w:r>
      </w:ins>
      <w:del w:id="976" w:author="Zorman, Daša" w:date="2026-06-22T19:15:00Z" w16du:dateUtc="2026-06-22T17:15:00Z">
        <w:r w:rsidR="008D2FFF" w:rsidRPr="00A00CA1" w:rsidDel="00B706D9">
          <w:delText>i</w:delText>
        </w:r>
      </w:del>
      <w:r w:rsidR="008D2FFF" w:rsidRPr="00A00CA1">
        <w:t xml:space="preserve"> povečala natančnost napovedi.</w:t>
      </w:r>
      <w:del w:id="977" w:author="Zorman, Daša" w:date="2026-06-22T19:15:00Z" w16du:dateUtc="2026-06-22T17:15:00Z">
        <w:r w:rsidR="00CC4442" w:rsidRPr="00A00CA1" w:rsidDel="00B706D9">
          <w:delText xml:space="preserve"> </w:delText>
        </w:r>
      </w:del>
    </w:p>
    <w:p w14:paraId="2D8C7F1F" w14:textId="77777777" w:rsidR="00CC4442" w:rsidRPr="00A00CA1" w:rsidRDefault="00CC4442" w:rsidP="005E1A87"/>
    <w:p w14:paraId="1749F7A8" w14:textId="529DB97F" w:rsidR="005E1A87" w:rsidRPr="00A00CA1" w:rsidRDefault="00CC4442" w:rsidP="005E1A87">
      <w:r w:rsidRPr="00A00CA1">
        <w:t xml:space="preserve">Naučeni </w:t>
      </w:r>
      <w:ins w:id="978" w:author="Zorman, Daša" w:date="2026-06-22T19:15:00Z" w16du:dateUtc="2026-06-22T17:15:00Z">
        <w:r w:rsidR="00B706D9" w:rsidRPr="00A00CA1">
          <w:t xml:space="preserve">model </w:t>
        </w:r>
      </w:ins>
      <w:r w:rsidRPr="00A00CA1">
        <w:t xml:space="preserve">YOLO11n-pose </w:t>
      </w:r>
      <w:del w:id="979" w:author="Zorman, Daša" w:date="2026-06-22T19:15:00Z" w16du:dateUtc="2026-06-22T17:15:00Z">
        <w:r w:rsidRPr="00A00CA1" w:rsidDel="00B706D9">
          <w:delText xml:space="preserve">model </w:delText>
        </w:r>
      </w:del>
      <w:r w:rsidRPr="00A00CA1">
        <w:t>po MPJPE preseže tudi ostale primerjane modele, ne le</w:t>
      </w:r>
      <w:del w:id="980" w:author="Zorman, Daša" w:date="2026-06-22T19:15:00Z" w16du:dateUtc="2026-06-22T17:15:00Z">
        <w:r w:rsidRPr="00A00CA1" w:rsidDel="00B706D9">
          <w:delText>t</w:delText>
        </w:r>
      </w:del>
      <w:r w:rsidRPr="00A00CA1">
        <w:t xml:space="preserve"> lastne izhodiščne različice.</w:t>
      </w:r>
      <w:r w:rsidR="00485AFD" w:rsidRPr="00A00CA1">
        <w:t xml:space="preserve"> Takšni rezultati so pričakovani, saj je model naučen na učni množici, zbrani v zelo podobnih pogojih kot testni scenarij uporabe.</w:t>
      </w:r>
    </w:p>
    <w:p w14:paraId="4E5842AF" w14:textId="77777777" w:rsidR="00641728" w:rsidRPr="00A00CA1" w:rsidRDefault="00641728" w:rsidP="005E1A87"/>
    <w:p w14:paraId="720662C9" w14:textId="71B33822" w:rsidR="001221AD" w:rsidRDefault="00641728" w:rsidP="00E61BB7">
      <w:r w:rsidRPr="00A00CA1">
        <w:t>Oceno vpliva učenja na kakovost lokalizacije sklepnih točk prikazuje</w:t>
      </w:r>
      <w:r w:rsidR="00AD479C">
        <w:t>jo</w:t>
      </w:r>
      <w:r w:rsidRPr="00A00CA1">
        <w:t xml:space="preserve"> slik</w:t>
      </w:r>
      <w:r w:rsidR="00AD479C">
        <w:t xml:space="preserve">e </w:t>
      </w:r>
      <w:r w:rsidR="00113BBE" w:rsidRPr="00B706D9">
        <w:rPr>
          <w:i/>
          <w:iCs/>
          <w:rPrChange w:id="981" w:author="Zorman, Daša" w:date="2026-06-22T19:15:00Z" w16du:dateUtc="2026-06-22T17:15:00Z">
            <w:rPr/>
          </w:rPrChange>
        </w:rPr>
        <w:fldChar w:fldCharType="begin"/>
      </w:r>
      <w:r w:rsidR="00113BBE" w:rsidRPr="00B706D9">
        <w:rPr>
          <w:i/>
          <w:iCs/>
          <w:rPrChange w:id="982" w:author="Zorman, Daša" w:date="2026-06-22T19:15:00Z" w16du:dateUtc="2026-06-22T17:15:00Z">
            <w:rPr/>
          </w:rPrChange>
        </w:rPr>
        <w:instrText xml:space="preserve"> REF _Ref232576141 \h </w:instrText>
      </w:r>
      <w:r w:rsidR="00113BBE" w:rsidRPr="00B706D9">
        <w:rPr>
          <w:i/>
          <w:iCs/>
          <w:rPrChange w:id="983" w:author="Zorman, Daša" w:date="2026-06-22T19:15:00Z" w16du:dateUtc="2026-06-22T17:15:00Z">
            <w:rPr/>
          </w:rPrChange>
        </w:rPr>
      </w:r>
      <w:r w:rsidR="00B706D9">
        <w:rPr>
          <w:i/>
          <w:iCs/>
        </w:rPr>
        <w:instrText xml:space="preserve"> \* MERGEFORMAT </w:instrText>
      </w:r>
      <w:r w:rsidR="00113BBE" w:rsidRPr="00B706D9">
        <w:rPr>
          <w:i/>
          <w:iCs/>
          <w:rPrChange w:id="984" w:author="Zorman, Daša" w:date="2026-06-22T19:15:00Z" w16du:dateUtc="2026-06-22T17:15:00Z">
            <w:rPr/>
          </w:rPrChange>
        </w:rPr>
        <w:fldChar w:fldCharType="separate"/>
      </w:r>
      <w:r w:rsidR="005448BA" w:rsidRPr="00B706D9">
        <w:rPr>
          <w:i/>
          <w:iCs/>
          <w:rPrChange w:id="985" w:author="Zorman, Daša" w:date="2026-06-22T19:15:00Z" w16du:dateUtc="2026-06-22T17:15:00Z">
            <w:rPr/>
          </w:rPrChange>
        </w:rPr>
        <w:t xml:space="preserve">Slika </w:t>
      </w:r>
      <w:r w:rsidR="005448BA" w:rsidRPr="00B706D9">
        <w:rPr>
          <w:i/>
          <w:iCs/>
          <w:noProof/>
          <w:rPrChange w:id="986" w:author="Zorman, Daša" w:date="2026-06-22T19:15:00Z" w16du:dateUtc="2026-06-22T17:15:00Z">
            <w:rPr>
              <w:noProof/>
            </w:rPr>
          </w:rPrChange>
        </w:rPr>
        <w:t>21</w:t>
      </w:r>
      <w:r w:rsidR="005448BA" w:rsidRPr="00B706D9">
        <w:rPr>
          <w:i/>
          <w:iCs/>
          <w:rPrChange w:id="987" w:author="Zorman, Daša" w:date="2026-06-22T19:15:00Z" w16du:dateUtc="2026-06-22T17:15:00Z">
            <w:rPr/>
          </w:rPrChange>
        </w:rPr>
        <w:t>: Primerjava metrike PCK s pragom 0,01 med modeli po učenju</w:t>
      </w:r>
      <w:r w:rsidR="00113BBE" w:rsidRPr="00B706D9">
        <w:rPr>
          <w:i/>
          <w:iCs/>
          <w:rPrChange w:id="988" w:author="Zorman, Daša" w:date="2026-06-22T19:15:00Z" w16du:dateUtc="2026-06-22T17:15:00Z">
            <w:rPr/>
          </w:rPrChange>
        </w:rPr>
        <w:fldChar w:fldCharType="end"/>
      </w:r>
      <w:r w:rsidR="00113BBE">
        <w:t xml:space="preserve">, </w:t>
      </w:r>
      <w:r w:rsidR="00D5182C" w:rsidRPr="00B706D9">
        <w:rPr>
          <w:i/>
          <w:iCs/>
          <w:rPrChange w:id="989" w:author="Zorman, Daša" w:date="2026-06-22T19:16:00Z" w16du:dateUtc="2026-06-22T17:16:00Z">
            <w:rPr/>
          </w:rPrChange>
        </w:rPr>
        <w:fldChar w:fldCharType="begin"/>
      </w:r>
      <w:r w:rsidR="00D5182C" w:rsidRPr="00B706D9">
        <w:rPr>
          <w:i/>
          <w:iCs/>
          <w:rPrChange w:id="990" w:author="Zorman, Daša" w:date="2026-06-22T19:16:00Z" w16du:dateUtc="2026-06-22T17:16:00Z">
            <w:rPr/>
          </w:rPrChange>
        </w:rPr>
        <w:instrText xml:space="preserve"> REF _Ref228370909 \h </w:instrText>
      </w:r>
      <w:r w:rsidR="00D5182C" w:rsidRPr="00B706D9">
        <w:rPr>
          <w:i/>
          <w:iCs/>
          <w:rPrChange w:id="991" w:author="Zorman, Daša" w:date="2026-06-22T19:16:00Z" w16du:dateUtc="2026-06-22T17:16:00Z">
            <w:rPr/>
          </w:rPrChange>
        </w:rPr>
      </w:r>
      <w:r w:rsidR="00B706D9">
        <w:rPr>
          <w:i/>
          <w:iCs/>
        </w:rPr>
        <w:instrText xml:space="preserve"> \* MERGEFORMAT </w:instrText>
      </w:r>
      <w:r w:rsidR="00D5182C" w:rsidRPr="00B706D9">
        <w:rPr>
          <w:i/>
          <w:iCs/>
          <w:rPrChange w:id="992" w:author="Zorman, Daša" w:date="2026-06-22T19:16:00Z" w16du:dateUtc="2026-06-22T17:16:00Z">
            <w:rPr/>
          </w:rPrChange>
        </w:rPr>
        <w:fldChar w:fldCharType="separate"/>
      </w:r>
      <w:r w:rsidR="005448BA" w:rsidRPr="00B706D9">
        <w:rPr>
          <w:i/>
          <w:iCs/>
          <w:rPrChange w:id="993" w:author="Zorman, Daša" w:date="2026-06-22T19:16:00Z" w16du:dateUtc="2026-06-22T17:16:00Z">
            <w:rPr/>
          </w:rPrChange>
        </w:rPr>
        <w:t xml:space="preserve">Slika </w:t>
      </w:r>
      <w:r w:rsidR="005448BA" w:rsidRPr="00B706D9">
        <w:rPr>
          <w:i/>
          <w:iCs/>
          <w:noProof/>
          <w:rPrChange w:id="994" w:author="Zorman, Daša" w:date="2026-06-22T19:16:00Z" w16du:dateUtc="2026-06-22T17:16:00Z">
            <w:rPr>
              <w:noProof/>
            </w:rPr>
          </w:rPrChange>
        </w:rPr>
        <w:t>22</w:t>
      </w:r>
      <w:r w:rsidR="005448BA" w:rsidRPr="00B706D9">
        <w:rPr>
          <w:i/>
          <w:iCs/>
          <w:rPrChange w:id="995" w:author="Zorman, Daša" w:date="2026-06-22T19:16:00Z" w16du:dateUtc="2026-06-22T17:16:00Z">
            <w:rPr/>
          </w:rPrChange>
        </w:rPr>
        <w:t>: Primerjava metrike PCK s pragom 0,02 med modeli po učenju</w:t>
      </w:r>
      <w:r w:rsidR="00D5182C" w:rsidRPr="00B706D9">
        <w:rPr>
          <w:i/>
          <w:iCs/>
          <w:rPrChange w:id="996" w:author="Zorman, Daša" w:date="2026-06-22T19:16:00Z" w16du:dateUtc="2026-06-22T17:16:00Z">
            <w:rPr/>
          </w:rPrChange>
        </w:rPr>
        <w:fldChar w:fldCharType="end"/>
      </w:r>
      <w:r w:rsidR="00113BBE">
        <w:t xml:space="preserve"> in </w:t>
      </w:r>
      <w:r w:rsidR="00113BBE" w:rsidRPr="00B706D9">
        <w:rPr>
          <w:i/>
          <w:iCs/>
          <w:rPrChange w:id="997" w:author="Zorman, Daša" w:date="2026-06-22T19:16:00Z" w16du:dateUtc="2026-06-22T17:16:00Z">
            <w:rPr/>
          </w:rPrChange>
        </w:rPr>
        <w:fldChar w:fldCharType="begin"/>
      </w:r>
      <w:r w:rsidR="00113BBE" w:rsidRPr="00B706D9">
        <w:rPr>
          <w:i/>
          <w:iCs/>
          <w:rPrChange w:id="998" w:author="Zorman, Daša" w:date="2026-06-22T19:16:00Z" w16du:dateUtc="2026-06-22T17:16:00Z">
            <w:rPr/>
          </w:rPrChange>
        </w:rPr>
        <w:instrText xml:space="preserve"> REF _Ref232576158 \h </w:instrText>
      </w:r>
      <w:r w:rsidR="00113BBE" w:rsidRPr="00B706D9">
        <w:rPr>
          <w:i/>
          <w:iCs/>
          <w:rPrChange w:id="999" w:author="Zorman, Daša" w:date="2026-06-22T19:16:00Z" w16du:dateUtc="2026-06-22T17:16:00Z">
            <w:rPr/>
          </w:rPrChange>
        </w:rPr>
      </w:r>
      <w:r w:rsidR="00B706D9">
        <w:rPr>
          <w:i/>
          <w:iCs/>
        </w:rPr>
        <w:instrText xml:space="preserve"> \* MERGEFORMAT </w:instrText>
      </w:r>
      <w:r w:rsidR="00113BBE" w:rsidRPr="00B706D9">
        <w:rPr>
          <w:i/>
          <w:iCs/>
          <w:rPrChange w:id="1000" w:author="Zorman, Daša" w:date="2026-06-22T19:16:00Z" w16du:dateUtc="2026-06-22T17:16:00Z">
            <w:rPr/>
          </w:rPrChange>
        </w:rPr>
        <w:fldChar w:fldCharType="separate"/>
      </w:r>
      <w:r w:rsidR="005448BA" w:rsidRPr="00B706D9">
        <w:rPr>
          <w:i/>
          <w:iCs/>
          <w:rPrChange w:id="1001" w:author="Zorman, Daša" w:date="2026-06-22T19:16:00Z" w16du:dateUtc="2026-06-22T17:16:00Z">
            <w:rPr/>
          </w:rPrChange>
        </w:rPr>
        <w:t xml:space="preserve">Slika </w:t>
      </w:r>
      <w:r w:rsidR="005448BA" w:rsidRPr="00B706D9">
        <w:rPr>
          <w:i/>
          <w:iCs/>
          <w:noProof/>
          <w:rPrChange w:id="1002" w:author="Zorman, Daša" w:date="2026-06-22T19:16:00Z" w16du:dateUtc="2026-06-22T17:16:00Z">
            <w:rPr>
              <w:noProof/>
            </w:rPr>
          </w:rPrChange>
        </w:rPr>
        <w:t>23</w:t>
      </w:r>
      <w:r w:rsidR="005448BA" w:rsidRPr="00B706D9">
        <w:rPr>
          <w:i/>
          <w:iCs/>
          <w:rPrChange w:id="1003" w:author="Zorman, Daša" w:date="2026-06-22T19:16:00Z" w16du:dateUtc="2026-06-22T17:16:00Z">
            <w:rPr/>
          </w:rPrChange>
        </w:rPr>
        <w:t>: Primerjava metrike PCK s pragom 0,04 med modeli po učenju</w:t>
      </w:r>
      <w:r w:rsidR="00113BBE" w:rsidRPr="00B706D9">
        <w:rPr>
          <w:i/>
          <w:iCs/>
          <w:rPrChange w:id="1004" w:author="Zorman, Daša" w:date="2026-06-22T19:16:00Z" w16du:dateUtc="2026-06-22T17:16:00Z">
            <w:rPr/>
          </w:rPrChange>
        </w:rPr>
        <w:fldChar w:fldCharType="end"/>
      </w:r>
      <w:r w:rsidR="00D5182C" w:rsidRPr="00A00CA1">
        <w:t xml:space="preserve">. </w:t>
      </w:r>
      <w:r w:rsidR="00E649B6" w:rsidRPr="00A00CA1">
        <w:t xml:space="preserve">Pri </w:t>
      </w:r>
      <w:r w:rsidR="00A75516">
        <w:t xml:space="preserve">vseh treh </w:t>
      </w:r>
      <w:r w:rsidR="00E649B6" w:rsidRPr="00A00CA1">
        <w:t xml:space="preserve">pragih naučeni model doseže najvišjo vrednost in predstavlja izrazito izboljšanje v kakovosti, saj se je naučeni model v metriki </w:t>
      </w:r>
      <w:r w:rsidR="008E1E15" w:rsidRPr="00CD32DC">
        <w:rPr>
          <w:noProof/>
        </w:rPr>
        <w:drawing>
          <wp:anchor distT="0" distB="0" distL="114300" distR="114300" simplePos="0" relativeHeight="251673088" behindDoc="0" locked="0" layoutInCell="1" allowOverlap="1" wp14:anchorId="2DBFCE6F" wp14:editId="23CD2425">
            <wp:simplePos x="0" y="0"/>
            <wp:positionH relativeFrom="margin">
              <wp:align>center</wp:align>
            </wp:positionH>
            <wp:positionV relativeFrom="paragraph">
              <wp:posOffset>1247627</wp:posOffset>
            </wp:positionV>
            <wp:extent cx="5875660" cy="2466975"/>
            <wp:effectExtent l="0" t="0" r="0" b="0"/>
            <wp:wrapSquare wrapText="bothSides"/>
            <wp:docPr id="193083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37243" name=""/>
                    <pic:cNvPicPr/>
                  </pic:nvPicPr>
                  <pic:blipFill>
                    <a:blip r:embed="rId46">
                      <a:extLst>
                        <a:ext uri="{28A0092B-C50C-407E-A947-70E740481C1C}">
                          <a14:useLocalDpi xmlns:a14="http://schemas.microsoft.com/office/drawing/2010/main" val="0"/>
                        </a:ext>
                      </a:extLst>
                    </a:blip>
                    <a:stretch>
                      <a:fillRect/>
                    </a:stretch>
                  </pic:blipFill>
                  <pic:spPr>
                    <a:xfrm>
                      <a:off x="0" y="0"/>
                      <a:ext cx="5875660" cy="2466975"/>
                    </a:xfrm>
                    <a:prstGeom prst="rect">
                      <a:avLst/>
                    </a:prstGeom>
                  </pic:spPr>
                </pic:pic>
              </a:graphicData>
            </a:graphic>
          </wp:anchor>
        </w:drawing>
      </w:r>
      <w:r w:rsidR="00E649B6" w:rsidRPr="00A00CA1">
        <w:t>PCK s pragom 0</w:t>
      </w:r>
      <w:r w:rsidR="00C07282">
        <w:t>,</w:t>
      </w:r>
      <w:r w:rsidR="00E649B6" w:rsidRPr="00A00CA1">
        <w:t>01 izboljšal za več kot enkrat</w:t>
      </w:r>
      <w:r w:rsidR="00823A07" w:rsidRPr="00A00CA1">
        <w:t xml:space="preserve"> v primerjavi z izhodiščno različico</w:t>
      </w:r>
      <w:r w:rsidR="00E649B6" w:rsidRPr="00A00CA1">
        <w:t>.</w:t>
      </w:r>
    </w:p>
    <w:p w14:paraId="108ED304" w14:textId="7616E782" w:rsidR="008B7903" w:rsidRPr="00A00CA1" w:rsidRDefault="008B7903" w:rsidP="00863549">
      <w:pPr>
        <w:jc w:val="center"/>
      </w:pPr>
      <w:bookmarkStart w:id="1005" w:name="_Ref232576141"/>
      <w:bookmarkStart w:id="1006" w:name="_Toc232947293"/>
      <w:r w:rsidRPr="00A00CA1">
        <w:t xml:space="preserve">Slika </w:t>
      </w:r>
      <w:fldSimple w:instr=" SEQ Slika \* ARABIC ">
        <w:r w:rsidR="00CB1899">
          <w:rPr>
            <w:noProof/>
          </w:rPr>
          <w:t>21</w:t>
        </w:r>
      </w:fldSimple>
      <w:r w:rsidRPr="00A00CA1">
        <w:t>: Primerjava metrike PCK s pragom 0</w:t>
      </w:r>
      <w:r>
        <w:t>,</w:t>
      </w:r>
      <w:r w:rsidRPr="00A00CA1">
        <w:t>01 med modeli po učenju</w:t>
      </w:r>
      <w:bookmarkEnd w:id="1005"/>
      <w:bookmarkEnd w:id="1006"/>
    </w:p>
    <w:p w14:paraId="6BB16B00" w14:textId="411A8F02" w:rsidR="00547D76" w:rsidRPr="00547D76" w:rsidRDefault="006E3440" w:rsidP="003437BA">
      <w:pPr>
        <w:pStyle w:val="Napis"/>
        <w:jc w:val="both"/>
      </w:pPr>
      <w:bookmarkStart w:id="1007" w:name="_Ref228370902"/>
      <w:r w:rsidRPr="00E349F9">
        <w:rPr>
          <w:noProof/>
        </w:rPr>
        <w:lastRenderedPageBreak/>
        <w:drawing>
          <wp:anchor distT="0" distB="0" distL="114300" distR="114300" simplePos="0" relativeHeight="251672064" behindDoc="0" locked="0" layoutInCell="1" allowOverlap="1" wp14:anchorId="01C8FBF7" wp14:editId="6963FB34">
            <wp:simplePos x="0" y="0"/>
            <wp:positionH relativeFrom="margin">
              <wp:align>center</wp:align>
            </wp:positionH>
            <wp:positionV relativeFrom="paragraph">
              <wp:posOffset>501148</wp:posOffset>
            </wp:positionV>
            <wp:extent cx="6170295" cy="2590800"/>
            <wp:effectExtent l="0" t="0" r="1905" b="0"/>
            <wp:wrapSquare wrapText="bothSides"/>
            <wp:docPr id="1325706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06295" name=""/>
                    <pic:cNvPicPr/>
                  </pic:nvPicPr>
                  <pic:blipFill>
                    <a:blip r:embed="rId47">
                      <a:extLst>
                        <a:ext uri="{28A0092B-C50C-407E-A947-70E740481C1C}">
                          <a14:useLocalDpi xmlns:a14="http://schemas.microsoft.com/office/drawing/2010/main" val="0"/>
                        </a:ext>
                      </a:extLst>
                    </a:blip>
                    <a:stretch>
                      <a:fillRect/>
                    </a:stretch>
                  </pic:blipFill>
                  <pic:spPr>
                    <a:xfrm>
                      <a:off x="0" y="0"/>
                      <a:ext cx="6170295" cy="2590800"/>
                    </a:xfrm>
                    <a:prstGeom prst="rect">
                      <a:avLst/>
                    </a:prstGeom>
                  </pic:spPr>
                </pic:pic>
              </a:graphicData>
            </a:graphic>
          </wp:anchor>
        </w:drawing>
      </w:r>
      <w:bookmarkEnd w:id="1007"/>
    </w:p>
    <w:p w14:paraId="6B02B840" w14:textId="3DA471B0" w:rsidR="00FB057F" w:rsidRPr="00A00CA1" w:rsidRDefault="001B2D24" w:rsidP="001B2D24">
      <w:pPr>
        <w:pStyle w:val="Napis"/>
      </w:pPr>
      <w:bookmarkStart w:id="1008" w:name="_Ref228370909"/>
      <w:bookmarkStart w:id="1009" w:name="_Toc232947294"/>
      <w:r w:rsidRPr="00A00CA1">
        <w:t xml:space="preserve">Slika </w:t>
      </w:r>
      <w:fldSimple w:instr=" SEQ Slika \* ARABIC ">
        <w:r w:rsidR="00CB1899">
          <w:rPr>
            <w:noProof/>
          </w:rPr>
          <w:t>22</w:t>
        </w:r>
      </w:fldSimple>
      <w:r w:rsidRPr="00A00CA1">
        <w:t>: Primerjava metrike PCK s pragom 0</w:t>
      </w:r>
      <w:r w:rsidR="00E86FCD">
        <w:t>,</w:t>
      </w:r>
      <w:r w:rsidRPr="00A00CA1">
        <w:t>02 med modeli po učenju</w:t>
      </w:r>
      <w:bookmarkEnd w:id="1008"/>
      <w:bookmarkEnd w:id="1009"/>
    </w:p>
    <w:p w14:paraId="12E444C9" w14:textId="49888653" w:rsidR="00F86B79" w:rsidRPr="00A00CA1" w:rsidRDefault="005B3578" w:rsidP="00486809">
      <w:pPr>
        <w:pStyle w:val="Images"/>
      </w:pPr>
      <w:bookmarkStart w:id="1010" w:name="_Ref232576158"/>
      <w:bookmarkStart w:id="1011" w:name="_Toc232947295"/>
      <w:r w:rsidRPr="00A06CD2">
        <w:rPr>
          <w:noProof/>
        </w:rPr>
        <w:drawing>
          <wp:anchor distT="0" distB="0" distL="114300" distR="114300" simplePos="0" relativeHeight="251665920" behindDoc="0" locked="0" layoutInCell="1" allowOverlap="1" wp14:anchorId="28F1E0DC" wp14:editId="7B650258">
            <wp:simplePos x="0" y="0"/>
            <wp:positionH relativeFrom="margin">
              <wp:posOffset>-219075</wp:posOffset>
            </wp:positionH>
            <wp:positionV relativeFrom="paragraph">
              <wp:posOffset>3175</wp:posOffset>
            </wp:positionV>
            <wp:extent cx="6169025" cy="2590800"/>
            <wp:effectExtent l="0" t="0" r="3175" b="0"/>
            <wp:wrapSquare wrapText="bothSides"/>
            <wp:docPr id="2500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7062" name=""/>
                    <pic:cNvPicPr/>
                  </pic:nvPicPr>
                  <pic:blipFill>
                    <a:blip r:embed="rId48">
                      <a:extLst>
                        <a:ext uri="{28A0092B-C50C-407E-A947-70E740481C1C}">
                          <a14:useLocalDpi xmlns:a14="http://schemas.microsoft.com/office/drawing/2010/main" val="0"/>
                        </a:ext>
                      </a:extLst>
                    </a:blip>
                    <a:stretch>
                      <a:fillRect/>
                    </a:stretch>
                  </pic:blipFill>
                  <pic:spPr>
                    <a:xfrm>
                      <a:off x="0" y="0"/>
                      <a:ext cx="6169025" cy="2590800"/>
                    </a:xfrm>
                    <a:prstGeom prst="rect">
                      <a:avLst/>
                    </a:prstGeom>
                  </pic:spPr>
                </pic:pic>
              </a:graphicData>
            </a:graphic>
            <wp14:sizeRelH relativeFrom="margin">
              <wp14:pctWidth>0</wp14:pctWidth>
            </wp14:sizeRelH>
            <wp14:sizeRelV relativeFrom="margin">
              <wp14:pctHeight>0</wp14:pctHeight>
            </wp14:sizeRelV>
          </wp:anchor>
        </w:drawing>
      </w:r>
      <w:r w:rsidR="00D9556A">
        <w:t xml:space="preserve">Slika </w:t>
      </w:r>
      <w:fldSimple w:instr=" SEQ Slika \* ARABIC ">
        <w:r w:rsidR="00CB1899">
          <w:rPr>
            <w:noProof/>
          </w:rPr>
          <w:t>23</w:t>
        </w:r>
      </w:fldSimple>
      <w:r w:rsidR="00D9556A">
        <w:t>: Primerjava metrike PCK s pragom 0,04 med modeli po učenju</w:t>
      </w:r>
      <w:bookmarkEnd w:id="1010"/>
      <w:bookmarkEnd w:id="1011"/>
    </w:p>
    <w:p w14:paraId="79591193" w14:textId="268EA624" w:rsidR="00554DCE" w:rsidRDefault="00554DCE">
      <w:pPr>
        <w:spacing w:line="240" w:lineRule="auto"/>
        <w:jc w:val="left"/>
        <w:rPr>
          <w:rFonts w:cs="Times New Roman"/>
          <w:b/>
          <w:bCs/>
          <w:caps/>
          <w:kern w:val="32"/>
          <w:sz w:val="36"/>
          <w:szCs w:val="36"/>
        </w:rPr>
      </w:pPr>
      <w:r>
        <w:rPr>
          <w:b/>
          <w:sz w:val="36"/>
          <w:szCs w:val="36"/>
        </w:rPr>
        <w:br w:type="page"/>
      </w:r>
    </w:p>
    <w:p w14:paraId="324B3923" w14:textId="211524CE" w:rsidR="006A23EF" w:rsidRPr="00A00CA1" w:rsidRDefault="006A23EF" w:rsidP="009C41F8">
      <w:pPr>
        <w:pStyle w:val="Naslov1"/>
        <w:spacing w:line="360" w:lineRule="auto"/>
        <w:rPr>
          <w:b/>
          <w:sz w:val="36"/>
          <w:szCs w:val="36"/>
          <w:lang w:val="sl-SI"/>
        </w:rPr>
      </w:pPr>
      <w:bookmarkStart w:id="1012" w:name="_Toc232940838"/>
      <w:r w:rsidRPr="00A00CA1">
        <w:rPr>
          <w:b/>
          <w:sz w:val="36"/>
          <w:szCs w:val="36"/>
          <w:lang w:val="sl-SI"/>
        </w:rPr>
        <w:lastRenderedPageBreak/>
        <w:t>SPREMLJANJE IN ANALI</w:t>
      </w:r>
      <w:r w:rsidR="00A47ABC" w:rsidRPr="00A00CA1">
        <w:rPr>
          <w:b/>
          <w:sz w:val="36"/>
          <w:szCs w:val="36"/>
          <w:lang w:val="sl-SI"/>
        </w:rPr>
        <w:t>ZA</w:t>
      </w:r>
      <w:r w:rsidRPr="00A00CA1">
        <w:rPr>
          <w:b/>
          <w:sz w:val="36"/>
          <w:szCs w:val="36"/>
          <w:lang w:val="sl-SI"/>
        </w:rPr>
        <w:t xml:space="preserve"> VADBE</w:t>
      </w:r>
      <w:bookmarkEnd w:id="1012"/>
    </w:p>
    <w:p w14:paraId="0B7B0161" w14:textId="0CF62623" w:rsidR="00A90A9D" w:rsidRDefault="00A90A9D" w:rsidP="00A90A9D">
      <w:r>
        <w:t>Ključni prispevek tega magistrskega dela je integracija realno</w:t>
      </w:r>
      <w:del w:id="1013" w:author="Zorman, Daša" w:date="2026-06-22T19:16:00Z" w16du:dateUtc="2026-06-22T17:16:00Z">
        <w:r w:rsidDel="00B706D9">
          <w:delText>-</w:delText>
        </w:r>
      </w:del>
      <w:r>
        <w:t>časovne zaznave drže v sistem</w:t>
      </w:r>
      <w:r w:rsidR="00163F53">
        <w:t>u</w:t>
      </w:r>
      <w:r>
        <w:t>, ki omogoča spremljanje in analizo vadbe posameznika med izvedbo v okolju spletnega brskalnika. Analiza poteka na podlagi vnaprej izbrane vaje, saj se pravila in merjene metrike med vajami razlikujejo, nekatere faze pa so skupne vsem vajam in so neodvisne od specifične izvedbe. Spremljanje in analiza sta zasnovana na ravni posamezne serije: uporabnik izvede eno serijo, sistem jo analizira, postopek pa se nato ponovi za naslednjo serijo.</w:t>
      </w:r>
    </w:p>
    <w:p w14:paraId="08F0A807" w14:textId="77777777" w:rsidR="00A90A9D" w:rsidRDefault="00A90A9D" w:rsidP="00A90A9D"/>
    <w:p w14:paraId="56880BF9" w14:textId="2FD96D7F" w:rsidR="00AE5077" w:rsidRDefault="00A90A9D" w:rsidP="00A90A9D">
      <w:r>
        <w:t>Ta razdelek podaja opis sistema na visoki ravni in se osredotoča na arhitekturne principe ter znanstvene koncepte, ki omogočajo robustno delovanje v realnih pogojih. Konkretne implementacijske podrobnosti (npr. natančna arhitektura končnega avtomata, pragovi, poslovna pravila in klasifikacijske strategije) v magistrskem delu niso razkrite v obliki, ki bi omogočala neposredno replikacijo celotnega sistema.</w:t>
      </w:r>
    </w:p>
    <w:p w14:paraId="3FEE7CCA" w14:textId="77777777" w:rsidR="00C05431" w:rsidRPr="00A00CA1" w:rsidRDefault="00C05431" w:rsidP="00A90A9D"/>
    <w:p w14:paraId="709E880A" w14:textId="14C53476" w:rsidR="0042355E" w:rsidRPr="00A00CA1" w:rsidRDefault="00195BD1" w:rsidP="009C41F8">
      <w:pPr>
        <w:pStyle w:val="Naslov2"/>
        <w:tabs>
          <w:tab w:val="clear" w:pos="860"/>
          <w:tab w:val="num" w:pos="567"/>
        </w:tabs>
      </w:pPr>
      <w:bookmarkStart w:id="1014" w:name="_Toc232940839"/>
      <w:r>
        <w:t>Arhitekturni potek analize serije</w:t>
      </w:r>
      <w:bookmarkEnd w:id="1014"/>
    </w:p>
    <w:p w14:paraId="05719933" w14:textId="0B211EF8" w:rsidR="00DB1776" w:rsidRPr="00DB1776" w:rsidRDefault="00DB1776" w:rsidP="00DB1776">
      <w:r w:rsidRPr="00DB1776">
        <w:t>Realno</w:t>
      </w:r>
      <w:del w:id="1015" w:author="Zorman, Daša" w:date="2026-06-22T19:17:00Z" w16du:dateUtc="2026-06-22T17:17:00Z">
        <w:r w:rsidRPr="00DB1776" w:rsidDel="00B706D9">
          <w:delText>-</w:delText>
        </w:r>
      </w:del>
      <w:r w:rsidRPr="00DB1776">
        <w:t>časovna analiza vadbe zahteva stabilen in ponovljiv potek obdelave, saj se sistem izvaja v nepredvidljivih pogojih (različne naprave, osvetlitev, ozadje, delna zakritost telesa, nihanje FPS). Da bi zagotovili</w:t>
      </w:r>
      <w:del w:id="1016" w:author="Zorman, Daša" w:date="2026-06-22T19:17:00Z" w16du:dateUtc="2026-06-22T17:17:00Z">
        <w:r w:rsidRPr="00DB1776" w:rsidDel="00B706D9">
          <w:delText>, da analiza poteka</w:delText>
        </w:r>
      </w:del>
      <w:ins w:id="1017" w:author="Zorman, Daša" w:date="2026-06-22T19:17:00Z" w16du:dateUtc="2026-06-22T17:17:00Z">
        <w:r w:rsidR="00B706D9">
          <w:t xml:space="preserve"> potek analize</w:t>
        </w:r>
      </w:ins>
      <w:r w:rsidRPr="00DB1776">
        <w:t xml:space="preserve"> šele, ko so vhodni podatki dovolj zanesljivi, sistem uporablja determinističen vzorec vodenja, primerljiv s pristopom končnega avtomata (state machine).</w:t>
      </w:r>
      <w:r w:rsidR="007A4969">
        <w:t xml:space="preserve"> </w:t>
      </w:r>
      <w:r w:rsidRPr="00DB1776">
        <w:t>Na konceptualni ravni potek analize serije razdelimo v tri glavne faze</w:t>
      </w:r>
      <w:r w:rsidR="007A4969">
        <w:t>.</w:t>
      </w:r>
    </w:p>
    <w:p w14:paraId="720EDEEA" w14:textId="77777777" w:rsidR="00DB1776" w:rsidRPr="00DB1776" w:rsidRDefault="00DB1776" w:rsidP="00AB4809">
      <w:pPr>
        <w:pStyle w:val="Naslov3"/>
      </w:pPr>
      <w:bookmarkStart w:id="1018" w:name="_Toc232940840"/>
      <w:r w:rsidRPr="00DB1776">
        <w:t>Pripravljalna faza</w:t>
      </w:r>
      <w:bookmarkEnd w:id="1018"/>
    </w:p>
    <w:p w14:paraId="0D1DF45F" w14:textId="31A2CBD9" w:rsidR="00CE210F" w:rsidRDefault="00DB1776" w:rsidP="00DB1776">
      <w:r w:rsidRPr="00DB1776">
        <w:t>Namenjena je zagotavljanju kakovosti vhodnih podatkov. Sistem preveri osnovne pogoje za zanesljivo zaznavo drže, kot so zadostna vidljivost ključnih sklepov, ustrezna orientacija uporabnika glede na kamero in časovna stabilnost zaznanih sklepnih točk. V tej fazi sistem uporabniku poda jasna navodila, kaj mora izboljšati (npr. premik v kader, stabilna drža), da se lahko analiza začne.</w:t>
      </w:r>
    </w:p>
    <w:p w14:paraId="458F9C5D" w14:textId="648CEAF0" w:rsidR="00DB1776" w:rsidRPr="00DB1776" w:rsidRDefault="00DB1776" w:rsidP="00051F84">
      <w:pPr>
        <w:pStyle w:val="Naslov3"/>
      </w:pPr>
      <w:bookmarkStart w:id="1019" w:name="_Toc232940841"/>
      <w:r w:rsidRPr="00DB1776">
        <w:lastRenderedPageBreak/>
        <w:t>Izvedbena faza (zajem in analiza serije)</w:t>
      </w:r>
      <w:bookmarkEnd w:id="1019"/>
    </w:p>
    <w:p w14:paraId="316E7E3E" w14:textId="1CD7105C" w:rsidR="00DB1776" w:rsidRPr="00DB1776" w:rsidRDefault="00DB1776" w:rsidP="00DB1776">
      <w:r w:rsidRPr="00DB1776">
        <w:t xml:space="preserve">V tej fazi sistem zajema ponovitve, meri njihove časovne in prostorske značilnosti </w:t>
      </w:r>
      <w:del w:id="1020" w:author="Zorman, Daša" w:date="2026-06-22T19:18:00Z" w16du:dateUtc="2026-06-22T17:18:00Z">
        <w:r w:rsidRPr="00DB1776" w:rsidDel="00B706D9">
          <w:delText xml:space="preserve">ter </w:delText>
        </w:r>
      </w:del>
      <w:ins w:id="1021" w:author="Zorman, Daša" w:date="2026-06-22T19:18:00Z" w16du:dateUtc="2026-06-22T17:18:00Z">
        <w:r w:rsidR="00B706D9">
          <w:t>in</w:t>
        </w:r>
        <w:r w:rsidR="00B706D9" w:rsidRPr="00DB1776">
          <w:t xml:space="preserve"> </w:t>
        </w:r>
      </w:ins>
      <w:r w:rsidRPr="00DB1776">
        <w:t>sproti podaja povratne informacije. Ključno je, da se obdelava izvaja kontinuirano in robustno, tudi če se pojavijo kratkotrajna odstopanja v kakovosti zaznave (npr. trenutna zakritost roke).</w:t>
      </w:r>
    </w:p>
    <w:p w14:paraId="76EDDDEC" w14:textId="77777777" w:rsidR="00DB1776" w:rsidRPr="00DB1776" w:rsidRDefault="00DB1776" w:rsidP="005E2BA4">
      <w:pPr>
        <w:pStyle w:val="Naslov3"/>
      </w:pPr>
      <w:bookmarkStart w:id="1022" w:name="_Toc232940842"/>
      <w:r w:rsidRPr="00DB1776">
        <w:t>Zaključna faza</w:t>
      </w:r>
      <w:bookmarkEnd w:id="1022"/>
    </w:p>
    <w:p w14:paraId="1E6798ED" w14:textId="04D7974C" w:rsidR="00DB1776" w:rsidRPr="00DB1776" w:rsidRDefault="00DB1776" w:rsidP="00DB1776">
      <w:r w:rsidRPr="00DB1776">
        <w:t>Po zaključku serije sistem zaključi merjenje, stabilno zaklene rezultate (da kasnejši šum ne vpliva na meritve)</w:t>
      </w:r>
      <w:ins w:id="1023" w:author="Zorman, Daša" w:date="2026-06-22T19:18:00Z" w16du:dateUtc="2026-06-22T17:18:00Z">
        <w:r w:rsidR="00B706D9">
          <w:t xml:space="preserve"> in</w:t>
        </w:r>
      </w:ins>
      <w:del w:id="1024" w:author="Zorman, Daša" w:date="2026-06-22T19:18:00Z" w16du:dateUtc="2026-06-22T17:18:00Z">
        <w:r w:rsidRPr="00DB1776" w:rsidDel="00B706D9">
          <w:delText xml:space="preserve">, </w:delText>
        </w:r>
      </w:del>
      <w:ins w:id="1025" w:author="Zorman, Daša" w:date="2026-06-22T19:18:00Z" w16du:dateUtc="2026-06-22T17:18:00Z">
        <w:r w:rsidR="00B706D9">
          <w:t xml:space="preserve"> </w:t>
        </w:r>
      </w:ins>
      <w:del w:id="1026" w:author="Zorman, Daša" w:date="2026-06-22T19:18:00Z" w16du:dateUtc="2026-06-22T17:18:00Z">
        <w:r w:rsidRPr="00DB1776" w:rsidDel="00B706D9">
          <w:delText xml:space="preserve">ter </w:delText>
        </w:r>
      </w:del>
      <w:r w:rsidRPr="00DB1776">
        <w:t xml:space="preserve">izvede shranjevanje </w:t>
      </w:r>
      <w:del w:id="1027" w:author="Zorman, Daša" w:date="2026-06-22T19:18:00Z" w16du:dateUtc="2026-06-22T17:18:00Z">
        <w:r w:rsidRPr="00DB1776" w:rsidDel="00B706D9">
          <w:delText xml:space="preserve">in </w:delText>
        </w:r>
      </w:del>
      <w:ins w:id="1028" w:author="Zorman, Daša" w:date="2026-06-22T19:18:00Z" w16du:dateUtc="2026-06-22T17:18:00Z">
        <w:r w:rsidR="00B706D9">
          <w:t>ter</w:t>
        </w:r>
        <w:r w:rsidR="00B706D9" w:rsidRPr="00DB1776">
          <w:t xml:space="preserve"> </w:t>
        </w:r>
      </w:ins>
      <w:r w:rsidRPr="00DB1776">
        <w:t>pripravo povzetkov, ki so podlaga za kasnejšo analizo napredka.</w:t>
      </w:r>
    </w:p>
    <w:p w14:paraId="07628F0C" w14:textId="77777777" w:rsidR="00DB1776" w:rsidRPr="00DB1776" w:rsidRDefault="00DB1776" w:rsidP="00DB1776"/>
    <w:p w14:paraId="35C7E03E" w14:textId="3DE073A6" w:rsidR="00AD3BCB" w:rsidRDefault="00DB1776" w:rsidP="00DB1776">
      <w:r w:rsidRPr="00DB1776">
        <w:t xml:space="preserve">Takšen fazni pristop omogoča boljšo uporabniško izkušnjo, ker loči </w:t>
      </w:r>
      <w:ins w:id="1029" w:author="Zorman, Daša" w:date="2026-06-22T19:19:00Z" w16du:dateUtc="2026-06-22T17:19:00Z">
        <w:r w:rsidR="00B706D9">
          <w:t>»</w:t>
        </w:r>
      </w:ins>
      <w:del w:id="1030" w:author="Zorman, Daša" w:date="2026-06-22T19:19:00Z" w16du:dateUtc="2026-06-22T17:19:00Z">
        <w:r w:rsidRPr="00DB1776" w:rsidDel="00B706D9">
          <w:delText>“</w:delText>
        </w:r>
      </w:del>
      <w:ins w:id="1031" w:author="Zorman, Daša" w:date="2026-06-22T19:20:00Z" w16du:dateUtc="2026-06-22T17:20:00Z">
        <w:r w:rsidR="007D1753">
          <w:t>»</w:t>
        </w:r>
      </w:ins>
      <w:r w:rsidRPr="00DB1776">
        <w:t>pripravo</w:t>
      </w:r>
      <w:ins w:id="1032" w:author="Zorman, Daša" w:date="2026-06-22T19:19:00Z" w16du:dateUtc="2026-06-22T17:19:00Z">
        <w:r w:rsidR="00B706D9">
          <w:t>«</w:t>
        </w:r>
      </w:ins>
      <w:del w:id="1033" w:author="Zorman, Daša" w:date="2026-06-22T19:19:00Z" w16du:dateUtc="2026-06-22T17:19:00Z">
        <w:r w:rsidR="00A2102D" w:rsidRPr="00DB1776" w:rsidDel="00B706D9">
          <w:delText>“</w:delText>
        </w:r>
      </w:del>
      <w:ins w:id="1034" w:author="Zorman, Daša" w:date="2026-06-22T19:20:00Z" w16du:dateUtc="2026-06-22T17:20:00Z">
        <w:r w:rsidR="007D1753">
          <w:t>»</w:t>
        </w:r>
      </w:ins>
      <w:r w:rsidRPr="00DB1776">
        <w:t xml:space="preserve"> od </w:t>
      </w:r>
      <w:ins w:id="1035" w:author="Zorman, Daša" w:date="2026-06-22T19:19:00Z" w16du:dateUtc="2026-06-22T17:19:00Z">
        <w:r w:rsidR="00B706D9">
          <w:t>»</w:t>
        </w:r>
      </w:ins>
      <w:del w:id="1036" w:author="Zorman, Daša" w:date="2026-06-22T19:19:00Z" w16du:dateUtc="2026-06-22T17:19:00Z">
        <w:r w:rsidRPr="00DB1776" w:rsidDel="00B706D9">
          <w:delText>“</w:delText>
        </w:r>
      </w:del>
      <w:ins w:id="1037" w:author="Zorman, Daša" w:date="2026-06-22T19:20:00Z" w16du:dateUtc="2026-06-22T17:20:00Z">
        <w:r w:rsidR="007D1753">
          <w:t>»</w:t>
        </w:r>
      </w:ins>
      <w:r w:rsidRPr="00DB1776">
        <w:t>analize</w:t>
      </w:r>
      <w:ins w:id="1038" w:author="Zorman, Daša" w:date="2026-06-22T19:19:00Z" w16du:dateUtc="2026-06-22T17:19:00Z">
        <w:r w:rsidR="00B706D9">
          <w:t>«</w:t>
        </w:r>
      </w:ins>
      <w:del w:id="1039" w:author="Zorman, Daša" w:date="2026-06-22T19:19:00Z" w16du:dateUtc="2026-06-22T17:19:00Z">
        <w:r w:rsidR="00A2102D" w:rsidRPr="00DB1776" w:rsidDel="00B706D9">
          <w:delText>“</w:delText>
        </w:r>
      </w:del>
      <w:ins w:id="1040" w:author="Zorman, Daša" w:date="2026-06-22T19:20:00Z" w16du:dateUtc="2026-06-22T17:20:00Z">
        <w:r w:rsidR="007D1753">
          <w:t>»</w:t>
        </w:r>
      </w:ins>
      <w:r w:rsidRPr="00DB1776">
        <w:t>, hkrati pa izboljša robustnost, saj sistem v kritičnih trenutkih (npr. začetek serije) ne temelji na nestabilnih vhodih.</w:t>
      </w:r>
    </w:p>
    <w:p w14:paraId="66A6597C" w14:textId="77777777" w:rsidR="00DB1776" w:rsidRPr="00A00CA1" w:rsidRDefault="00DB1776" w:rsidP="00DB1776"/>
    <w:p w14:paraId="293A56E8" w14:textId="32F036FC" w:rsidR="00111B6B" w:rsidRPr="00A00CA1" w:rsidRDefault="00396576" w:rsidP="009C41F8">
      <w:pPr>
        <w:pStyle w:val="Naslov2"/>
      </w:pPr>
      <w:bookmarkStart w:id="1041" w:name="_Toc232940843"/>
      <w:r>
        <w:t>Segmentacija gibanja in faze ponovitve</w:t>
      </w:r>
      <w:bookmarkEnd w:id="1041"/>
    </w:p>
    <w:p w14:paraId="30E1DAB0" w14:textId="123F12DC" w:rsidR="00396576" w:rsidRPr="00396576" w:rsidRDefault="00396576" w:rsidP="00396576">
      <w:r w:rsidRPr="00396576">
        <w:t xml:space="preserve">Osrednji cilj analize je pretvoriti zaporedje sklepnih točk v merljive dogodke. V kontekstu vadbe z bremeni ali telesne vadbe je osnovna enota ponovitev, ki jo je smiselno </w:t>
      </w:r>
      <w:r w:rsidR="00E72282">
        <w:t xml:space="preserve">razdeliti na </w:t>
      </w:r>
      <w:r w:rsidR="0079248F">
        <w:t>časovne</w:t>
      </w:r>
      <w:r w:rsidR="00E72282">
        <w:t xml:space="preserve"> faze</w:t>
      </w:r>
      <w:r w:rsidRPr="00396576">
        <w:t>. Sistem zato pri vsaki ponovitvi določi trajanje treh faz:</w:t>
      </w:r>
    </w:p>
    <w:p w14:paraId="638F4DA7" w14:textId="7EFF4E8E" w:rsidR="00396576" w:rsidRPr="00396576" w:rsidRDefault="00396576" w:rsidP="001021A6">
      <w:pPr>
        <w:pStyle w:val="Odstavekseznama"/>
        <w:numPr>
          <w:ilvl w:val="0"/>
          <w:numId w:val="44"/>
        </w:numPr>
      </w:pPr>
      <w:r w:rsidRPr="00396576">
        <w:t xml:space="preserve">koncentrična faza (premagovanje upora oziroma </w:t>
      </w:r>
      <w:del w:id="1042" w:author="Zorman, Daša" w:date="2026-06-22T19:20:00Z" w16du:dateUtc="2026-06-22T17:20:00Z">
        <w:r w:rsidRPr="00396576" w:rsidDel="007D1753">
          <w:delText>“</w:delText>
        </w:r>
      </w:del>
      <w:ins w:id="1043" w:author="Zorman, Daša" w:date="2026-06-22T19:20:00Z" w16du:dateUtc="2026-06-22T17:20:00Z">
        <w:r w:rsidR="007D1753">
          <w:t>»</w:t>
        </w:r>
      </w:ins>
      <w:r w:rsidRPr="00396576">
        <w:t>dvig</w:t>
      </w:r>
      <w:del w:id="1044" w:author="Zorman, Daša" w:date="2026-06-22T19:20:00Z" w16du:dateUtc="2026-06-22T17:20:00Z">
        <w:r w:rsidR="00A17FCA" w:rsidRPr="00DB1776" w:rsidDel="007D1753">
          <w:delText>“</w:delText>
        </w:r>
      </w:del>
      <w:ins w:id="1045" w:author="Zorman, Daša" w:date="2026-06-22T19:20:00Z" w16du:dateUtc="2026-06-22T17:20:00Z">
        <w:r w:rsidR="007D1753">
          <w:t>«</w:t>
        </w:r>
      </w:ins>
      <w:r w:rsidRPr="00396576">
        <w:t>/</w:t>
      </w:r>
      <w:del w:id="1046" w:author="Zorman, Daša" w:date="2026-06-22T19:20:00Z" w16du:dateUtc="2026-06-22T17:20:00Z">
        <w:r w:rsidRPr="00396576" w:rsidDel="007D1753">
          <w:delText>“</w:delText>
        </w:r>
      </w:del>
      <w:ins w:id="1047" w:author="Zorman, Daša" w:date="2026-06-22T19:20:00Z" w16du:dateUtc="2026-06-22T17:20:00Z">
        <w:r w:rsidR="007D1753">
          <w:t>«</w:t>
        </w:r>
      </w:ins>
      <w:r w:rsidRPr="00396576">
        <w:t>potisk</w:t>
      </w:r>
      <w:del w:id="1048" w:author="Zorman, Daša" w:date="2026-06-22T19:20:00Z" w16du:dateUtc="2026-06-22T17:20:00Z">
        <w:r w:rsidR="00A17FCA" w:rsidRPr="00DB1776" w:rsidDel="007D1753">
          <w:delText>“</w:delText>
        </w:r>
      </w:del>
      <w:ins w:id="1049" w:author="Zorman, Daša" w:date="2026-06-22T19:20:00Z" w16du:dateUtc="2026-06-22T17:20:00Z">
        <w:r w:rsidR="007D1753">
          <w:t>«</w:t>
        </w:r>
      </w:ins>
      <w:r w:rsidRPr="00396576">
        <w:t>),</w:t>
      </w:r>
    </w:p>
    <w:p w14:paraId="0BA2F6F5" w14:textId="77777777" w:rsidR="00396576" w:rsidRPr="00396576" w:rsidRDefault="00396576" w:rsidP="001021A6">
      <w:pPr>
        <w:pStyle w:val="Odstavekseznama"/>
        <w:numPr>
          <w:ilvl w:val="0"/>
          <w:numId w:val="44"/>
        </w:numPr>
      </w:pPr>
      <w:r w:rsidRPr="00396576">
        <w:t>ekscentrična faza (kontrolirano spuščanje oziroma zaviranje gibanja),</w:t>
      </w:r>
    </w:p>
    <w:p w14:paraId="05E8CF14" w14:textId="77777777" w:rsidR="00396576" w:rsidRPr="00396576" w:rsidRDefault="00396576" w:rsidP="001021A6">
      <w:pPr>
        <w:pStyle w:val="Odstavekseznama"/>
        <w:numPr>
          <w:ilvl w:val="0"/>
          <w:numId w:val="44"/>
        </w:numPr>
      </w:pPr>
      <w:r w:rsidRPr="00396576">
        <w:t>izometrična faza (kratek statični del ali prehod med fazama).</w:t>
      </w:r>
    </w:p>
    <w:p w14:paraId="4F5CDCF9" w14:textId="77777777" w:rsidR="00396576" w:rsidRPr="00396576" w:rsidRDefault="00396576" w:rsidP="00396576"/>
    <w:p w14:paraId="38962AD4" w14:textId="77777777" w:rsidR="00396576" w:rsidRPr="00396576" w:rsidRDefault="00396576" w:rsidP="00396576">
      <w:r w:rsidRPr="00396576">
        <w:t>Te faze so pomembne iz dveh razlogov. Prvič, omogočajo merjenje tempa ponovitve in primerjavo s predpisom vadbe. Drugič, predstavljajo osnovo za izračun hitrosti, utrujenosti in drugih trendov znotraj serije.</w:t>
      </w:r>
    </w:p>
    <w:p w14:paraId="73F5CFD8" w14:textId="77777777" w:rsidR="00396576" w:rsidRPr="00396576" w:rsidRDefault="00396576" w:rsidP="00396576"/>
    <w:p w14:paraId="5FDA8E25" w14:textId="70C330AE" w:rsidR="003E6CAD" w:rsidRDefault="00396576" w:rsidP="00396576">
      <w:r w:rsidRPr="00396576">
        <w:t>Pri realno</w:t>
      </w:r>
      <w:del w:id="1050" w:author="Zorman, Daša" w:date="2026-06-22T19:22:00Z" w16du:dateUtc="2026-06-22T17:22:00Z">
        <w:r w:rsidRPr="00396576" w:rsidDel="007D1753">
          <w:delText>-</w:delText>
        </w:r>
      </w:del>
      <w:r w:rsidRPr="00396576">
        <w:t>časovni analizi je segmentacija faz zahtevna, ker so izhodi modelov obremenjeni s šumom (</w:t>
      </w:r>
      <w:del w:id="1051" w:author="Zorman, Daša" w:date="2026-06-22T19:20:00Z" w16du:dateUtc="2026-06-22T17:20:00Z">
        <w:r w:rsidR="00C5469C" w:rsidRPr="00A96548" w:rsidDel="007D1753">
          <w:delText>“</w:delText>
        </w:r>
      </w:del>
      <w:ins w:id="1052" w:author="Zorman, Daša" w:date="2026-06-22T19:20:00Z" w16du:dateUtc="2026-06-22T17:20:00Z">
        <w:r w:rsidR="007D1753">
          <w:t>»</w:t>
        </w:r>
      </w:ins>
      <w:r w:rsidRPr="00396576">
        <w:t>jitter</w:t>
      </w:r>
      <w:del w:id="1053" w:author="Zorman, Daša" w:date="2026-06-22T19:20:00Z" w16du:dateUtc="2026-06-22T17:20:00Z">
        <w:r w:rsidR="00C5469C" w:rsidRPr="00A96548" w:rsidDel="007D1753">
          <w:delText>“</w:delText>
        </w:r>
      </w:del>
      <w:ins w:id="1054" w:author="Zorman, Daša" w:date="2026-06-22T19:20:00Z" w16du:dateUtc="2026-06-22T17:20:00Z">
        <w:r w:rsidR="007D1753">
          <w:t>«</w:t>
        </w:r>
      </w:ins>
      <w:r w:rsidRPr="00396576">
        <w:t xml:space="preserve">) in ker so gibalni vzorci med uporabniki različni. Zato je sistem zasnovan tako, da faze identificira robustno, na podlagi časovne konsistence </w:t>
      </w:r>
      <w:r w:rsidRPr="00396576">
        <w:lastRenderedPageBreak/>
        <w:t>gibanja in sprememb smeri gibanja, pri čemer se izogiba odločitvam na podlagi enega samega okvirja.</w:t>
      </w:r>
    </w:p>
    <w:p w14:paraId="0DA7D0D3" w14:textId="77777777" w:rsidR="00396576" w:rsidRPr="00A00CA1" w:rsidRDefault="00396576" w:rsidP="00396576"/>
    <w:p w14:paraId="5DE07FF6" w14:textId="46093C9F" w:rsidR="003E6CAD" w:rsidRPr="00A00CA1" w:rsidRDefault="005646AE" w:rsidP="009C41F8">
      <w:pPr>
        <w:pStyle w:val="Naslov2"/>
      </w:pPr>
      <w:bookmarkStart w:id="1055" w:name="_Toc232940844"/>
      <w:r>
        <w:t xml:space="preserve">Merjene metrike na ravni </w:t>
      </w:r>
      <w:r w:rsidR="003E6CAD" w:rsidRPr="00A00CA1">
        <w:t>ponovitev</w:t>
      </w:r>
      <w:r w:rsidR="008816DF">
        <w:t xml:space="preserve"> in serije</w:t>
      </w:r>
      <w:bookmarkEnd w:id="1055"/>
    </w:p>
    <w:p w14:paraId="1362FEAB" w14:textId="7540D656" w:rsidR="00A96548" w:rsidRPr="00A96548" w:rsidRDefault="00A96548" w:rsidP="00A96548">
      <w:r w:rsidRPr="00A96548">
        <w:t>Ko je ponovitev zaznana in razdeljena na faze, sistem izračuna več metrik, ki se uporabljajo za sprotne in povratne informacije ter za shranjevanje rezultatov serije. Metrike lahko razdelimo v tri skupine:</w:t>
      </w:r>
    </w:p>
    <w:p w14:paraId="77BB5E99" w14:textId="315BCA55" w:rsidR="00A96548" w:rsidRPr="00A96548" w:rsidRDefault="00A96548" w:rsidP="00A96548">
      <w:pPr>
        <w:pStyle w:val="Naslov3"/>
      </w:pPr>
      <w:bookmarkStart w:id="1056" w:name="_Toc232940845"/>
      <w:r w:rsidRPr="00A96548">
        <w:t>Časovne metrike</w:t>
      </w:r>
      <w:bookmarkEnd w:id="1056"/>
    </w:p>
    <w:p w14:paraId="6A2903BF" w14:textId="08229DE5" w:rsidR="00A96548" w:rsidRPr="00A96548" w:rsidRDefault="00A96548" w:rsidP="00A96548">
      <w:r w:rsidRPr="00A96548">
        <w:t>Sem sodijo trajanja faz (koncentrična/ekscentrična/izometrična) ter časovni intervali med ponovitvami. Časovne metrike so ključne za nadzor tempa in</w:t>
      </w:r>
      <w:del w:id="1057" w:author="Zorman, Daša" w:date="2026-06-22T19:22:00Z" w16du:dateUtc="2026-06-22T17:22:00Z">
        <w:r w:rsidRPr="00A96548" w:rsidDel="007D1753">
          <w:delText xml:space="preserve"> za </w:delText>
        </w:r>
      </w:del>
      <w:r w:rsidRPr="00A96548">
        <w:t>zaznavanje sprememb v izvedbi skozi serijo (npr. upočasnjevanje proti koncu).</w:t>
      </w:r>
    </w:p>
    <w:p w14:paraId="67960506" w14:textId="7215FD05" w:rsidR="00A96548" w:rsidRPr="00A96548" w:rsidRDefault="00A96548" w:rsidP="00A96548">
      <w:pPr>
        <w:pStyle w:val="Naslov3"/>
      </w:pPr>
      <w:bookmarkStart w:id="1058" w:name="_Toc232940846"/>
      <w:r w:rsidRPr="00A96548">
        <w:t>Prostorske metrike</w:t>
      </w:r>
      <w:bookmarkEnd w:id="1058"/>
    </w:p>
    <w:p w14:paraId="4CADCB7A" w14:textId="16B91EDC" w:rsidR="00A96548" w:rsidRPr="00A96548" w:rsidRDefault="00A96548" w:rsidP="00A96548">
      <w:r w:rsidRPr="00A96548">
        <w:t>Prostorske metrike temeljijo na obsegu giba (ROM) in relativnih razdaljah med sklepi. ROM je uporaben za zaznavanje delnih ponovitev ali sprememb amplitude skozi serijo. Relativne razdalje in geometrijski odnosi omogočajo detekcijo nekaterih tehničnih odstopanj (npr. sprememba razmerij med segmenti).</w:t>
      </w:r>
    </w:p>
    <w:p w14:paraId="0DE411F9" w14:textId="458B19D7" w:rsidR="00A96548" w:rsidRPr="00A96548" w:rsidRDefault="00A96548" w:rsidP="00A96548">
      <w:pPr>
        <w:pStyle w:val="Naslov3"/>
      </w:pPr>
      <w:bookmarkStart w:id="1059" w:name="_Toc232940847"/>
      <w:r w:rsidRPr="00A96548">
        <w:t>Hitrostne metrike</w:t>
      </w:r>
      <w:bookmarkEnd w:id="1059"/>
    </w:p>
    <w:p w14:paraId="01922E3D" w14:textId="4A779823" w:rsidR="00A96548" w:rsidRPr="00A96548" w:rsidRDefault="00A96548" w:rsidP="00A96548">
      <w:r w:rsidRPr="00A96548">
        <w:t xml:space="preserve">Iz časovnih in prostorskih meritev sistem izpelje hitrostne metrike, pri čemer je za številne analitične pristope najpomembnejša hitrost v koncentrični fazi. Hitrost je posebej uporabna za ocenjevanje intenzivnosti, utrujenosti in napredka, ker povezuje </w:t>
      </w:r>
      <w:del w:id="1060" w:author="Zorman, Daša" w:date="2026-06-22T19:20:00Z" w16du:dateUtc="2026-06-22T17:20:00Z">
        <w:r w:rsidRPr="00A96548" w:rsidDel="007D1753">
          <w:delText>“</w:delText>
        </w:r>
      </w:del>
      <w:ins w:id="1061" w:author="Zorman, Daša" w:date="2026-06-22T19:20:00Z" w16du:dateUtc="2026-06-22T17:20:00Z">
        <w:r w:rsidR="007D1753">
          <w:t>»</w:t>
        </w:r>
      </w:ins>
      <w:r w:rsidRPr="00A96548">
        <w:t>koliko</w:t>
      </w:r>
      <w:del w:id="1062" w:author="Zorman, Daša" w:date="2026-06-22T19:20:00Z" w16du:dateUtc="2026-06-22T17:20:00Z">
        <w:r w:rsidR="00027DBB" w:rsidRPr="00DB1776" w:rsidDel="007D1753">
          <w:delText>“</w:delText>
        </w:r>
      </w:del>
      <w:ins w:id="1063" w:author="Zorman, Daša" w:date="2026-06-22T19:20:00Z" w16du:dateUtc="2026-06-22T17:20:00Z">
        <w:r w:rsidR="007D1753">
          <w:t>«</w:t>
        </w:r>
      </w:ins>
      <w:r w:rsidRPr="00A96548">
        <w:t xml:space="preserve"> (premik) in </w:t>
      </w:r>
      <w:del w:id="1064" w:author="Zorman, Daša" w:date="2026-06-22T19:20:00Z" w16du:dateUtc="2026-06-22T17:20:00Z">
        <w:r w:rsidRPr="00A96548" w:rsidDel="007D1753">
          <w:delText>“</w:delText>
        </w:r>
      </w:del>
      <w:ins w:id="1065" w:author="Zorman, Daša" w:date="2026-06-22T19:20:00Z" w16du:dateUtc="2026-06-22T17:20:00Z">
        <w:r w:rsidR="007D1753">
          <w:t>»</w:t>
        </w:r>
      </w:ins>
      <w:r w:rsidRPr="00A96548">
        <w:t>kako hitro</w:t>
      </w:r>
      <w:del w:id="1066" w:author="Zorman, Daša" w:date="2026-06-22T19:20:00Z" w16du:dateUtc="2026-06-22T17:20:00Z">
        <w:r w:rsidR="00027DBB" w:rsidRPr="00DB1776" w:rsidDel="007D1753">
          <w:delText>“</w:delText>
        </w:r>
      </w:del>
      <w:ins w:id="1067" w:author="Zorman, Daša" w:date="2026-06-22T19:20:00Z" w16du:dateUtc="2026-06-22T17:20:00Z">
        <w:r w:rsidR="007D1753">
          <w:t>«</w:t>
        </w:r>
      </w:ins>
      <w:r w:rsidRPr="00A96548">
        <w:t xml:space="preserve"> (čas) v eno meritev.</w:t>
      </w:r>
    </w:p>
    <w:p w14:paraId="60049726" w14:textId="77777777" w:rsidR="00A96548" w:rsidRPr="00A96548" w:rsidRDefault="00A96548" w:rsidP="00A96548"/>
    <w:p w14:paraId="4B9FCA33" w14:textId="4DA2704A" w:rsidR="00475168" w:rsidRDefault="00A96548" w:rsidP="00A96548">
      <w:r w:rsidRPr="00A96548">
        <w:t>Poleg numeričnih metrik sistem lahko hrani tudi reprezentativne vizualne izseke, ki služijo kasnejši interpretaciji rezultatov.</w:t>
      </w:r>
    </w:p>
    <w:p w14:paraId="2D521697" w14:textId="77777777" w:rsidR="0008218E" w:rsidRDefault="0008218E" w:rsidP="00A96548"/>
    <w:p w14:paraId="2A0CA814" w14:textId="77777777" w:rsidR="00041B38" w:rsidRPr="00A00CA1" w:rsidRDefault="00041B38" w:rsidP="00A96548"/>
    <w:p w14:paraId="141BB09B" w14:textId="741FCFDF" w:rsidR="005B6D8E" w:rsidRDefault="00475168" w:rsidP="000F1C6B">
      <w:pPr>
        <w:pStyle w:val="Naslov2"/>
      </w:pPr>
      <w:bookmarkStart w:id="1068" w:name="_Toc232940848"/>
      <w:r w:rsidRPr="00A00CA1">
        <w:lastRenderedPageBreak/>
        <w:t>Povratne informacije</w:t>
      </w:r>
      <w:r w:rsidR="00577853">
        <w:t xml:space="preserve"> in zaznavanje odstopanj</w:t>
      </w:r>
      <w:bookmarkEnd w:id="1068"/>
    </w:p>
    <w:p w14:paraId="068D6CB8" w14:textId="77777777" w:rsidR="00224E6A" w:rsidRDefault="000F1C6B" w:rsidP="000F1C6B">
      <w:r>
        <w:t xml:space="preserve">Povratne informacije imajo v sistemu dvojno vlogo: </w:t>
      </w:r>
    </w:p>
    <w:p w14:paraId="5E581A5F" w14:textId="0D466FC1" w:rsidR="00224E6A" w:rsidRDefault="000F1C6B" w:rsidP="00224E6A">
      <w:pPr>
        <w:pStyle w:val="Odstavekseznama"/>
        <w:numPr>
          <w:ilvl w:val="0"/>
          <w:numId w:val="47"/>
        </w:numPr>
      </w:pPr>
      <w:r>
        <w:t>uporabniku omogočajo sprotno prilagajanje izvedbe</w:t>
      </w:r>
      <w:ins w:id="1069" w:author="Zorman, Daša" w:date="2026-06-22T19:23:00Z" w16du:dateUtc="2026-06-22T17:23:00Z">
        <w:r w:rsidR="007D1753">
          <w:t>;</w:t>
        </w:r>
      </w:ins>
      <w:del w:id="1070" w:author="Zorman, Daša" w:date="2026-06-22T19:23:00Z" w16du:dateUtc="2026-06-22T17:23:00Z">
        <w:r w:rsidDel="007D1753">
          <w:delText>,</w:delText>
        </w:r>
      </w:del>
    </w:p>
    <w:p w14:paraId="59184394" w14:textId="77777777" w:rsidR="00C10BC4" w:rsidRDefault="000F1C6B" w:rsidP="00224E6A">
      <w:pPr>
        <w:pStyle w:val="Odstavekseznama"/>
        <w:numPr>
          <w:ilvl w:val="0"/>
          <w:numId w:val="47"/>
        </w:numPr>
      </w:pPr>
      <w:r>
        <w:t xml:space="preserve">zagotavljajo pregled po zaključku serije. </w:t>
      </w:r>
    </w:p>
    <w:p w14:paraId="4B963446" w14:textId="77777777" w:rsidR="00C10BC4" w:rsidRDefault="00C10BC4" w:rsidP="00C10BC4"/>
    <w:p w14:paraId="2A20BE2E" w14:textId="35A9E508" w:rsidR="000F1C6B" w:rsidRDefault="000F1C6B" w:rsidP="00C10BC4">
      <w:r>
        <w:t xml:space="preserve">Povratne informacije lahko razdelimo na sprotne (med serijo) in </w:t>
      </w:r>
      <w:r w:rsidR="00641045">
        <w:t>končne</w:t>
      </w:r>
      <w:r>
        <w:t xml:space="preserve"> (po seriji).</w:t>
      </w:r>
    </w:p>
    <w:p w14:paraId="5DE83026" w14:textId="00E174ED" w:rsidR="000F1C6B" w:rsidRDefault="000F1C6B" w:rsidP="000F1C6B">
      <w:pPr>
        <w:pStyle w:val="Naslov3"/>
      </w:pPr>
      <w:bookmarkStart w:id="1071" w:name="_Toc232940849"/>
      <w:r>
        <w:t>Sprotne povratne informacije</w:t>
      </w:r>
      <w:bookmarkEnd w:id="1071"/>
    </w:p>
    <w:p w14:paraId="29BA49AC" w14:textId="36251643" w:rsidR="000F1C6B" w:rsidRDefault="000F1C6B" w:rsidP="000F1C6B">
      <w:r>
        <w:t xml:space="preserve">Med serijo sistem prikazuje osnovne indikatorje napredka (npr. štetje ponovitev) </w:t>
      </w:r>
      <w:del w:id="1072" w:author="Zorman, Daša" w:date="2026-06-22T19:23:00Z" w16du:dateUtc="2026-06-22T17:23:00Z">
        <w:r w:rsidDel="007D1753">
          <w:delText xml:space="preserve">ter </w:delText>
        </w:r>
      </w:del>
      <w:ins w:id="1073" w:author="Zorman, Daša" w:date="2026-06-22T19:23:00Z" w16du:dateUtc="2026-06-22T17:23:00Z">
        <w:r w:rsidR="007D1753">
          <w:t>in</w:t>
        </w:r>
        <w:r w:rsidR="007D1753">
          <w:t xml:space="preserve"> </w:t>
        </w:r>
      </w:ins>
      <w:r>
        <w:t>izbrane metrike</w:t>
      </w:r>
      <w:r w:rsidR="006C2DD3">
        <w:t xml:space="preserve">: </w:t>
      </w:r>
      <w:r>
        <w:t xml:space="preserve">čas, </w:t>
      </w:r>
      <w:r w:rsidR="00041B38">
        <w:t>obseg gibanja (</w:t>
      </w:r>
      <w:r>
        <w:t>ROM</w:t>
      </w:r>
      <w:r w:rsidR="00041B38">
        <w:t>)</w:t>
      </w:r>
      <w:r w:rsidR="007410C5">
        <w:t xml:space="preserve"> in</w:t>
      </w:r>
      <w:r>
        <w:t xml:space="preserve"> hitrost, pri čemer uporabnik lahko izbere, katera metrika </w:t>
      </w:r>
      <w:del w:id="1074" w:author="Zorman, Daša" w:date="2026-06-22T19:23:00Z" w16du:dateUtc="2026-06-22T17:23:00Z">
        <w:r w:rsidDel="007D1753">
          <w:delText>mu je najbolj relevantna</w:delText>
        </w:r>
      </w:del>
      <w:ins w:id="1075" w:author="Zorman, Daša" w:date="2026-06-22T19:23:00Z" w16du:dateUtc="2026-06-22T17:23:00Z">
        <w:r w:rsidR="007D1753">
          <w:t xml:space="preserve">je </w:t>
        </w:r>
      </w:ins>
      <w:ins w:id="1076" w:author="Zorman, Daša" w:date="2026-06-22T19:24:00Z" w16du:dateUtc="2026-06-22T17:24:00Z">
        <w:r w:rsidR="007D1753">
          <w:t>zanj najrelevantnejša</w:t>
        </w:r>
      </w:ins>
      <w:r>
        <w:t>. Sprotni prikaz mora biti dovolj enostaven, da ne moti izvedbe, hkrati pa dovolj informativen, da uporabniku omogoča takojšnjo korekcijo.</w:t>
      </w:r>
    </w:p>
    <w:p w14:paraId="758E1862" w14:textId="3BF7EADE" w:rsidR="000F1C6B" w:rsidRDefault="000F1C6B" w:rsidP="000F1C6B">
      <w:pPr>
        <w:pStyle w:val="Naslov3"/>
      </w:pPr>
      <w:bookmarkStart w:id="1077" w:name="_Toc232940850"/>
      <w:r>
        <w:t>Tehnične napake</w:t>
      </w:r>
      <w:bookmarkEnd w:id="1077"/>
    </w:p>
    <w:p w14:paraId="2A3B55A7" w14:textId="4B5D6025" w:rsidR="000F1C6B" w:rsidRDefault="000F1C6B" w:rsidP="000F1C6B">
      <w:r>
        <w:t>Sistem podpira zaznavanje tehničnih napak na ravni posamezne ponovitve. Tehnične napake so definirane specifično za vajo, saj se kriteriji pravilne izvedbe razlikujejo med vajami. Detekcija temelji na geometrijskih odnosih med sklepnimi točkami, npr.:</w:t>
      </w:r>
    </w:p>
    <w:p w14:paraId="4151BF56" w14:textId="77777777" w:rsidR="000F1C6B" w:rsidRDefault="000F1C6B" w:rsidP="00E36887">
      <w:pPr>
        <w:pStyle w:val="Odstavekseznama"/>
        <w:numPr>
          <w:ilvl w:val="0"/>
          <w:numId w:val="45"/>
        </w:numPr>
      </w:pPr>
      <w:r>
        <w:t>kotih med izbranimi sklepi,</w:t>
      </w:r>
    </w:p>
    <w:p w14:paraId="78260DA5" w14:textId="77777777" w:rsidR="000F1C6B" w:rsidRDefault="000F1C6B" w:rsidP="00E36887">
      <w:pPr>
        <w:pStyle w:val="Odstavekseznama"/>
        <w:numPr>
          <w:ilvl w:val="0"/>
          <w:numId w:val="45"/>
        </w:numPr>
      </w:pPr>
      <w:r>
        <w:t>relativnih razdaljah oziroma razmerjih med segmenti/regijami,</w:t>
      </w:r>
    </w:p>
    <w:p w14:paraId="66E6771D" w14:textId="77777777" w:rsidR="000F1C6B" w:rsidRDefault="000F1C6B" w:rsidP="00E36887">
      <w:pPr>
        <w:pStyle w:val="Odstavekseznama"/>
        <w:numPr>
          <w:ilvl w:val="0"/>
          <w:numId w:val="45"/>
        </w:numPr>
      </w:pPr>
      <w:r>
        <w:t>časovni stabilnosti odstopanj (da se zmanjša vpliv trenutnega šuma).</w:t>
      </w:r>
    </w:p>
    <w:p w14:paraId="32747D43" w14:textId="77777777" w:rsidR="000F1C6B" w:rsidRDefault="000F1C6B" w:rsidP="000F1C6B"/>
    <w:p w14:paraId="34EDFE12" w14:textId="5375174F" w:rsidR="000F1C6B" w:rsidRDefault="000F1C6B" w:rsidP="000F1C6B">
      <w:del w:id="1078" w:author="Zorman, Daša" w:date="2026-06-22T19:24:00Z" w16du:dateUtc="2026-06-22T17:24:00Z">
        <w:r w:rsidDel="007D1753">
          <w:delText xml:space="preserve">Detekcija </w:delText>
        </w:r>
      </w:del>
      <w:ins w:id="1079" w:author="Zorman, Daša" w:date="2026-06-22T19:24:00Z" w16du:dateUtc="2026-06-22T17:24:00Z">
        <w:r w:rsidR="007D1753">
          <w:t>Zanzavanje</w:t>
        </w:r>
        <w:r w:rsidR="007D1753">
          <w:t xml:space="preserve"> </w:t>
        </w:r>
      </w:ins>
      <w:r>
        <w:t>se izvaja med potekom ponovitve, zaznani dogodki pa se shranijo skupaj z dodatnim kontekstom (npr. identifikator napake in relevantni izsek), kar omogoča kasnejši pregled in razumevanje napake. Primeri tehničnih odstopanj pri vajah spodnjih okončin vključujejo npr. neželene spremembe položaja kolen ali pretiran naklon trupa, vendar se konkretni pragovi in implementacijska pravila v tem delu ne razkrivajo.</w:t>
      </w:r>
    </w:p>
    <w:p w14:paraId="0295944E" w14:textId="4CD28ECE" w:rsidR="000F1C6B" w:rsidRDefault="000F1C6B" w:rsidP="000F1C6B">
      <w:pPr>
        <w:pStyle w:val="Naslov3"/>
      </w:pPr>
      <w:bookmarkStart w:id="1080" w:name="_Toc232940851"/>
      <w:r>
        <w:t>Odstopanje od predpisa vadbe (tempo in ROM)</w:t>
      </w:r>
      <w:bookmarkEnd w:id="1080"/>
    </w:p>
    <w:p w14:paraId="3F671F0C" w14:textId="2E3E9AAD" w:rsidR="000F1C6B" w:rsidDel="007D1753" w:rsidRDefault="000F1C6B" w:rsidP="000F1C6B">
      <w:pPr>
        <w:rPr>
          <w:del w:id="1081" w:author="Zorman, Daša" w:date="2026-06-22T19:25:00Z" w16du:dateUtc="2026-06-22T17:25:00Z"/>
        </w:rPr>
      </w:pPr>
      <w:r>
        <w:t>Analiza serije je vezana na predpis, ki definira pričakovano izvedbo ponovitev. Dva ključna elementa predpisa sta</w:t>
      </w:r>
      <w:del w:id="1082" w:author="Zorman, Daša" w:date="2026-06-22T19:25:00Z" w16du:dateUtc="2026-06-22T17:25:00Z">
        <w:r w:rsidDel="007D1753">
          <w:delText>:</w:delText>
        </w:r>
      </w:del>
    </w:p>
    <w:p w14:paraId="721ED75D" w14:textId="77777777" w:rsidR="000F1C6B" w:rsidDel="007D1753" w:rsidRDefault="000F1C6B" w:rsidP="007D1753">
      <w:pPr>
        <w:rPr>
          <w:del w:id="1083" w:author="Zorman, Daša" w:date="2026-06-22T19:25:00Z" w16du:dateUtc="2026-06-22T17:25:00Z"/>
        </w:rPr>
      </w:pPr>
    </w:p>
    <w:p w14:paraId="243910FC" w14:textId="62ADDD21" w:rsidR="000F1C6B" w:rsidDel="007D1753" w:rsidRDefault="007D1753" w:rsidP="000F1C6B">
      <w:pPr>
        <w:rPr>
          <w:del w:id="1084" w:author="Zorman, Daša" w:date="2026-06-22T19:25:00Z" w16du:dateUtc="2026-06-22T17:25:00Z"/>
        </w:rPr>
      </w:pPr>
      <w:ins w:id="1085" w:author="Zorman, Daša" w:date="2026-06-22T19:25:00Z" w16du:dateUtc="2026-06-22T17:25:00Z">
        <w:r>
          <w:t xml:space="preserve"> </w:t>
        </w:r>
      </w:ins>
      <w:r w:rsidR="000F1C6B">
        <w:t>tempo ponovitve, razdeljen na koncentrično, izometrično in ekscentrično fazo,</w:t>
      </w:r>
      <w:ins w:id="1086" w:author="Zorman, Daša" w:date="2026-06-22T19:25:00Z" w16du:dateUtc="2026-06-22T17:25:00Z">
        <w:r>
          <w:t xml:space="preserve"> in </w:t>
        </w:r>
      </w:ins>
    </w:p>
    <w:p w14:paraId="3C4D5350" w14:textId="77777777" w:rsidR="000F1C6B" w:rsidRDefault="000F1C6B" w:rsidP="007D1753">
      <w:r>
        <w:t>predpisani ROM, ki določa pričakovani polni obseg giba.</w:t>
      </w:r>
    </w:p>
    <w:p w14:paraId="7D81EDA3" w14:textId="77777777" w:rsidR="000F1C6B" w:rsidRDefault="000F1C6B" w:rsidP="000F1C6B"/>
    <w:p w14:paraId="22778AC2" w14:textId="7C8694A6" w:rsidR="000F1C6B" w:rsidRDefault="000F1C6B" w:rsidP="000F1C6B">
      <w:r>
        <w:t>Sistem za vsako ponovitev izmeri tempo in oceni relativni doseženi ROM, nato pa (ob preseganju nastavljive tolerance) uporabniku poda korektivno povratno informacijo. Tak pristop omogoča standardizacijo izvedbe in zmanjšuje verjetnost, da uporabnik nehote preide v delne ponovitve ali v tempo, ki ne ustreza cilju treninga.</w:t>
      </w:r>
    </w:p>
    <w:p w14:paraId="639BAF08" w14:textId="77777777" w:rsidR="0008218E" w:rsidRPr="000F1C6B" w:rsidRDefault="0008218E" w:rsidP="000F1C6B"/>
    <w:p w14:paraId="5367B400" w14:textId="62FFADEB" w:rsidR="00193292" w:rsidRPr="00A00CA1" w:rsidRDefault="00193292" w:rsidP="009C41F8">
      <w:pPr>
        <w:pStyle w:val="Naslov2"/>
      </w:pPr>
      <w:bookmarkStart w:id="1087" w:name="_Toc232940852"/>
      <w:r w:rsidRPr="00A00CA1">
        <w:t>Kalibracija uporabnika</w:t>
      </w:r>
      <w:bookmarkEnd w:id="1087"/>
    </w:p>
    <w:p w14:paraId="1EB85F12" w14:textId="4420E293" w:rsidR="0008218E" w:rsidRPr="0008218E" w:rsidRDefault="0008218E" w:rsidP="0008218E">
      <w:r w:rsidRPr="0008218E">
        <w:t xml:space="preserve">Ker so sklepi zaznani v slikovnih koordinatah, je za metrične analize (razdalja, hitrost v m/s, primerljivost med napravami) potrebna pretvorba v realne enote. Sistem zato uporablja postopek kalibracije, ki temelji na referenčni </w:t>
      </w:r>
      <w:r w:rsidR="00E45C8E" w:rsidRPr="00E45C8E">
        <w:t>antropomet</w:t>
      </w:r>
      <w:r w:rsidR="00F1023C">
        <w:t xml:space="preserve">riji uporabnika </w:t>
      </w:r>
      <w:r w:rsidRPr="0008218E">
        <w:t>(npr. telesni višini) in stabilnem referenčnem položaju.</w:t>
      </w:r>
    </w:p>
    <w:p w14:paraId="2223FBF9" w14:textId="77777777" w:rsidR="0008218E" w:rsidRPr="0008218E" w:rsidRDefault="0008218E" w:rsidP="0008218E"/>
    <w:p w14:paraId="10A11B5B" w14:textId="31E224B1" w:rsidR="0008218E" w:rsidRPr="0008218E" w:rsidRDefault="0008218E" w:rsidP="0008218E">
      <w:r w:rsidRPr="0008218E">
        <w:t>Cilj kalibracije ni popolna biomehanska rekonstrukcija v 3D prostoru, temveč dovolj dobra pretvorba, ki omogoča:</w:t>
      </w:r>
    </w:p>
    <w:p w14:paraId="0FA32BFB" w14:textId="77777777" w:rsidR="0008218E" w:rsidRPr="0008218E" w:rsidRDefault="0008218E" w:rsidP="001373F5">
      <w:pPr>
        <w:pStyle w:val="Odstavekseznama"/>
        <w:numPr>
          <w:ilvl w:val="0"/>
          <w:numId w:val="46"/>
        </w:numPr>
      </w:pPr>
      <w:r w:rsidRPr="0008218E">
        <w:t>primerljivost meritev med uporabniki in napravami,</w:t>
      </w:r>
    </w:p>
    <w:p w14:paraId="01DAFF53" w14:textId="77777777" w:rsidR="0008218E" w:rsidRPr="0008218E" w:rsidRDefault="0008218E" w:rsidP="001373F5">
      <w:pPr>
        <w:pStyle w:val="Odstavekseznama"/>
        <w:numPr>
          <w:ilvl w:val="0"/>
          <w:numId w:val="46"/>
        </w:numPr>
      </w:pPr>
      <w:r w:rsidRPr="0008218E">
        <w:t>stabilen izračun približnih razdalj,</w:t>
      </w:r>
    </w:p>
    <w:p w14:paraId="4981BD09" w14:textId="77777777" w:rsidR="0008218E" w:rsidRPr="0008218E" w:rsidRDefault="0008218E" w:rsidP="001373F5">
      <w:pPr>
        <w:pStyle w:val="Odstavekseznama"/>
        <w:numPr>
          <w:ilvl w:val="0"/>
          <w:numId w:val="46"/>
        </w:numPr>
      </w:pPr>
      <w:r w:rsidRPr="0008218E">
        <w:t>izpeljavo hitrosti v metričnih enotah.</w:t>
      </w:r>
    </w:p>
    <w:p w14:paraId="113DF0B8" w14:textId="77777777" w:rsidR="0008218E" w:rsidRPr="0008218E" w:rsidRDefault="0008218E" w:rsidP="0008218E"/>
    <w:p w14:paraId="23E985A9" w14:textId="10488349" w:rsidR="00662E57" w:rsidRDefault="0008218E" w:rsidP="0008218E">
      <w:r w:rsidRPr="0008218E">
        <w:t>Postopek je zasnovan tako, da je uporabniku enostaven in izvedljiv v brskalniku, pri čemer sistem med kalibracijo preveri osnovne pogoje kakovosti zaznave (npr. stabilnost drže).</w:t>
      </w:r>
    </w:p>
    <w:p w14:paraId="0E1AF2BD" w14:textId="77777777" w:rsidR="00401583" w:rsidRPr="00A00CA1" w:rsidRDefault="00401583" w:rsidP="0008218E"/>
    <w:p w14:paraId="6EF2B619" w14:textId="218F38C5" w:rsidR="008559ED" w:rsidRDefault="009307BC" w:rsidP="009C41F8">
      <w:pPr>
        <w:pStyle w:val="Naslov2"/>
      </w:pPr>
      <w:bookmarkStart w:id="1088" w:name="_Toc232940853"/>
      <w:r w:rsidRPr="00A00CA1">
        <w:t xml:space="preserve">Merjenje </w:t>
      </w:r>
      <w:r w:rsidR="00265223" w:rsidRPr="00A00CA1">
        <w:t>višine skoka</w:t>
      </w:r>
      <w:r w:rsidR="00401583">
        <w:t xml:space="preserve"> (CMJ)</w:t>
      </w:r>
      <w:bookmarkEnd w:id="1088"/>
    </w:p>
    <w:p w14:paraId="286C59A3" w14:textId="4DC76DB6" w:rsidR="00F05EEB" w:rsidRPr="00F05EEB" w:rsidRDefault="00F05EEB" w:rsidP="00F05EEB">
      <w:r w:rsidRPr="00F05EEB">
        <w:t xml:space="preserve">Sistem podpira tudi merjenje višine skoka pri vaji </w:t>
      </w:r>
      <w:del w:id="1089" w:author="Zorman, Daša" w:date="2026-06-22T19:20:00Z" w16du:dateUtc="2026-06-22T17:20:00Z">
        <w:r w:rsidR="006452E4" w:rsidRPr="00A96548" w:rsidDel="007D1753">
          <w:delText>“</w:delText>
        </w:r>
      </w:del>
      <w:ins w:id="1090" w:author="Zorman, Daša" w:date="2026-06-22T19:20:00Z" w16du:dateUtc="2026-06-22T17:20:00Z">
        <w:r w:rsidR="007D1753">
          <w:t>»</w:t>
        </w:r>
      </w:ins>
      <w:r w:rsidRPr="00F05EEB">
        <w:t>counter movement jump</w:t>
      </w:r>
      <w:del w:id="1091" w:author="Zorman, Daša" w:date="2026-06-22T19:20:00Z" w16du:dateUtc="2026-06-22T17:20:00Z">
        <w:r w:rsidR="006452E4" w:rsidRPr="00A96548" w:rsidDel="007D1753">
          <w:delText>“</w:delText>
        </w:r>
      </w:del>
      <w:ins w:id="1092" w:author="Zorman, Daša" w:date="2026-06-22T19:20:00Z" w16du:dateUtc="2026-06-22T17:20:00Z">
        <w:r w:rsidR="007D1753">
          <w:t>«</w:t>
        </w:r>
      </w:ins>
      <w:r w:rsidRPr="00F05EEB">
        <w:t xml:space="preserve"> (CMJ). V tem primeru se iz časovne serije zaznanih sklepnih točk oceni navpični premik reprezentativne točke trupa (npr. kolki) med odskokom in najvišjo točko leta. Rezultat </w:t>
      </w:r>
      <w:r w:rsidRPr="00F05EEB">
        <w:lastRenderedPageBreak/>
        <w:t>je izražen v metričnih enotah in je odvisen od predhodne kalibracije oziroma referenčnih informacij uporabnika.</w:t>
      </w:r>
    </w:p>
    <w:p w14:paraId="5FB77CA8" w14:textId="77777777" w:rsidR="00F05EEB" w:rsidRPr="00F05EEB" w:rsidRDefault="00F05EEB" w:rsidP="00F05EEB"/>
    <w:p w14:paraId="5F6270C8" w14:textId="77777777" w:rsidR="0020589C" w:rsidRDefault="00F05EEB" w:rsidP="00913887">
      <w:r w:rsidRPr="00F05EEB">
        <w:t>Za zagotavljanje veljavnosti meritve sistem vključuje preverjanje osnovne konsistentnosti izvedbe (npr. da ni prišlo do izrazitih premikov, ki bi zmanjšali zanesljivost ocene). Če pogoji niso izpolnjeni, sistem uporabnika opozori in meritev označi kot neveljavno.</w:t>
      </w:r>
    </w:p>
    <w:p w14:paraId="780A5A54" w14:textId="77777777" w:rsidR="0020589C" w:rsidRDefault="0020589C">
      <w:pPr>
        <w:spacing w:line="240" w:lineRule="auto"/>
        <w:jc w:val="left"/>
      </w:pPr>
      <w:r>
        <w:br w:type="page"/>
      </w:r>
    </w:p>
    <w:p w14:paraId="3DB22FED" w14:textId="6EAC0F3D" w:rsidR="003B7C3A" w:rsidRDefault="003B7C3A" w:rsidP="003B7C3A">
      <w:pPr>
        <w:pStyle w:val="Naslov1"/>
        <w:spacing w:line="360" w:lineRule="auto"/>
        <w:rPr>
          <w:b/>
          <w:sz w:val="36"/>
          <w:szCs w:val="36"/>
          <w:lang w:val="sl-SI"/>
        </w:rPr>
      </w:pPr>
      <w:bookmarkStart w:id="1093" w:name="_Toc232940854"/>
      <w:r>
        <w:rPr>
          <w:b/>
          <w:sz w:val="36"/>
          <w:szCs w:val="36"/>
          <w:lang w:val="sl-SI"/>
        </w:rPr>
        <w:lastRenderedPageBreak/>
        <w:t>ZAKLJUČEK</w:t>
      </w:r>
      <w:bookmarkEnd w:id="1093"/>
    </w:p>
    <w:p w14:paraId="230BF697" w14:textId="31C3DDAF" w:rsidR="00747A28" w:rsidRDefault="00747A28" w:rsidP="00747A28">
      <w:r>
        <w:t>V magistrskem delu je razvit in ovrednoten pristop za realno</w:t>
      </w:r>
      <w:del w:id="1094" w:author="Zorman, Daša" w:date="2026-06-22T19:27:00Z" w16du:dateUtc="2026-06-22T17:27:00Z">
        <w:r w:rsidDel="007D1753">
          <w:delText>-</w:delText>
        </w:r>
      </w:del>
      <w:r>
        <w:t>časovno zaznavanje drže ter spremljanje in analizo vadbe v okolju spletnega brskalnika na robnih napravah. Osrednji cilj dela je ugotoviti, kateri izmed obravnavanih modelov za zaznavanje telesnih sklepnih točk ponuja najprimernejši kompromis med kakovostjo zaznave, hitrostjo delovanja in praktično uporabnostjo na napravah z omejeno procesorsko močjo.</w:t>
      </w:r>
    </w:p>
    <w:p w14:paraId="1CFFC4EA" w14:textId="77777777" w:rsidR="00747A28" w:rsidRDefault="00747A28" w:rsidP="00747A28"/>
    <w:p w14:paraId="1B32187B" w14:textId="0722D171" w:rsidR="00747A28" w:rsidRDefault="00747A28" w:rsidP="00747A28">
      <w:r>
        <w:t xml:space="preserve">V primerjavo so vključene različne izvedbe modelov MediaPipe Pose Landmarker, YOLO11-pose, PoseNet, MoveNet in BlazePose. Modeli so analizirani z vidika njihove arhitekture, števila in oblike izhodnih sklepnih točk, možnosti izvajanja v spletnem okolju </w:t>
      </w:r>
      <w:del w:id="1095" w:author="Zorman, Daša" w:date="2026-06-22T19:28:00Z" w16du:dateUtc="2026-06-22T17:28:00Z">
        <w:r w:rsidDel="007D1753">
          <w:delText xml:space="preserve">ter </w:delText>
        </w:r>
      </w:del>
      <w:ins w:id="1096" w:author="Zorman, Daša" w:date="2026-06-22T19:28:00Z" w16du:dateUtc="2026-06-22T17:28:00Z">
        <w:r w:rsidR="007D1753">
          <w:t>in</w:t>
        </w:r>
        <w:r w:rsidR="007D1753">
          <w:t xml:space="preserve"> </w:t>
        </w:r>
      </w:ins>
      <w:r>
        <w:t>podpore za različna zaledja delovanja. Njihova uspešnost je ocenjena z metrikama MPJPE in PCK, pri čemer so kot približek referenčne resnice služile napovedi visokozmogljivega modela RTMO-X. Poleg kakovosti zaznave je na različnih robnih napravah izmerjena tudi hitrost delovanja, izražena s povprečnim številom obdelanih okvirjev na sekundo.</w:t>
      </w:r>
    </w:p>
    <w:p w14:paraId="6BE1E77F" w14:textId="77777777" w:rsidR="00747A28" w:rsidRDefault="00747A28" w:rsidP="00747A28"/>
    <w:p w14:paraId="547AD18C" w14:textId="3A96AB36" w:rsidR="00747A28" w:rsidRDefault="00747A28" w:rsidP="00747A28">
      <w:del w:id="1097" w:author="Zorman, Daša" w:date="2026-06-22T19:29:00Z" w16du:dateUtc="2026-06-22T17:29:00Z">
        <w:r w:rsidDel="007D1753">
          <w:delText>Rezultati so pokazali</w:delText>
        </w:r>
      </w:del>
      <w:ins w:id="1098" w:author="Zorman, Daša" w:date="2026-06-22T19:29:00Z" w16du:dateUtc="2026-06-22T17:29:00Z">
        <w:r w:rsidR="007D1753">
          <w:t>V rezultatih je razvidno</w:t>
        </w:r>
      </w:ins>
      <w:r>
        <w:t xml:space="preserve">, da so se med </w:t>
      </w:r>
      <w:del w:id="1099" w:author="Zorman, Daša" w:date="2026-06-22T19:28:00Z" w16du:dateUtc="2026-06-22T17:28:00Z">
        <w:r w:rsidDel="007D1753">
          <w:delText xml:space="preserve">predizurjenimi </w:delText>
        </w:r>
      </w:del>
      <w:ins w:id="1100" w:author="Zorman, Daša" w:date="2026-06-22T19:28:00Z" w16du:dateUtc="2026-06-22T17:28:00Z">
        <w:r w:rsidR="007D1753">
          <w:t>predhodno izurjenimi</w:t>
        </w:r>
        <w:r w:rsidR="007D1753">
          <w:t xml:space="preserve"> </w:t>
        </w:r>
      </w:ins>
      <w:r>
        <w:t xml:space="preserve">modeli najbolje izkazale vse tri različice modela MediaPipe Pose Landmarker. Različica Heavy </w:t>
      </w:r>
      <w:r w:rsidR="00BE7AC1">
        <w:t xml:space="preserve">dosega </w:t>
      </w:r>
      <w:r>
        <w:t xml:space="preserve">najvišjo kakovost zaznave, vendar je računsko zahtevnejša. Različica Lite </w:t>
      </w:r>
      <w:r w:rsidR="00CD070E">
        <w:t xml:space="preserve">omogoča </w:t>
      </w:r>
      <w:r>
        <w:t>hitrejše izvajanje na manj zmogljivih napravah, medtem ko različica Full predstavlja</w:t>
      </w:r>
      <w:r w:rsidR="00B325EE">
        <w:t xml:space="preserve"> </w:t>
      </w:r>
      <w:r>
        <w:t>najbolj uravnotežen kompromis med hitrostjo in kakovostjo. Izbira ustrezne različice je zato odvisna predvsem od zmogljivosti ciljne naprave in zahtev konkretne uporabe.</w:t>
      </w:r>
    </w:p>
    <w:p w14:paraId="06C5BC9B" w14:textId="77777777" w:rsidR="00747A28" w:rsidRDefault="00747A28" w:rsidP="00747A28"/>
    <w:p w14:paraId="6AE14A7E" w14:textId="32CA7C8E" w:rsidR="00747A28" w:rsidRDefault="00747A28" w:rsidP="00747A28">
      <w:r>
        <w:t xml:space="preserve">Za dodatno učenje je izbran model YOLO11n-pose z vhodno velikostjo 256 × 256 slikovnih elementov. Model je dodatno učen na lastni učni množici slik vadbe, katere sklepne točke so samodejno označene s pomočjo modela RTMO-X. Po učenju se je njegova uspešnost opazno izboljšala. Zmanjšala se je povprečna napaka položaja sklepov, povečal pa se je tudi delež pravilno zaznanih sklepnih točk pri različnih </w:t>
      </w:r>
      <w:r>
        <w:lastRenderedPageBreak/>
        <w:t>vrednostih praga PCK. Rezultati potrjujejo, da lahko prilagoditev modela na podatke iz ciljne domene bistveno izboljša kakovost zaznave v specifičnih pogojih uporabe.</w:t>
      </w:r>
    </w:p>
    <w:p w14:paraId="5FF3A8DA" w14:textId="77777777" w:rsidR="00747A28" w:rsidRDefault="00747A28" w:rsidP="00747A28"/>
    <w:p w14:paraId="21A18E63" w14:textId="76181D43" w:rsidR="00747A28" w:rsidRDefault="00747A28" w:rsidP="00747A28">
      <w:r>
        <w:t>Izbrani model za zaznavanje drže je integriran v sistem za realno</w:t>
      </w:r>
      <w:del w:id="1101" w:author="Zorman, Daša" w:date="2026-06-22T19:30:00Z" w16du:dateUtc="2026-06-22T17:30:00Z">
        <w:r w:rsidDel="007D1753">
          <w:delText>-</w:delText>
        </w:r>
      </w:del>
      <w:r>
        <w:t xml:space="preserve">časovno spremljanje vadbe. Sistem iz časovnega zaporedja sklepnih točk izpelje informacije o ponovitvah, biomehanskih fazah gibanja, tempu, obsegu giba in hitrosti izvedbe. Na tej osnovi lahko uporabniku poda sprotne povratne informacije </w:t>
      </w:r>
      <w:del w:id="1102" w:author="Zorman, Daša" w:date="2026-06-22T19:30:00Z" w16du:dateUtc="2026-06-22T17:30:00Z">
        <w:r w:rsidDel="00AF241E">
          <w:delText xml:space="preserve">ter </w:delText>
        </w:r>
      </w:del>
      <w:ins w:id="1103" w:author="Zorman, Daša" w:date="2026-06-22T19:30:00Z" w16du:dateUtc="2026-06-22T17:30:00Z">
        <w:r w:rsidR="00AF241E">
          <w:t>in</w:t>
        </w:r>
        <w:r w:rsidR="00AF241E">
          <w:t xml:space="preserve"> </w:t>
        </w:r>
      </w:ins>
      <w:r>
        <w:t>zazna določena odstopanja od predpisane izvedbe in tehnične napake. Implementacija tako pokaže, da zaznava drže sama po sebi predstavlja šele prvi korak, medtem ko glavno uporabno vrednost zagotavlja nadaljnja interpretacija zaznanega gibanja.</w:t>
      </w:r>
    </w:p>
    <w:p w14:paraId="4DE0219D" w14:textId="77777777" w:rsidR="00747A28" w:rsidRDefault="00747A28" w:rsidP="00747A28"/>
    <w:p w14:paraId="2A765FF9" w14:textId="3154C64E" w:rsidR="00747A28" w:rsidRDefault="00747A28" w:rsidP="00747A28">
      <w:r>
        <w:t xml:space="preserve">Med razvojem so </w:t>
      </w:r>
      <w:r w:rsidR="00E174AC">
        <w:t xml:space="preserve">bile </w:t>
      </w:r>
      <w:r>
        <w:t>ugotovljene tudi nekatere omejitve. Kakovost zaznave je odvisna od osvetlitve, ozadja, položaja kamere, oddaljenosti uporabnika in zakritosti posameznih delov telesa. Pri uporabi ene same RGB-kamere je omejena tudi zanesljivost zaznavanja gibanja v globino. Dodatno težavo predstavljata poraba energije in segrevanje mobilnih naprav pri daljšem neprekinjenem izvajanju. Zaradi tega so bile uvedene optimizacije, kot so ponovna uporaba že inicializiranega modela, omejevanje frekvence obdelave, uporaba manj zahtevnega video</w:t>
      </w:r>
      <w:del w:id="1104" w:author="Zorman, Daša" w:date="2026-06-22T19:31:00Z" w16du:dateUtc="2026-06-22T17:31:00Z">
        <w:r w:rsidDel="00AF241E">
          <w:delText xml:space="preserve"> </w:delText>
        </w:r>
      </w:del>
      <w:r>
        <w:t>toka in takojšnja zaustavitev kamere po koncu analize.</w:t>
      </w:r>
    </w:p>
    <w:p w14:paraId="1A4CA86E" w14:textId="77777777" w:rsidR="00747A28" w:rsidRDefault="00747A28" w:rsidP="00747A28"/>
    <w:p w14:paraId="09E636B1" w14:textId="59924ECB" w:rsidR="00747A28" w:rsidRDefault="00747A28" w:rsidP="00747A28">
      <w:r>
        <w:t xml:space="preserve">Nadaljnje delo bi lahko obsegalo razširitev in boljše uravnoteženje učne množice, vključitev večjega števila uporabnikov in vadbenih scenarijev ter dodatno preverjanje modela v zahtevnejših pogojih. Smiselna bi bila tudi podrobnejša analiza uspešnosti po posameznih vajah in sklepnih točkah, izboljšanje ocenjevanja gibanja v globino </w:t>
      </w:r>
      <w:del w:id="1105" w:author="Zorman, Daša" w:date="2026-06-22T19:33:00Z" w16du:dateUtc="2026-06-22T17:33:00Z">
        <w:r w:rsidDel="00AF241E">
          <w:delText xml:space="preserve">ter </w:delText>
        </w:r>
      </w:del>
      <w:ins w:id="1106" w:author="Zorman, Daša" w:date="2026-06-22T19:33:00Z" w16du:dateUtc="2026-06-22T17:33:00Z">
        <w:r w:rsidR="00AF241E">
          <w:t>in</w:t>
        </w:r>
        <w:r w:rsidR="00AF241E">
          <w:t xml:space="preserve"> </w:t>
        </w:r>
      </w:ins>
      <w:r>
        <w:t>raziskava novih spletnih zaledij, predvsem WebGPU.</w:t>
      </w:r>
    </w:p>
    <w:p w14:paraId="5FCCD6A7" w14:textId="77777777" w:rsidR="00747A28" w:rsidRDefault="00747A28" w:rsidP="00747A28"/>
    <w:p w14:paraId="2B259139" w14:textId="3E7BF48D" w:rsidR="00A6191F" w:rsidRPr="00A6191F" w:rsidRDefault="00747A28" w:rsidP="00747A28">
      <w:r>
        <w:t>Na podlagi rezultatov je mogoče zaključiti, da je realno</w:t>
      </w:r>
      <w:del w:id="1107" w:author="Zorman, Daša" w:date="2026-06-22T19:33:00Z" w16du:dateUtc="2026-06-22T17:33:00Z">
        <w:r w:rsidDel="00AF241E">
          <w:delText>-</w:delText>
        </w:r>
      </w:del>
      <w:r>
        <w:t xml:space="preserve">časovno zaznavanje drže v spletnem brskalniku na robnih napravah izvedljivo in dovolj zanesljivo za podporo praktičnemu spremljanju vadbe. Magistrsko delo potrjuje, da lahko ustrezna izbira modela, njegova prilagoditev na lastne podatke </w:t>
      </w:r>
      <w:del w:id="1108" w:author="Zorman, Daša" w:date="2026-06-22T19:33:00Z" w16du:dateUtc="2026-06-22T17:33:00Z">
        <w:r w:rsidDel="00AF241E">
          <w:delText xml:space="preserve">ter </w:delText>
        </w:r>
      </w:del>
      <w:ins w:id="1109" w:author="Zorman, Daša" w:date="2026-06-22T19:33:00Z" w16du:dateUtc="2026-06-22T17:33:00Z">
        <w:r w:rsidR="00AF241E">
          <w:t>in</w:t>
        </w:r>
        <w:r w:rsidR="00AF241E">
          <w:t xml:space="preserve"> </w:t>
        </w:r>
      </w:ins>
      <w:r>
        <w:t xml:space="preserve">premišljena integracija v analitični </w:t>
      </w:r>
      <w:r>
        <w:lastRenderedPageBreak/>
        <w:t>sistem omogočijo učinkovito merjenje gibanja in podajanje uporabnih povratnih informacij brez potrebe po namenski merilni opremi ali strežniški obdelavi.</w:t>
      </w:r>
    </w:p>
    <w:p w14:paraId="454B81DC" w14:textId="5E8D9141" w:rsidR="008E569E" w:rsidRPr="00A00CA1" w:rsidRDefault="008E569E" w:rsidP="00913887">
      <w:r w:rsidRPr="00A00CA1">
        <w:rPr>
          <w:b/>
          <w:sz w:val="36"/>
          <w:szCs w:val="36"/>
        </w:rPr>
        <w:br w:type="page"/>
      </w:r>
    </w:p>
    <w:sdt>
      <w:sdtPr>
        <w:rPr>
          <w:bCs/>
          <w:caps/>
        </w:rPr>
        <w:id w:val="-1245258832"/>
        <w:docPartObj>
          <w:docPartGallery w:val="Bibliographies"/>
          <w:docPartUnique/>
        </w:docPartObj>
      </w:sdtPr>
      <w:sdtEndPr>
        <w:rPr>
          <w:bCs w:val="0"/>
          <w:caps w:val="0"/>
        </w:rPr>
      </w:sdtEndPr>
      <w:sdtContent>
        <w:p w14:paraId="535F5AFB" w14:textId="25CC01F6" w:rsidR="00916680" w:rsidRPr="00CE5DBA" w:rsidRDefault="00301E81" w:rsidP="00CE5DBA">
          <w:pPr>
            <w:rPr>
              <w:b/>
              <w:sz w:val="36"/>
              <w:szCs w:val="36"/>
            </w:rPr>
          </w:pPr>
          <w:r>
            <w:rPr>
              <w:b/>
              <w:sz w:val="36"/>
              <w:szCs w:val="36"/>
            </w:rPr>
            <w:t>VIRI IN LITERATUA</w:t>
          </w:r>
          <w:r>
            <w:tab/>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6"/>
            <w:gridCol w:w="7932"/>
          </w:tblGrid>
          <w:tr w:rsidR="00916680" w14:paraId="54EC1A2D" w14:textId="77777777" w:rsidTr="00916680">
            <w:trPr>
              <w:divId w:val="1738624840"/>
              <w:tblCellSpacing w:w="15" w:type="dxa"/>
            </w:trPr>
            <w:tc>
              <w:tcPr>
                <w:tcW w:w="307" w:type="pct"/>
                <w:hideMark/>
              </w:tcPr>
              <w:p w14:paraId="186E98BE" w14:textId="7CD00511" w:rsidR="00916680" w:rsidRDefault="00916680">
                <w:pPr>
                  <w:pStyle w:val="Bibliografija"/>
                  <w:rPr>
                    <w:noProof/>
                    <w:szCs w:val="24"/>
                  </w:rPr>
                </w:pPr>
                <w:r>
                  <w:rPr>
                    <w:noProof/>
                  </w:rPr>
                  <w:t xml:space="preserve">[1] </w:t>
                </w:r>
              </w:p>
            </w:tc>
            <w:tc>
              <w:tcPr>
                <w:tcW w:w="4640" w:type="pct"/>
                <w:hideMark/>
              </w:tcPr>
              <w:p w14:paraId="65E6738F" w14:textId="18B50ED2" w:rsidR="00916680" w:rsidRDefault="00916680">
                <w:pPr>
                  <w:pStyle w:val="Bibliografija"/>
                  <w:rPr>
                    <w:noProof/>
                  </w:rPr>
                </w:pPr>
                <w:r>
                  <w:rPr>
                    <w:noProof/>
                  </w:rPr>
                  <w:t>T. Atima, S. Thanawat in P. Suporn. Deep learning-based human body pose estimation in providing feedback for physical movement: A review. Heliyon</w:t>
                </w:r>
                <w:r w:rsidR="001E13C4">
                  <w:rPr>
                    <w:noProof/>
                  </w:rPr>
                  <w:t>:</w:t>
                </w:r>
                <w:r>
                  <w:rPr>
                    <w:noProof/>
                  </w:rPr>
                  <w:t xml:space="preserve"> </w:t>
                </w:r>
                <w:r w:rsidR="00F654CC">
                  <w:rPr>
                    <w:noProof/>
                  </w:rPr>
                  <w:t xml:space="preserve">26. 8. </w:t>
                </w:r>
                <w:r>
                  <w:rPr>
                    <w:noProof/>
                  </w:rPr>
                  <w:t xml:space="preserve">2024. Dostopno na: </w:t>
                </w:r>
                <w:hyperlink r:id="rId49" w:history="1">
                  <w:r w:rsidR="00B33EDA" w:rsidRPr="007E1C6E">
                    <w:rPr>
                      <w:rStyle w:val="Hiperpovezava"/>
                      <w:rFonts w:cs="Arial"/>
                      <w:noProof/>
                    </w:rPr>
                    <w:t>https://pmc.ncbi.nlm.nih.gov/articles/PMC11401083</w:t>
                  </w:r>
                </w:hyperlink>
                <w:r w:rsidR="00B33EDA">
                  <w:rPr>
                    <w:noProof/>
                  </w:rPr>
                  <w:t xml:space="preserve"> </w:t>
                </w:r>
                <w:r>
                  <w:rPr>
                    <w:noProof/>
                  </w:rPr>
                  <w:t>[17. 6. 2026].</w:t>
                </w:r>
              </w:p>
            </w:tc>
          </w:tr>
          <w:tr w:rsidR="00916680" w14:paraId="0824F45F" w14:textId="77777777" w:rsidTr="00916680">
            <w:trPr>
              <w:divId w:val="1738624840"/>
              <w:tblCellSpacing w:w="15" w:type="dxa"/>
            </w:trPr>
            <w:tc>
              <w:tcPr>
                <w:tcW w:w="307" w:type="pct"/>
                <w:hideMark/>
              </w:tcPr>
              <w:p w14:paraId="00B51967" w14:textId="77777777" w:rsidR="00916680" w:rsidRDefault="00916680">
                <w:pPr>
                  <w:pStyle w:val="Bibliografija"/>
                  <w:rPr>
                    <w:noProof/>
                  </w:rPr>
                </w:pPr>
                <w:r>
                  <w:rPr>
                    <w:noProof/>
                  </w:rPr>
                  <w:t xml:space="preserve">[2] </w:t>
                </w:r>
              </w:p>
            </w:tc>
            <w:tc>
              <w:tcPr>
                <w:tcW w:w="4640" w:type="pct"/>
                <w:hideMark/>
              </w:tcPr>
              <w:p w14:paraId="3E9C2ADB" w14:textId="4166AD23" w:rsidR="00916680" w:rsidRDefault="00916680">
                <w:pPr>
                  <w:pStyle w:val="Bibliografija"/>
                  <w:rPr>
                    <w:noProof/>
                  </w:rPr>
                </w:pPr>
                <w:r>
                  <w:rPr>
                    <w:noProof/>
                  </w:rPr>
                  <w:t>Y. Wang, M. Li, H. Cai, W. Chen in S. Han</w:t>
                </w:r>
                <w:r w:rsidR="00213828">
                  <w:rPr>
                    <w:noProof/>
                  </w:rPr>
                  <w:t xml:space="preserve">. </w:t>
                </w:r>
                <w:r>
                  <w:rPr>
                    <w:noProof/>
                  </w:rPr>
                  <w:t>Lite Pose: Efficient Architecture Design for 2D Human Pose Estimation</w:t>
                </w:r>
                <w:r w:rsidR="00F22C68">
                  <w:rPr>
                    <w:noProof/>
                  </w:rPr>
                  <w:t>.</w:t>
                </w:r>
                <w:r>
                  <w:rPr>
                    <w:noProof/>
                  </w:rPr>
                  <w:t xml:space="preserve"> 11</w:t>
                </w:r>
                <w:r w:rsidR="00011AD0">
                  <w:rPr>
                    <w:noProof/>
                  </w:rPr>
                  <w:t>.</w:t>
                </w:r>
                <w:r>
                  <w:rPr>
                    <w:noProof/>
                  </w:rPr>
                  <w:t xml:space="preserve"> 7</w:t>
                </w:r>
                <w:r w:rsidR="00E3517C">
                  <w:rPr>
                    <w:noProof/>
                  </w:rPr>
                  <w:t>.</w:t>
                </w:r>
                <w:r>
                  <w:rPr>
                    <w:noProof/>
                  </w:rPr>
                  <w:t xml:space="preserve"> 2022. </w:t>
                </w:r>
                <w:r w:rsidR="00F22C68">
                  <w:rPr>
                    <w:noProof/>
                  </w:rPr>
                  <w:t>Dostopno na</w:t>
                </w:r>
                <w:r>
                  <w:rPr>
                    <w:noProof/>
                  </w:rPr>
                  <w:t xml:space="preserve">: </w:t>
                </w:r>
                <w:hyperlink r:id="rId50" w:history="1">
                  <w:r w:rsidR="0015315E" w:rsidRPr="007E1C6E">
                    <w:rPr>
                      <w:rStyle w:val="Hiperpovezava"/>
                      <w:rFonts w:cs="Arial"/>
                      <w:noProof/>
                    </w:rPr>
                    <w:t>https://arxiv.org/pdf/2205.01271</w:t>
                  </w:r>
                </w:hyperlink>
                <w:r w:rsidR="0015315E">
                  <w:rPr>
                    <w:noProof/>
                  </w:rPr>
                  <w:t xml:space="preserve"> </w:t>
                </w:r>
                <w:r>
                  <w:rPr>
                    <w:noProof/>
                  </w:rPr>
                  <w:t>[17</w:t>
                </w:r>
                <w:r w:rsidR="00F22C68">
                  <w:rPr>
                    <w:noProof/>
                  </w:rPr>
                  <w:t>.</w:t>
                </w:r>
                <w:r>
                  <w:rPr>
                    <w:noProof/>
                  </w:rPr>
                  <w:t xml:space="preserve"> 6</w:t>
                </w:r>
                <w:r w:rsidR="00F22C68">
                  <w:rPr>
                    <w:noProof/>
                  </w:rPr>
                  <w:t>.</w:t>
                </w:r>
                <w:r>
                  <w:rPr>
                    <w:noProof/>
                  </w:rPr>
                  <w:t xml:space="preserve"> 2026].</w:t>
                </w:r>
              </w:p>
            </w:tc>
          </w:tr>
          <w:tr w:rsidR="00916680" w14:paraId="663DFAB8" w14:textId="77777777" w:rsidTr="00916680">
            <w:trPr>
              <w:divId w:val="1738624840"/>
              <w:tblCellSpacing w:w="15" w:type="dxa"/>
            </w:trPr>
            <w:tc>
              <w:tcPr>
                <w:tcW w:w="307" w:type="pct"/>
                <w:hideMark/>
              </w:tcPr>
              <w:p w14:paraId="0CBF932B" w14:textId="77777777" w:rsidR="00916680" w:rsidRDefault="00916680">
                <w:pPr>
                  <w:pStyle w:val="Bibliografija"/>
                  <w:rPr>
                    <w:noProof/>
                  </w:rPr>
                </w:pPr>
                <w:r>
                  <w:rPr>
                    <w:noProof/>
                  </w:rPr>
                  <w:t xml:space="preserve">[3] </w:t>
                </w:r>
              </w:p>
            </w:tc>
            <w:tc>
              <w:tcPr>
                <w:tcW w:w="4640" w:type="pct"/>
                <w:hideMark/>
              </w:tcPr>
              <w:p w14:paraId="2C7D8402" w14:textId="762102C9" w:rsidR="00916680" w:rsidRDefault="00916680">
                <w:pPr>
                  <w:pStyle w:val="Bibliografija"/>
                  <w:rPr>
                    <w:noProof/>
                  </w:rPr>
                </w:pPr>
                <w:r>
                  <w:rPr>
                    <w:noProof/>
                  </w:rPr>
                  <w:t>Google</w:t>
                </w:r>
                <w:r w:rsidR="00AA3918">
                  <w:rPr>
                    <w:noProof/>
                  </w:rPr>
                  <w:t xml:space="preserve">. </w:t>
                </w:r>
                <w:r>
                  <w:rPr>
                    <w:noProof/>
                  </w:rPr>
                  <w:t>Pose landmark detection guide</w:t>
                </w:r>
                <w:r w:rsidR="00AA3918">
                  <w:rPr>
                    <w:noProof/>
                  </w:rPr>
                  <w:t>.</w:t>
                </w:r>
                <w:r>
                  <w:rPr>
                    <w:noProof/>
                  </w:rPr>
                  <w:t xml:space="preserve"> </w:t>
                </w:r>
                <w:r w:rsidR="00AA3918">
                  <w:rPr>
                    <w:noProof/>
                  </w:rPr>
                  <w:t>Dostopno na</w:t>
                </w:r>
                <w:r>
                  <w:rPr>
                    <w:noProof/>
                  </w:rPr>
                  <w:t xml:space="preserve">: </w:t>
                </w:r>
                <w:hyperlink r:id="rId51" w:history="1">
                  <w:r w:rsidR="00D42B67" w:rsidRPr="007E1C6E">
                    <w:rPr>
                      <w:rStyle w:val="Hiperpovezava"/>
                      <w:rFonts w:cs="Arial"/>
                      <w:noProof/>
                    </w:rPr>
                    <w:t>https://developers.google.com/edge/mediapipe/solutions/vision/pose_landmarker</w:t>
                  </w:r>
                </w:hyperlink>
                <w:r w:rsidR="00D42B67">
                  <w:rPr>
                    <w:noProof/>
                  </w:rPr>
                  <w:t xml:space="preserve"> </w:t>
                </w:r>
                <w:r>
                  <w:rPr>
                    <w:noProof/>
                  </w:rPr>
                  <w:t>[20</w:t>
                </w:r>
                <w:r w:rsidR="00AA3918">
                  <w:rPr>
                    <w:noProof/>
                  </w:rPr>
                  <w:t>.</w:t>
                </w:r>
                <w:r>
                  <w:rPr>
                    <w:noProof/>
                  </w:rPr>
                  <w:t xml:space="preserve"> 2</w:t>
                </w:r>
                <w:r w:rsidR="00AA3918">
                  <w:rPr>
                    <w:noProof/>
                  </w:rPr>
                  <w:t>.</w:t>
                </w:r>
                <w:r>
                  <w:rPr>
                    <w:noProof/>
                  </w:rPr>
                  <w:t xml:space="preserve"> 2026].</w:t>
                </w:r>
              </w:p>
            </w:tc>
          </w:tr>
          <w:tr w:rsidR="00916680" w14:paraId="11F6E242" w14:textId="77777777" w:rsidTr="00916680">
            <w:trPr>
              <w:divId w:val="1738624840"/>
              <w:tblCellSpacing w:w="15" w:type="dxa"/>
            </w:trPr>
            <w:tc>
              <w:tcPr>
                <w:tcW w:w="307" w:type="pct"/>
                <w:hideMark/>
              </w:tcPr>
              <w:p w14:paraId="72C8554F" w14:textId="77777777" w:rsidR="00916680" w:rsidRDefault="00916680">
                <w:pPr>
                  <w:pStyle w:val="Bibliografija"/>
                  <w:rPr>
                    <w:noProof/>
                  </w:rPr>
                </w:pPr>
                <w:r>
                  <w:rPr>
                    <w:noProof/>
                  </w:rPr>
                  <w:t xml:space="preserve">[4] </w:t>
                </w:r>
              </w:p>
            </w:tc>
            <w:tc>
              <w:tcPr>
                <w:tcW w:w="4640" w:type="pct"/>
                <w:hideMark/>
              </w:tcPr>
              <w:p w14:paraId="0A7DAA31" w14:textId="0C91913E" w:rsidR="00916680" w:rsidRDefault="00916680">
                <w:pPr>
                  <w:pStyle w:val="Bibliografija"/>
                  <w:rPr>
                    <w:noProof/>
                  </w:rPr>
                </w:pPr>
                <w:r>
                  <w:rPr>
                    <w:noProof/>
                  </w:rPr>
                  <w:t>J. Wang, S. Tan, X. Zhen, S. Xu, F. Zheng, Z. He in L. Shao</w:t>
                </w:r>
                <w:r w:rsidR="00370CDA">
                  <w:rPr>
                    <w:noProof/>
                  </w:rPr>
                  <w:t xml:space="preserve">. </w:t>
                </w:r>
                <w:r>
                  <w:rPr>
                    <w:noProof/>
                  </w:rPr>
                  <w:t>Deep 3D human pose estimation: A review</w:t>
                </w:r>
                <w:r w:rsidR="00370CDA">
                  <w:rPr>
                    <w:noProof/>
                  </w:rPr>
                  <w:t>.</w:t>
                </w:r>
                <w:r>
                  <w:rPr>
                    <w:noProof/>
                  </w:rPr>
                  <w:t xml:space="preserve"> </w:t>
                </w:r>
                <w:r w:rsidR="00723151">
                  <w:rPr>
                    <w:noProof/>
                  </w:rPr>
                  <w:t xml:space="preserve">24. 5. </w:t>
                </w:r>
                <w:r>
                  <w:rPr>
                    <w:noProof/>
                  </w:rPr>
                  <w:t>2021.</w:t>
                </w:r>
                <w:r w:rsidR="00623C87">
                  <w:rPr>
                    <w:noProof/>
                  </w:rPr>
                  <w:t xml:space="preserve"> </w:t>
                </w:r>
                <w:r w:rsidR="00FE58D5">
                  <w:rPr>
                    <w:noProof/>
                  </w:rPr>
                  <w:t xml:space="preserve">Dostopno na: </w:t>
                </w:r>
                <w:hyperlink r:id="rId52" w:history="1">
                  <w:r w:rsidR="00FE58D5" w:rsidRPr="007E1C6E">
                    <w:rPr>
                      <w:rStyle w:val="Hiperpovezava"/>
                      <w:rFonts w:cs="Arial"/>
                      <w:noProof/>
                    </w:rPr>
                    <w:t>https://doi.org/10.1016/j.cviu.2021.103225</w:t>
                  </w:r>
                </w:hyperlink>
                <w:r w:rsidR="00FE58D5">
                  <w:rPr>
                    <w:noProof/>
                  </w:rPr>
                  <w:t xml:space="preserve"> </w:t>
                </w:r>
                <w:r>
                  <w:rPr>
                    <w:noProof/>
                  </w:rPr>
                  <w:t>[17</w:t>
                </w:r>
                <w:r w:rsidR="00FE58D5">
                  <w:rPr>
                    <w:noProof/>
                  </w:rPr>
                  <w:t>.</w:t>
                </w:r>
                <w:r>
                  <w:rPr>
                    <w:noProof/>
                  </w:rPr>
                  <w:t xml:space="preserve"> 6</w:t>
                </w:r>
                <w:r w:rsidR="00FE58D5">
                  <w:rPr>
                    <w:noProof/>
                  </w:rPr>
                  <w:t>.</w:t>
                </w:r>
                <w:r>
                  <w:rPr>
                    <w:noProof/>
                  </w:rPr>
                  <w:t xml:space="preserve"> 2026].</w:t>
                </w:r>
              </w:p>
            </w:tc>
          </w:tr>
          <w:tr w:rsidR="00916680" w14:paraId="215B6EC3" w14:textId="77777777" w:rsidTr="00916680">
            <w:trPr>
              <w:divId w:val="1738624840"/>
              <w:tblCellSpacing w:w="15" w:type="dxa"/>
            </w:trPr>
            <w:tc>
              <w:tcPr>
                <w:tcW w:w="307" w:type="pct"/>
                <w:hideMark/>
              </w:tcPr>
              <w:p w14:paraId="4752CA41" w14:textId="77777777" w:rsidR="00916680" w:rsidRDefault="00916680">
                <w:pPr>
                  <w:pStyle w:val="Bibliografija"/>
                  <w:rPr>
                    <w:noProof/>
                  </w:rPr>
                </w:pPr>
                <w:r>
                  <w:rPr>
                    <w:noProof/>
                  </w:rPr>
                  <w:t xml:space="preserve">[5] </w:t>
                </w:r>
              </w:p>
            </w:tc>
            <w:tc>
              <w:tcPr>
                <w:tcW w:w="4640" w:type="pct"/>
                <w:hideMark/>
              </w:tcPr>
              <w:p w14:paraId="4E25F601" w14:textId="24D0E856" w:rsidR="00916680" w:rsidRDefault="00916680">
                <w:pPr>
                  <w:pStyle w:val="Bibliografija"/>
                  <w:rPr>
                    <w:noProof/>
                  </w:rPr>
                </w:pPr>
                <w:r>
                  <w:rPr>
                    <w:noProof/>
                  </w:rPr>
                  <w:t>R. B. Neupane, K. Li in T. F. Boka</w:t>
                </w:r>
                <w:r w:rsidR="0017329D">
                  <w:rPr>
                    <w:noProof/>
                  </w:rPr>
                  <w:t xml:space="preserve">. </w:t>
                </w:r>
                <w:r>
                  <w:rPr>
                    <w:noProof/>
                  </w:rPr>
                  <w:t>A survey on deep 3D human pose estimation</w:t>
                </w:r>
                <w:r w:rsidR="00BE3577">
                  <w:rPr>
                    <w:noProof/>
                  </w:rPr>
                  <w:t>.</w:t>
                </w:r>
                <w:r>
                  <w:rPr>
                    <w:noProof/>
                  </w:rPr>
                  <w:t xml:space="preserve"> 25</w:t>
                </w:r>
                <w:r w:rsidR="005C5105">
                  <w:rPr>
                    <w:noProof/>
                  </w:rPr>
                  <w:t>.</w:t>
                </w:r>
                <w:r>
                  <w:rPr>
                    <w:noProof/>
                  </w:rPr>
                  <w:t xml:space="preserve"> 11</w:t>
                </w:r>
                <w:r w:rsidR="005C5105">
                  <w:rPr>
                    <w:noProof/>
                  </w:rPr>
                  <w:t>.</w:t>
                </w:r>
                <w:r>
                  <w:rPr>
                    <w:noProof/>
                  </w:rPr>
                  <w:t xml:space="preserve"> 2024. </w:t>
                </w:r>
                <w:r w:rsidR="00BE3577">
                  <w:rPr>
                    <w:noProof/>
                  </w:rPr>
                  <w:t xml:space="preserve">Dostopno na: </w:t>
                </w:r>
                <w:hyperlink r:id="rId53" w:history="1">
                  <w:r w:rsidR="00BE3577" w:rsidRPr="007E1C6E">
                    <w:rPr>
                      <w:rStyle w:val="Hiperpovezava"/>
                      <w:rFonts w:cs="Arial"/>
                      <w:noProof/>
                    </w:rPr>
                    <w:t>https://doi.org/10.1007/s10462-024-11019-3</w:t>
                  </w:r>
                </w:hyperlink>
                <w:r w:rsidR="00BE3577">
                  <w:rPr>
                    <w:noProof/>
                  </w:rPr>
                  <w:t xml:space="preserve"> </w:t>
                </w:r>
                <w:r>
                  <w:rPr>
                    <w:noProof/>
                  </w:rPr>
                  <w:t>[17</w:t>
                </w:r>
                <w:r w:rsidR="00BE3577">
                  <w:rPr>
                    <w:noProof/>
                  </w:rPr>
                  <w:t>.</w:t>
                </w:r>
                <w:r>
                  <w:rPr>
                    <w:noProof/>
                  </w:rPr>
                  <w:t xml:space="preserve"> 6</w:t>
                </w:r>
                <w:r w:rsidR="00BE3577">
                  <w:rPr>
                    <w:noProof/>
                  </w:rPr>
                  <w:t>.</w:t>
                </w:r>
                <w:r>
                  <w:rPr>
                    <w:noProof/>
                  </w:rPr>
                  <w:t xml:space="preserve"> 2026].</w:t>
                </w:r>
              </w:p>
            </w:tc>
          </w:tr>
          <w:tr w:rsidR="00916680" w14:paraId="4C4BEF6D" w14:textId="77777777" w:rsidTr="00916680">
            <w:trPr>
              <w:divId w:val="1738624840"/>
              <w:tblCellSpacing w:w="15" w:type="dxa"/>
            </w:trPr>
            <w:tc>
              <w:tcPr>
                <w:tcW w:w="307" w:type="pct"/>
                <w:hideMark/>
              </w:tcPr>
              <w:p w14:paraId="4BB505FB" w14:textId="77777777" w:rsidR="00916680" w:rsidRDefault="00916680">
                <w:pPr>
                  <w:pStyle w:val="Bibliografija"/>
                  <w:rPr>
                    <w:noProof/>
                  </w:rPr>
                </w:pPr>
                <w:r>
                  <w:rPr>
                    <w:noProof/>
                  </w:rPr>
                  <w:t xml:space="preserve">[6] </w:t>
                </w:r>
              </w:p>
            </w:tc>
            <w:tc>
              <w:tcPr>
                <w:tcW w:w="4640" w:type="pct"/>
                <w:hideMark/>
              </w:tcPr>
              <w:p w14:paraId="7AB35189" w14:textId="365F3074" w:rsidR="00916680" w:rsidRDefault="00916680">
                <w:pPr>
                  <w:pStyle w:val="Bibliografija"/>
                  <w:rPr>
                    <w:noProof/>
                  </w:rPr>
                </w:pPr>
                <w:r>
                  <w:rPr>
                    <w:noProof/>
                  </w:rPr>
                  <w:t>D. Rode, A. Dunkel, R. Willi, P. Wolf, M. Xiloyannis in R. Riener</w:t>
                </w:r>
                <w:r w:rsidR="001A3A10">
                  <w:rPr>
                    <w:noProof/>
                  </w:rPr>
                  <w:t xml:space="preserve">. </w:t>
                </w:r>
                <w:r>
                  <w:rPr>
                    <w:noProof/>
                  </w:rPr>
                  <w:t>Assessment of monocular human pose estimation models for clinical movement analysis</w:t>
                </w:r>
                <w:r w:rsidR="001A3A10">
                  <w:rPr>
                    <w:noProof/>
                  </w:rPr>
                  <w:t>.</w:t>
                </w:r>
                <w:r>
                  <w:rPr>
                    <w:noProof/>
                  </w:rPr>
                  <w:t xml:space="preserve"> 5</w:t>
                </w:r>
                <w:r w:rsidR="001A3A10">
                  <w:rPr>
                    <w:noProof/>
                  </w:rPr>
                  <w:t>.</w:t>
                </w:r>
                <w:r>
                  <w:rPr>
                    <w:noProof/>
                  </w:rPr>
                  <w:t xml:space="preserve"> 11</w:t>
                </w:r>
                <w:r w:rsidR="001A3A10">
                  <w:rPr>
                    <w:noProof/>
                  </w:rPr>
                  <w:t>.</w:t>
                </w:r>
                <w:r>
                  <w:rPr>
                    <w:noProof/>
                  </w:rPr>
                  <w:t xml:space="preserve"> 2025. </w:t>
                </w:r>
                <w:r w:rsidR="001A3A10">
                  <w:rPr>
                    <w:noProof/>
                  </w:rPr>
                  <w:t>Dostopno na</w:t>
                </w:r>
                <w:r>
                  <w:rPr>
                    <w:noProof/>
                  </w:rPr>
                  <w:t xml:space="preserve">: </w:t>
                </w:r>
                <w:hyperlink r:id="rId54" w:history="1">
                  <w:r w:rsidR="001A3A10" w:rsidRPr="007E1C6E">
                    <w:rPr>
                      <w:rStyle w:val="Hiperpovezava"/>
                      <w:rFonts w:cs="Arial"/>
                      <w:noProof/>
                    </w:rPr>
                    <w:t>https://doi.org/10.1038/s41598-025-22626-7</w:t>
                  </w:r>
                </w:hyperlink>
                <w:r w:rsidR="001A3A10">
                  <w:rPr>
                    <w:noProof/>
                  </w:rPr>
                  <w:t xml:space="preserve"> </w:t>
                </w:r>
                <w:r>
                  <w:rPr>
                    <w:noProof/>
                  </w:rPr>
                  <w:t>[17</w:t>
                </w:r>
                <w:r w:rsidR="001A3A10">
                  <w:rPr>
                    <w:noProof/>
                  </w:rPr>
                  <w:t>.</w:t>
                </w:r>
                <w:r>
                  <w:rPr>
                    <w:noProof/>
                  </w:rPr>
                  <w:t xml:space="preserve"> 6</w:t>
                </w:r>
                <w:r w:rsidR="001A3A10">
                  <w:rPr>
                    <w:noProof/>
                  </w:rPr>
                  <w:t>.</w:t>
                </w:r>
                <w:r>
                  <w:rPr>
                    <w:noProof/>
                  </w:rPr>
                  <w:t xml:space="preserve"> 2026].</w:t>
                </w:r>
              </w:p>
            </w:tc>
          </w:tr>
          <w:tr w:rsidR="00916680" w14:paraId="3A7DC75A" w14:textId="77777777" w:rsidTr="00916680">
            <w:trPr>
              <w:divId w:val="1738624840"/>
              <w:tblCellSpacing w:w="15" w:type="dxa"/>
            </w:trPr>
            <w:tc>
              <w:tcPr>
                <w:tcW w:w="307" w:type="pct"/>
                <w:hideMark/>
              </w:tcPr>
              <w:p w14:paraId="182D0FC7" w14:textId="77777777" w:rsidR="00916680" w:rsidRDefault="00916680">
                <w:pPr>
                  <w:pStyle w:val="Bibliografija"/>
                  <w:rPr>
                    <w:noProof/>
                  </w:rPr>
                </w:pPr>
                <w:r>
                  <w:rPr>
                    <w:noProof/>
                  </w:rPr>
                  <w:t xml:space="preserve">[7] </w:t>
                </w:r>
              </w:p>
            </w:tc>
            <w:tc>
              <w:tcPr>
                <w:tcW w:w="4640" w:type="pct"/>
                <w:hideMark/>
              </w:tcPr>
              <w:p w14:paraId="13C2FD58" w14:textId="2F41C35E" w:rsidR="00916680" w:rsidRDefault="00916680">
                <w:pPr>
                  <w:pStyle w:val="Bibliografija"/>
                  <w:rPr>
                    <w:noProof/>
                  </w:rPr>
                </w:pPr>
                <w:r>
                  <w:rPr>
                    <w:noProof/>
                  </w:rPr>
                  <w:t>L. Wade, L. Needham, P. McGuigan in J. Bilzon</w:t>
                </w:r>
                <w:r w:rsidR="00F46047">
                  <w:rPr>
                    <w:noProof/>
                  </w:rPr>
                  <w:t xml:space="preserve">. </w:t>
                </w:r>
                <w:r>
                  <w:rPr>
                    <w:noProof/>
                  </w:rPr>
                  <w:t>Applications and limitations of current markerless motion capture methods for clinical gait biomechanics</w:t>
                </w:r>
                <w:r w:rsidR="00F46047">
                  <w:rPr>
                    <w:noProof/>
                  </w:rPr>
                  <w:t>.</w:t>
                </w:r>
                <w:r>
                  <w:rPr>
                    <w:noProof/>
                  </w:rPr>
                  <w:t xml:space="preserve"> 25</w:t>
                </w:r>
                <w:r w:rsidR="00F46047">
                  <w:rPr>
                    <w:noProof/>
                  </w:rPr>
                  <w:t>.</w:t>
                </w:r>
                <w:r>
                  <w:rPr>
                    <w:noProof/>
                  </w:rPr>
                  <w:t xml:space="preserve"> 2</w:t>
                </w:r>
                <w:r w:rsidR="00F46047">
                  <w:rPr>
                    <w:noProof/>
                  </w:rPr>
                  <w:t>.</w:t>
                </w:r>
                <w:r>
                  <w:rPr>
                    <w:noProof/>
                  </w:rPr>
                  <w:t xml:space="preserve"> 2022. </w:t>
                </w:r>
                <w:r w:rsidR="00F46047">
                  <w:rPr>
                    <w:noProof/>
                  </w:rPr>
                  <w:t>Dostopno na</w:t>
                </w:r>
                <w:r>
                  <w:rPr>
                    <w:noProof/>
                  </w:rPr>
                  <w:t xml:space="preserve">: </w:t>
                </w:r>
                <w:hyperlink r:id="rId55" w:history="1">
                  <w:r w:rsidR="00F46047" w:rsidRPr="007E1C6E">
                    <w:rPr>
                      <w:rStyle w:val="Hiperpovezava"/>
                      <w:rFonts w:cs="Arial"/>
                      <w:noProof/>
                    </w:rPr>
                    <w:t>https://pmc.ncbi.nlm.nih.gov/articles/PMC8884063</w:t>
                  </w:r>
                </w:hyperlink>
                <w:r w:rsidR="00F46047">
                  <w:rPr>
                    <w:noProof/>
                  </w:rPr>
                  <w:t xml:space="preserve"> </w:t>
                </w:r>
                <w:r>
                  <w:rPr>
                    <w:noProof/>
                  </w:rPr>
                  <w:t>[17</w:t>
                </w:r>
                <w:r w:rsidR="00F46047">
                  <w:rPr>
                    <w:noProof/>
                  </w:rPr>
                  <w:t>.</w:t>
                </w:r>
                <w:r>
                  <w:rPr>
                    <w:noProof/>
                  </w:rPr>
                  <w:t xml:space="preserve"> 6</w:t>
                </w:r>
                <w:r w:rsidR="00F46047">
                  <w:rPr>
                    <w:noProof/>
                  </w:rPr>
                  <w:t>.</w:t>
                </w:r>
                <w:r>
                  <w:rPr>
                    <w:noProof/>
                  </w:rPr>
                  <w:t xml:space="preserve"> 2026].</w:t>
                </w:r>
              </w:p>
            </w:tc>
          </w:tr>
          <w:tr w:rsidR="00916680" w14:paraId="3C0BFC0A" w14:textId="77777777" w:rsidTr="00916680">
            <w:trPr>
              <w:divId w:val="1738624840"/>
              <w:tblCellSpacing w:w="15" w:type="dxa"/>
            </w:trPr>
            <w:tc>
              <w:tcPr>
                <w:tcW w:w="307" w:type="pct"/>
                <w:hideMark/>
              </w:tcPr>
              <w:p w14:paraId="06558BE2" w14:textId="77777777" w:rsidR="00916680" w:rsidRDefault="00916680">
                <w:pPr>
                  <w:pStyle w:val="Bibliografija"/>
                  <w:rPr>
                    <w:noProof/>
                  </w:rPr>
                </w:pPr>
                <w:r>
                  <w:rPr>
                    <w:noProof/>
                  </w:rPr>
                  <w:t xml:space="preserve">[8] </w:t>
                </w:r>
              </w:p>
            </w:tc>
            <w:tc>
              <w:tcPr>
                <w:tcW w:w="4640" w:type="pct"/>
                <w:hideMark/>
              </w:tcPr>
              <w:p w14:paraId="1AE41BD2" w14:textId="22FEA470" w:rsidR="00916680" w:rsidRDefault="00916680">
                <w:pPr>
                  <w:pStyle w:val="Bibliografija"/>
                  <w:rPr>
                    <w:noProof/>
                  </w:rPr>
                </w:pPr>
                <w:r>
                  <w:rPr>
                    <w:noProof/>
                  </w:rPr>
                  <w:t>I. Sarandi, A. Hermans in B. Leibe</w:t>
                </w:r>
                <w:r w:rsidR="00DF0B51">
                  <w:rPr>
                    <w:noProof/>
                  </w:rPr>
                  <w:t xml:space="preserve">. </w:t>
                </w:r>
                <w:r>
                  <w:rPr>
                    <w:noProof/>
                  </w:rPr>
                  <w:t>Learning 3D Human Pose Estimation from Dozens of Datasets using a</w:t>
                </w:r>
                <w:r w:rsidR="00DF0B51">
                  <w:rPr>
                    <w:noProof/>
                  </w:rPr>
                  <w:t xml:space="preserve"> Geometry-Aware Autoencoder to Bridge Between Skeleton Formats.</w:t>
                </w:r>
                <w:r>
                  <w:rPr>
                    <w:noProof/>
                  </w:rPr>
                  <w:t xml:space="preserve"> RWTH Aachen University, Germany</w:t>
                </w:r>
                <w:r w:rsidR="00DF0B51">
                  <w:rPr>
                    <w:noProof/>
                  </w:rPr>
                  <w:t>:</w:t>
                </w:r>
                <w:r>
                  <w:rPr>
                    <w:noProof/>
                  </w:rPr>
                  <w:t xml:space="preserve"> 29</w:t>
                </w:r>
                <w:r w:rsidR="00DF0B51">
                  <w:rPr>
                    <w:noProof/>
                  </w:rPr>
                  <w:t>.</w:t>
                </w:r>
                <w:r>
                  <w:rPr>
                    <w:noProof/>
                  </w:rPr>
                  <w:t xml:space="preserve"> 12</w:t>
                </w:r>
                <w:r w:rsidR="00DF0B51">
                  <w:rPr>
                    <w:noProof/>
                  </w:rPr>
                  <w:t>.</w:t>
                </w:r>
                <w:r>
                  <w:rPr>
                    <w:noProof/>
                  </w:rPr>
                  <w:t xml:space="preserve"> 2022. </w:t>
                </w:r>
                <w:r w:rsidR="00DF0B51">
                  <w:rPr>
                    <w:noProof/>
                  </w:rPr>
                  <w:t>Dostopno na</w:t>
                </w:r>
                <w:r>
                  <w:rPr>
                    <w:noProof/>
                  </w:rPr>
                  <w:t xml:space="preserve">: </w:t>
                </w:r>
                <w:hyperlink r:id="rId56" w:history="1">
                  <w:r w:rsidR="00F67038" w:rsidRPr="007E1C6E">
                    <w:rPr>
                      <w:rStyle w:val="Hiperpovezava"/>
                      <w:rFonts w:cs="Arial"/>
                      <w:noProof/>
                    </w:rPr>
                    <w:t>https://arxiv.org/abs/2212.14474</w:t>
                  </w:r>
                </w:hyperlink>
                <w:r w:rsidR="00F67038">
                  <w:rPr>
                    <w:noProof/>
                  </w:rPr>
                  <w:t xml:space="preserve"> </w:t>
                </w:r>
                <w:r>
                  <w:rPr>
                    <w:noProof/>
                  </w:rPr>
                  <w:t>[11</w:t>
                </w:r>
                <w:r w:rsidR="00DF0B51">
                  <w:rPr>
                    <w:noProof/>
                  </w:rPr>
                  <w:t>.</w:t>
                </w:r>
                <w:r>
                  <w:rPr>
                    <w:noProof/>
                  </w:rPr>
                  <w:t xml:space="preserve"> 6</w:t>
                </w:r>
                <w:r w:rsidR="00DF0B51">
                  <w:rPr>
                    <w:noProof/>
                  </w:rPr>
                  <w:t>.</w:t>
                </w:r>
                <w:r>
                  <w:rPr>
                    <w:noProof/>
                  </w:rPr>
                  <w:t xml:space="preserve"> 2026].</w:t>
                </w:r>
              </w:p>
            </w:tc>
          </w:tr>
          <w:tr w:rsidR="00916680" w14:paraId="75EF94DF" w14:textId="77777777" w:rsidTr="00916680">
            <w:trPr>
              <w:divId w:val="1738624840"/>
              <w:tblCellSpacing w:w="15" w:type="dxa"/>
            </w:trPr>
            <w:tc>
              <w:tcPr>
                <w:tcW w:w="307" w:type="pct"/>
                <w:hideMark/>
              </w:tcPr>
              <w:p w14:paraId="32D0E0AD" w14:textId="77777777" w:rsidR="00916680" w:rsidRDefault="00916680">
                <w:pPr>
                  <w:pStyle w:val="Bibliografija"/>
                  <w:rPr>
                    <w:noProof/>
                  </w:rPr>
                </w:pPr>
                <w:r>
                  <w:rPr>
                    <w:noProof/>
                  </w:rPr>
                  <w:lastRenderedPageBreak/>
                  <w:t xml:space="preserve">[9] </w:t>
                </w:r>
              </w:p>
            </w:tc>
            <w:tc>
              <w:tcPr>
                <w:tcW w:w="4640" w:type="pct"/>
                <w:hideMark/>
              </w:tcPr>
              <w:p w14:paraId="12482CE9" w14:textId="61F4200C" w:rsidR="00916680" w:rsidRDefault="00916680">
                <w:pPr>
                  <w:pStyle w:val="Bibliografija"/>
                  <w:rPr>
                    <w:noProof/>
                  </w:rPr>
                </w:pPr>
                <w:r>
                  <w:rPr>
                    <w:noProof/>
                  </w:rPr>
                  <w:t>H. Xu, B. G. Eduard, A. Zanfir, W. T. Freeman, R. Sukthankar in C. Sminchisescu</w:t>
                </w:r>
                <w:r w:rsidR="00415ABB">
                  <w:rPr>
                    <w:noProof/>
                  </w:rPr>
                  <w:t xml:space="preserve">. </w:t>
                </w:r>
                <w:r>
                  <w:rPr>
                    <w:noProof/>
                  </w:rPr>
                  <w:t>GHUM &amp; GHUML: Generative 3D Human Shape and Articulated Pose Models</w:t>
                </w:r>
                <w:r w:rsidR="00415ABB">
                  <w:rPr>
                    <w:noProof/>
                  </w:rPr>
                  <w:t>.</w:t>
                </w:r>
                <w:r>
                  <w:rPr>
                    <w:noProof/>
                  </w:rPr>
                  <w:t xml:space="preserve"> Google Research</w:t>
                </w:r>
                <w:r w:rsidR="00415ABB">
                  <w:rPr>
                    <w:noProof/>
                  </w:rPr>
                  <w:t>:</w:t>
                </w:r>
                <w:r>
                  <w:rPr>
                    <w:noProof/>
                  </w:rPr>
                  <w:t xml:space="preserve"> 2020.</w:t>
                </w:r>
                <w:r w:rsidR="00415ABB">
                  <w:rPr>
                    <w:noProof/>
                  </w:rPr>
                  <w:t xml:space="preserve"> Dostopno na: </w:t>
                </w:r>
                <w:hyperlink r:id="rId57" w:history="1">
                  <w:r w:rsidR="00CE5DBA" w:rsidRPr="007E1C6E">
                    <w:rPr>
                      <w:rStyle w:val="Hiperpovezava"/>
                      <w:rFonts w:cs="Arial"/>
                      <w:noProof/>
                    </w:rPr>
                    <w:t>https://research.google/pubs/ghum-ghuml-generative-3d-human-shape-and-articulated-pose-models      [20</w:t>
                  </w:r>
                </w:hyperlink>
                <w:r w:rsidR="00415ABB">
                  <w:rPr>
                    <w:noProof/>
                  </w:rPr>
                  <w:t>. 6. 2026].</w:t>
                </w:r>
              </w:p>
            </w:tc>
          </w:tr>
          <w:tr w:rsidR="00916680" w14:paraId="68F28803" w14:textId="77777777" w:rsidTr="00916680">
            <w:trPr>
              <w:divId w:val="1738624840"/>
              <w:tblCellSpacing w:w="15" w:type="dxa"/>
            </w:trPr>
            <w:tc>
              <w:tcPr>
                <w:tcW w:w="307" w:type="pct"/>
                <w:hideMark/>
              </w:tcPr>
              <w:p w14:paraId="032F31FE" w14:textId="77777777" w:rsidR="00916680" w:rsidRDefault="00916680">
                <w:pPr>
                  <w:pStyle w:val="Bibliografija"/>
                  <w:rPr>
                    <w:noProof/>
                  </w:rPr>
                </w:pPr>
                <w:r>
                  <w:rPr>
                    <w:noProof/>
                  </w:rPr>
                  <w:t xml:space="preserve">[10] </w:t>
                </w:r>
              </w:p>
            </w:tc>
            <w:tc>
              <w:tcPr>
                <w:tcW w:w="4640" w:type="pct"/>
                <w:hideMark/>
              </w:tcPr>
              <w:p w14:paraId="449D7DDE" w14:textId="2D903F52" w:rsidR="00916680" w:rsidRDefault="00916680">
                <w:pPr>
                  <w:pStyle w:val="Bibliografija"/>
                  <w:rPr>
                    <w:noProof/>
                  </w:rPr>
                </w:pPr>
                <w:r>
                  <w:rPr>
                    <w:noProof/>
                  </w:rPr>
                  <w:t>M. Sandler, A. Howard, M. Zhu, A. Zhmoginov in L.-C. Chen</w:t>
                </w:r>
                <w:r w:rsidR="00B9782E">
                  <w:rPr>
                    <w:noProof/>
                  </w:rPr>
                  <w:t>.</w:t>
                </w:r>
                <w:r>
                  <w:rPr>
                    <w:noProof/>
                  </w:rPr>
                  <w:t xml:space="preserve"> MobileNetV2: Inverted Residuals and Linear Bottlenecks</w:t>
                </w:r>
                <w:r w:rsidR="00B9782E">
                  <w:rPr>
                    <w:noProof/>
                  </w:rPr>
                  <w:t>.</w:t>
                </w:r>
                <w:r>
                  <w:rPr>
                    <w:noProof/>
                  </w:rPr>
                  <w:t xml:space="preserve"> 21 3 2019. </w:t>
                </w:r>
                <w:r w:rsidR="00B9782E">
                  <w:rPr>
                    <w:noProof/>
                  </w:rPr>
                  <w:t>Dostopno na</w:t>
                </w:r>
                <w:r>
                  <w:rPr>
                    <w:noProof/>
                  </w:rPr>
                  <w:t xml:space="preserve">: </w:t>
                </w:r>
                <w:hyperlink r:id="rId58" w:history="1">
                  <w:r w:rsidR="00B9782E" w:rsidRPr="007E1C6E">
                    <w:rPr>
                      <w:rStyle w:val="Hiperpovezava"/>
                      <w:rFonts w:cs="Arial"/>
                      <w:noProof/>
                    </w:rPr>
                    <w:t>https://arxiv.org/abs/1801.04381</w:t>
                  </w:r>
                </w:hyperlink>
                <w:r w:rsidR="00B9782E">
                  <w:rPr>
                    <w:noProof/>
                  </w:rPr>
                  <w:t xml:space="preserve"> </w:t>
                </w:r>
                <w:r>
                  <w:rPr>
                    <w:noProof/>
                  </w:rPr>
                  <w:t>[17</w:t>
                </w:r>
                <w:r w:rsidR="00B9782E">
                  <w:rPr>
                    <w:noProof/>
                  </w:rPr>
                  <w:t>.</w:t>
                </w:r>
                <w:r>
                  <w:rPr>
                    <w:noProof/>
                  </w:rPr>
                  <w:t xml:space="preserve"> 6</w:t>
                </w:r>
                <w:r w:rsidR="00B9782E">
                  <w:rPr>
                    <w:noProof/>
                  </w:rPr>
                  <w:t>.</w:t>
                </w:r>
                <w:r>
                  <w:rPr>
                    <w:noProof/>
                  </w:rPr>
                  <w:t xml:space="preserve"> 2026].</w:t>
                </w:r>
              </w:p>
            </w:tc>
          </w:tr>
          <w:tr w:rsidR="00916680" w14:paraId="3A51B6E5" w14:textId="77777777" w:rsidTr="00916680">
            <w:trPr>
              <w:divId w:val="1738624840"/>
              <w:tblCellSpacing w:w="15" w:type="dxa"/>
            </w:trPr>
            <w:tc>
              <w:tcPr>
                <w:tcW w:w="307" w:type="pct"/>
                <w:hideMark/>
              </w:tcPr>
              <w:p w14:paraId="3B58CE2E" w14:textId="77777777" w:rsidR="00916680" w:rsidRDefault="00916680">
                <w:pPr>
                  <w:pStyle w:val="Bibliografija"/>
                  <w:rPr>
                    <w:noProof/>
                  </w:rPr>
                </w:pPr>
                <w:r>
                  <w:rPr>
                    <w:noProof/>
                  </w:rPr>
                  <w:t xml:space="preserve">[11] </w:t>
                </w:r>
              </w:p>
            </w:tc>
            <w:tc>
              <w:tcPr>
                <w:tcW w:w="4640" w:type="pct"/>
                <w:hideMark/>
              </w:tcPr>
              <w:p w14:paraId="58EA948C" w14:textId="40A04055" w:rsidR="00916680" w:rsidRDefault="00916680">
                <w:pPr>
                  <w:pStyle w:val="Bibliografija"/>
                  <w:rPr>
                    <w:noProof/>
                  </w:rPr>
                </w:pPr>
                <w:r>
                  <w:rPr>
                    <w:noProof/>
                  </w:rPr>
                  <w:t>Google</w:t>
                </w:r>
                <w:r w:rsidR="009355B0">
                  <w:rPr>
                    <w:noProof/>
                  </w:rPr>
                  <w:t>.</w:t>
                </w:r>
                <w:r>
                  <w:rPr>
                    <w:noProof/>
                  </w:rPr>
                  <w:t xml:space="preserve"> Model Card MediaPipe BlazePose GHUM 3D</w:t>
                </w:r>
                <w:r w:rsidR="009355B0">
                  <w:rPr>
                    <w:noProof/>
                  </w:rPr>
                  <w:t>.</w:t>
                </w:r>
                <w:r>
                  <w:rPr>
                    <w:noProof/>
                  </w:rPr>
                  <w:t xml:space="preserve"> </w:t>
                </w:r>
                <w:r w:rsidR="009355B0">
                  <w:rPr>
                    <w:noProof/>
                  </w:rPr>
                  <w:t>Dostopno na</w:t>
                </w:r>
                <w:r>
                  <w:rPr>
                    <w:noProof/>
                  </w:rPr>
                  <w:t xml:space="preserve">: </w:t>
                </w:r>
                <w:hyperlink r:id="rId59" w:history="1">
                  <w:r w:rsidR="009355B0" w:rsidRPr="007E1C6E">
                    <w:rPr>
                      <w:rStyle w:val="Hiperpovezava"/>
                      <w:rFonts w:cs="Arial"/>
                      <w:noProof/>
                    </w:rPr>
                    <w:t>https://storage.googleapis.com/mediapipe-assets/Model%20Card%20BlazePose%20GHUM%203D.pdf</w:t>
                  </w:r>
                </w:hyperlink>
                <w:r w:rsidR="009355B0">
                  <w:rPr>
                    <w:noProof/>
                  </w:rPr>
                  <w:t xml:space="preserve"> </w:t>
                </w:r>
                <w:r>
                  <w:rPr>
                    <w:noProof/>
                  </w:rPr>
                  <w:t>[17</w:t>
                </w:r>
                <w:r w:rsidR="009355B0">
                  <w:rPr>
                    <w:noProof/>
                  </w:rPr>
                  <w:t>.</w:t>
                </w:r>
                <w:r>
                  <w:rPr>
                    <w:noProof/>
                  </w:rPr>
                  <w:t xml:space="preserve"> 6</w:t>
                </w:r>
                <w:r w:rsidR="009355B0">
                  <w:rPr>
                    <w:noProof/>
                  </w:rPr>
                  <w:t>.</w:t>
                </w:r>
                <w:r>
                  <w:rPr>
                    <w:noProof/>
                  </w:rPr>
                  <w:t xml:space="preserve"> 2026].</w:t>
                </w:r>
              </w:p>
            </w:tc>
          </w:tr>
          <w:tr w:rsidR="00916680" w14:paraId="29BC50D0" w14:textId="77777777" w:rsidTr="00916680">
            <w:trPr>
              <w:divId w:val="1738624840"/>
              <w:tblCellSpacing w:w="15" w:type="dxa"/>
            </w:trPr>
            <w:tc>
              <w:tcPr>
                <w:tcW w:w="307" w:type="pct"/>
                <w:hideMark/>
              </w:tcPr>
              <w:p w14:paraId="6BE24894" w14:textId="77777777" w:rsidR="00916680" w:rsidRDefault="00916680">
                <w:pPr>
                  <w:pStyle w:val="Bibliografija"/>
                  <w:rPr>
                    <w:noProof/>
                  </w:rPr>
                </w:pPr>
                <w:r>
                  <w:rPr>
                    <w:noProof/>
                  </w:rPr>
                  <w:t xml:space="preserve">[12] </w:t>
                </w:r>
              </w:p>
            </w:tc>
            <w:tc>
              <w:tcPr>
                <w:tcW w:w="4640" w:type="pct"/>
                <w:hideMark/>
              </w:tcPr>
              <w:p w14:paraId="63074A5A" w14:textId="5CC16C08" w:rsidR="00916680" w:rsidRDefault="00916680">
                <w:pPr>
                  <w:pStyle w:val="Bibliografija"/>
                  <w:rPr>
                    <w:noProof/>
                  </w:rPr>
                </w:pPr>
                <w:r>
                  <w:rPr>
                    <w:noProof/>
                  </w:rPr>
                  <w:t>Ultralytics</w:t>
                </w:r>
                <w:r w:rsidR="003015AF">
                  <w:rPr>
                    <w:noProof/>
                  </w:rPr>
                  <w:t>.</w:t>
                </w:r>
                <w:r>
                  <w:rPr>
                    <w:noProof/>
                  </w:rPr>
                  <w:t xml:space="preserve"> Pose Estimation</w:t>
                </w:r>
                <w:r w:rsidR="003015AF">
                  <w:rPr>
                    <w:noProof/>
                  </w:rPr>
                  <w:t>.</w:t>
                </w:r>
                <w:r>
                  <w:rPr>
                    <w:noProof/>
                  </w:rPr>
                  <w:t xml:space="preserve"> </w:t>
                </w:r>
                <w:r w:rsidR="003015AF">
                  <w:rPr>
                    <w:noProof/>
                  </w:rPr>
                  <w:t>Dostopno na</w:t>
                </w:r>
                <w:r>
                  <w:rPr>
                    <w:noProof/>
                  </w:rPr>
                  <w:t xml:space="preserve">: </w:t>
                </w:r>
                <w:hyperlink r:id="rId60" w:history="1">
                  <w:r w:rsidR="003015AF" w:rsidRPr="007E1C6E">
                    <w:rPr>
                      <w:rStyle w:val="Hiperpovezava"/>
                      <w:rFonts w:cs="Arial"/>
                      <w:noProof/>
                    </w:rPr>
                    <w:t>https://docs.ultralytics.com/tasks/pose</w:t>
                  </w:r>
                </w:hyperlink>
                <w:r w:rsidR="003015AF">
                  <w:rPr>
                    <w:noProof/>
                  </w:rPr>
                  <w:t xml:space="preserve"> </w:t>
                </w:r>
                <w:r>
                  <w:rPr>
                    <w:noProof/>
                  </w:rPr>
                  <w:t>[17</w:t>
                </w:r>
                <w:r w:rsidR="003015AF">
                  <w:rPr>
                    <w:noProof/>
                  </w:rPr>
                  <w:t>.</w:t>
                </w:r>
                <w:r>
                  <w:rPr>
                    <w:noProof/>
                  </w:rPr>
                  <w:t xml:space="preserve"> 6</w:t>
                </w:r>
                <w:r w:rsidR="003015AF">
                  <w:rPr>
                    <w:noProof/>
                  </w:rPr>
                  <w:t>.</w:t>
                </w:r>
                <w:r>
                  <w:rPr>
                    <w:noProof/>
                  </w:rPr>
                  <w:t xml:space="preserve"> 2026].</w:t>
                </w:r>
              </w:p>
            </w:tc>
          </w:tr>
          <w:tr w:rsidR="00916680" w14:paraId="6485DFF8" w14:textId="77777777" w:rsidTr="00916680">
            <w:trPr>
              <w:divId w:val="1738624840"/>
              <w:tblCellSpacing w:w="15" w:type="dxa"/>
            </w:trPr>
            <w:tc>
              <w:tcPr>
                <w:tcW w:w="307" w:type="pct"/>
                <w:hideMark/>
              </w:tcPr>
              <w:p w14:paraId="3875078A" w14:textId="77777777" w:rsidR="00916680" w:rsidRDefault="00916680">
                <w:pPr>
                  <w:pStyle w:val="Bibliografija"/>
                  <w:rPr>
                    <w:noProof/>
                  </w:rPr>
                </w:pPr>
                <w:r>
                  <w:rPr>
                    <w:noProof/>
                  </w:rPr>
                  <w:t xml:space="preserve">[13] </w:t>
                </w:r>
              </w:p>
            </w:tc>
            <w:tc>
              <w:tcPr>
                <w:tcW w:w="4640" w:type="pct"/>
                <w:hideMark/>
              </w:tcPr>
              <w:p w14:paraId="7CAF1A03" w14:textId="1B53B026" w:rsidR="00916680" w:rsidRDefault="00916680">
                <w:pPr>
                  <w:pStyle w:val="Bibliografija"/>
                  <w:rPr>
                    <w:noProof/>
                  </w:rPr>
                </w:pPr>
                <w:r>
                  <w:rPr>
                    <w:noProof/>
                  </w:rPr>
                  <w:t>Ultralytics</w:t>
                </w:r>
                <w:r w:rsidR="00576F6C">
                  <w:rPr>
                    <w:noProof/>
                  </w:rPr>
                  <w:t>.</w:t>
                </w:r>
                <w:r>
                  <w:rPr>
                    <w:noProof/>
                  </w:rPr>
                  <w:t xml:space="preserve"> Ultralytics Home Page</w:t>
                </w:r>
                <w:r w:rsidR="00576F6C">
                  <w:rPr>
                    <w:noProof/>
                  </w:rPr>
                  <w:t>.</w:t>
                </w:r>
                <w:r>
                  <w:rPr>
                    <w:noProof/>
                  </w:rPr>
                  <w:t xml:space="preserve"> </w:t>
                </w:r>
                <w:r w:rsidR="00576F6C">
                  <w:rPr>
                    <w:noProof/>
                  </w:rPr>
                  <w:t>Dostopno na</w:t>
                </w:r>
                <w:r>
                  <w:rPr>
                    <w:noProof/>
                  </w:rPr>
                  <w:t xml:space="preserve">: </w:t>
                </w:r>
                <w:hyperlink r:id="rId61" w:history="1">
                  <w:r w:rsidR="00576F6C" w:rsidRPr="007E1C6E">
                    <w:rPr>
                      <w:rStyle w:val="Hiperpovezava"/>
                      <w:rFonts w:cs="Arial"/>
                      <w:noProof/>
                    </w:rPr>
                    <w:t>https://docs.ultralytics.com/</w:t>
                  </w:r>
                </w:hyperlink>
                <w:r w:rsidR="00576F6C">
                  <w:rPr>
                    <w:noProof/>
                  </w:rPr>
                  <w:t xml:space="preserve"> </w:t>
                </w:r>
                <w:r>
                  <w:rPr>
                    <w:noProof/>
                  </w:rPr>
                  <w:t>[17</w:t>
                </w:r>
                <w:r w:rsidR="00576F6C">
                  <w:rPr>
                    <w:noProof/>
                  </w:rPr>
                  <w:t>.</w:t>
                </w:r>
                <w:r>
                  <w:rPr>
                    <w:noProof/>
                  </w:rPr>
                  <w:t xml:space="preserve"> 6</w:t>
                </w:r>
                <w:r w:rsidR="00576F6C">
                  <w:rPr>
                    <w:noProof/>
                  </w:rPr>
                  <w:t>.</w:t>
                </w:r>
                <w:r>
                  <w:rPr>
                    <w:noProof/>
                  </w:rPr>
                  <w:t xml:space="preserve"> 2026].</w:t>
                </w:r>
              </w:p>
            </w:tc>
          </w:tr>
          <w:tr w:rsidR="00916680" w14:paraId="7E940FD1" w14:textId="77777777" w:rsidTr="00916680">
            <w:trPr>
              <w:divId w:val="1738624840"/>
              <w:tblCellSpacing w:w="15" w:type="dxa"/>
            </w:trPr>
            <w:tc>
              <w:tcPr>
                <w:tcW w:w="307" w:type="pct"/>
                <w:hideMark/>
              </w:tcPr>
              <w:p w14:paraId="7EEE2919" w14:textId="77777777" w:rsidR="00916680" w:rsidRDefault="00916680">
                <w:pPr>
                  <w:pStyle w:val="Bibliografija"/>
                  <w:rPr>
                    <w:noProof/>
                  </w:rPr>
                </w:pPr>
                <w:r>
                  <w:rPr>
                    <w:noProof/>
                  </w:rPr>
                  <w:t xml:space="preserve">[14] </w:t>
                </w:r>
              </w:p>
            </w:tc>
            <w:tc>
              <w:tcPr>
                <w:tcW w:w="4640" w:type="pct"/>
                <w:hideMark/>
              </w:tcPr>
              <w:p w14:paraId="11AB9587" w14:textId="6A32A244" w:rsidR="00916680" w:rsidRDefault="00916680">
                <w:pPr>
                  <w:pStyle w:val="Bibliografija"/>
                  <w:rPr>
                    <w:noProof/>
                  </w:rPr>
                </w:pPr>
                <w:r>
                  <w:rPr>
                    <w:noProof/>
                  </w:rPr>
                  <w:t>Ultralytics</w:t>
                </w:r>
                <w:r w:rsidR="00DF4F0D">
                  <w:rPr>
                    <w:noProof/>
                  </w:rPr>
                  <w:t xml:space="preserve">. </w:t>
                </w:r>
                <w:r>
                  <w:rPr>
                    <w:noProof/>
                  </w:rPr>
                  <w:t>Pose Estimation Models</w:t>
                </w:r>
                <w:r w:rsidR="00DF4F0D">
                  <w:rPr>
                    <w:noProof/>
                  </w:rPr>
                  <w:t>.</w:t>
                </w:r>
                <w:r>
                  <w:rPr>
                    <w:noProof/>
                  </w:rPr>
                  <w:t xml:space="preserve"> </w:t>
                </w:r>
                <w:r w:rsidR="00DF4F0D">
                  <w:rPr>
                    <w:noProof/>
                  </w:rPr>
                  <w:t>Dostopno na</w:t>
                </w:r>
                <w:r>
                  <w:rPr>
                    <w:noProof/>
                  </w:rPr>
                  <w:t xml:space="preserve">: </w:t>
                </w:r>
                <w:hyperlink r:id="rId62" w:anchor="models" w:history="1">
                  <w:r w:rsidR="00DF4F0D" w:rsidRPr="007E1C6E">
                    <w:rPr>
                      <w:rStyle w:val="Hiperpovezava"/>
                      <w:rFonts w:cs="Arial"/>
                      <w:noProof/>
                    </w:rPr>
                    <w:t>https://docs.ultralytics.com/tasks/pose#models</w:t>
                  </w:r>
                </w:hyperlink>
                <w:r w:rsidR="00DF4F0D">
                  <w:rPr>
                    <w:noProof/>
                  </w:rPr>
                  <w:t xml:space="preserve"> </w:t>
                </w:r>
                <w:r>
                  <w:rPr>
                    <w:noProof/>
                  </w:rPr>
                  <w:t>[17</w:t>
                </w:r>
                <w:r w:rsidR="00DF4F0D">
                  <w:rPr>
                    <w:noProof/>
                  </w:rPr>
                  <w:t>.</w:t>
                </w:r>
                <w:r>
                  <w:rPr>
                    <w:noProof/>
                  </w:rPr>
                  <w:t xml:space="preserve"> 6</w:t>
                </w:r>
                <w:r w:rsidR="00DF4F0D">
                  <w:rPr>
                    <w:noProof/>
                  </w:rPr>
                  <w:t>.</w:t>
                </w:r>
                <w:r>
                  <w:rPr>
                    <w:noProof/>
                  </w:rPr>
                  <w:t xml:space="preserve"> 2026].</w:t>
                </w:r>
              </w:p>
            </w:tc>
          </w:tr>
          <w:tr w:rsidR="00916680" w14:paraId="0F0771C1" w14:textId="77777777" w:rsidTr="00916680">
            <w:trPr>
              <w:divId w:val="1738624840"/>
              <w:tblCellSpacing w:w="15" w:type="dxa"/>
            </w:trPr>
            <w:tc>
              <w:tcPr>
                <w:tcW w:w="307" w:type="pct"/>
                <w:hideMark/>
              </w:tcPr>
              <w:p w14:paraId="112FB279" w14:textId="77777777" w:rsidR="00916680" w:rsidRDefault="00916680">
                <w:pPr>
                  <w:pStyle w:val="Bibliografija"/>
                  <w:rPr>
                    <w:noProof/>
                  </w:rPr>
                </w:pPr>
                <w:r>
                  <w:rPr>
                    <w:noProof/>
                  </w:rPr>
                  <w:t xml:space="preserve">[15] </w:t>
                </w:r>
              </w:p>
            </w:tc>
            <w:tc>
              <w:tcPr>
                <w:tcW w:w="4640" w:type="pct"/>
                <w:hideMark/>
              </w:tcPr>
              <w:p w14:paraId="6DDE9502" w14:textId="44A26441" w:rsidR="00916680" w:rsidRDefault="00916680">
                <w:pPr>
                  <w:pStyle w:val="Bibliografija"/>
                  <w:rPr>
                    <w:noProof/>
                  </w:rPr>
                </w:pPr>
                <w:r>
                  <w:rPr>
                    <w:noProof/>
                  </w:rPr>
                  <w:t>G. Patterson, T.-Y. Lin, M. R. Ronchi, Y. Cui, M. Maire in P. Dollár</w:t>
                </w:r>
                <w:r w:rsidR="002D4AEA">
                  <w:rPr>
                    <w:noProof/>
                  </w:rPr>
                  <w:t xml:space="preserve">. </w:t>
                </w:r>
                <w:r>
                  <w:rPr>
                    <w:noProof/>
                  </w:rPr>
                  <w:t>COCO 2017 Keypoint Detection Task</w:t>
                </w:r>
                <w:r w:rsidR="002D4AEA">
                  <w:rPr>
                    <w:noProof/>
                  </w:rPr>
                  <w:t>.</w:t>
                </w:r>
                <w:r>
                  <w:rPr>
                    <w:noProof/>
                  </w:rPr>
                  <w:t xml:space="preserve"> </w:t>
                </w:r>
                <w:r w:rsidR="00796FE0">
                  <w:rPr>
                    <w:noProof/>
                  </w:rPr>
                  <w:t xml:space="preserve">30. 9. </w:t>
                </w:r>
                <w:r>
                  <w:rPr>
                    <w:noProof/>
                  </w:rPr>
                  <w:t>2017.</w:t>
                </w:r>
                <w:r w:rsidR="00C64078">
                  <w:rPr>
                    <w:noProof/>
                  </w:rPr>
                  <w:t xml:space="preserve"> Dostopno na: </w:t>
                </w:r>
                <w:hyperlink r:id="rId63" w:anchor="detection-2017" w:history="1">
                  <w:r w:rsidR="00C64078" w:rsidRPr="007E1C6E">
                    <w:rPr>
                      <w:rStyle w:val="Hiperpovezava"/>
                      <w:rFonts w:cs="Arial"/>
                      <w:noProof/>
                    </w:rPr>
                    <w:t>https://cocodataset.org/#detection-2017</w:t>
                  </w:r>
                </w:hyperlink>
                <w:r w:rsidR="00C64078">
                  <w:rPr>
                    <w:noProof/>
                  </w:rPr>
                  <w:t xml:space="preserve"> [20. 6. 2026].</w:t>
                </w:r>
              </w:p>
            </w:tc>
          </w:tr>
          <w:tr w:rsidR="00916680" w14:paraId="371F1F5F" w14:textId="77777777" w:rsidTr="00916680">
            <w:trPr>
              <w:divId w:val="1738624840"/>
              <w:tblCellSpacing w:w="15" w:type="dxa"/>
            </w:trPr>
            <w:tc>
              <w:tcPr>
                <w:tcW w:w="307" w:type="pct"/>
                <w:hideMark/>
              </w:tcPr>
              <w:p w14:paraId="2BA3AEB0" w14:textId="77777777" w:rsidR="00916680" w:rsidRDefault="00916680">
                <w:pPr>
                  <w:pStyle w:val="Bibliografija"/>
                  <w:rPr>
                    <w:noProof/>
                  </w:rPr>
                </w:pPr>
                <w:r>
                  <w:rPr>
                    <w:noProof/>
                  </w:rPr>
                  <w:t xml:space="preserve">[16] </w:t>
                </w:r>
              </w:p>
            </w:tc>
            <w:tc>
              <w:tcPr>
                <w:tcW w:w="4640" w:type="pct"/>
                <w:hideMark/>
              </w:tcPr>
              <w:p w14:paraId="41716AE8" w14:textId="7325ACBB" w:rsidR="00916680" w:rsidRDefault="00916680">
                <w:pPr>
                  <w:pStyle w:val="Bibliografija"/>
                  <w:rPr>
                    <w:noProof/>
                  </w:rPr>
                </w:pPr>
                <w:r>
                  <w:rPr>
                    <w:noProof/>
                  </w:rPr>
                  <w:t>T.-Y. Lin, M. Maire, S. Belongie, L. Bourdev, R. Girshick, J. Hays, P. Perona, D. Ramanan, C. L. Zitnick in P. Dollar</w:t>
                </w:r>
                <w:r w:rsidR="00C37143">
                  <w:rPr>
                    <w:noProof/>
                  </w:rPr>
                  <w:t xml:space="preserve">. </w:t>
                </w:r>
                <w:r>
                  <w:rPr>
                    <w:noProof/>
                  </w:rPr>
                  <w:t>Microsoft COCO: Common Objects in Context</w:t>
                </w:r>
                <w:r w:rsidR="00021781">
                  <w:rPr>
                    <w:noProof/>
                  </w:rPr>
                  <w:t>.</w:t>
                </w:r>
                <w:r>
                  <w:rPr>
                    <w:noProof/>
                  </w:rPr>
                  <w:t xml:space="preserve"> </w:t>
                </w:r>
                <w:r w:rsidR="00DB0F74">
                  <w:rPr>
                    <w:noProof/>
                  </w:rPr>
                  <w:t xml:space="preserve">21. 2. </w:t>
                </w:r>
                <w:r>
                  <w:rPr>
                    <w:noProof/>
                  </w:rPr>
                  <w:t>2015.</w:t>
                </w:r>
                <w:r w:rsidR="00DB0F74">
                  <w:rPr>
                    <w:noProof/>
                  </w:rPr>
                  <w:t xml:space="preserve"> Dostopno na: </w:t>
                </w:r>
                <w:hyperlink r:id="rId64" w:history="1">
                  <w:r w:rsidR="00DB0F74" w:rsidRPr="007E1C6E">
                    <w:rPr>
                      <w:rStyle w:val="Hiperpovezava"/>
                      <w:rFonts w:cs="Arial"/>
                      <w:noProof/>
                    </w:rPr>
                    <w:t>https://arxiv.org/abs/1405.0312 [17</w:t>
                  </w:r>
                </w:hyperlink>
                <w:r w:rsidR="00DB0F74">
                  <w:rPr>
                    <w:noProof/>
                  </w:rPr>
                  <w:t>. 6. 2026].</w:t>
                </w:r>
              </w:p>
            </w:tc>
          </w:tr>
          <w:tr w:rsidR="00916680" w14:paraId="0772F22F" w14:textId="77777777" w:rsidTr="00916680">
            <w:trPr>
              <w:divId w:val="1738624840"/>
              <w:tblCellSpacing w:w="15" w:type="dxa"/>
            </w:trPr>
            <w:tc>
              <w:tcPr>
                <w:tcW w:w="307" w:type="pct"/>
                <w:hideMark/>
              </w:tcPr>
              <w:p w14:paraId="4003583A" w14:textId="77777777" w:rsidR="00916680" w:rsidRDefault="00916680">
                <w:pPr>
                  <w:pStyle w:val="Bibliografija"/>
                  <w:rPr>
                    <w:noProof/>
                  </w:rPr>
                </w:pPr>
                <w:r>
                  <w:rPr>
                    <w:noProof/>
                  </w:rPr>
                  <w:t xml:space="preserve">[17] </w:t>
                </w:r>
              </w:p>
            </w:tc>
            <w:tc>
              <w:tcPr>
                <w:tcW w:w="4640" w:type="pct"/>
                <w:hideMark/>
              </w:tcPr>
              <w:p w14:paraId="5B5C854E" w14:textId="45CBD9A3" w:rsidR="00916680" w:rsidRDefault="00916680">
                <w:pPr>
                  <w:pStyle w:val="Bibliografija"/>
                  <w:rPr>
                    <w:noProof/>
                  </w:rPr>
                </w:pPr>
                <w:r>
                  <w:rPr>
                    <w:noProof/>
                  </w:rPr>
                  <w:t>Ultralytics</w:t>
                </w:r>
                <w:r w:rsidR="00DB0F74">
                  <w:rPr>
                    <w:noProof/>
                  </w:rPr>
                  <w:t xml:space="preserve">. </w:t>
                </w:r>
                <w:r>
                  <w:rPr>
                    <w:noProof/>
                  </w:rPr>
                  <w:t xml:space="preserve">Pose Estimation </w:t>
                </w:r>
                <w:r w:rsidR="00DB0F74">
                  <w:rPr>
                    <w:noProof/>
                  </w:rPr>
                  <w:t>–</w:t>
                </w:r>
                <w:r>
                  <w:rPr>
                    <w:noProof/>
                  </w:rPr>
                  <w:t xml:space="preserve"> Train</w:t>
                </w:r>
                <w:r w:rsidR="00DB0F74">
                  <w:rPr>
                    <w:noProof/>
                  </w:rPr>
                  <w:t>.</w:t>
                </w:r>
                <w:r>
                  <w:rPr>
                    <w:noProof/>
                  </w:rPr>
                  <w:t xml:space="preserve"> </w:t>
                </w:r>
                <w:r w:rsidR="00DB0F74">
                  <w:rPr>
                    <w:noProof/>
                  </w:rPr>
                  <w:t>Dostopnp na</w:t>
                </w:r>
                <w:r>
                  <w:rPr>
                    <w:noProof/>
                  </w:rPr>
                  <w:t xml:space="preserve">: </w:t>
                </w:r>
                <w:hyperlink r:id="rId65" w:anchor="train" w:history="1">
                  <w:r w:rsidR="00DB0F74" w:rsidRPr="007E1C6E">
                    <w:rPr>
                      <w:rStyle w:val="Hiperpovezava"/>
                      <w:rFonts w:cs="Arial"/>
                      <w:noProof/>
                    </w:rPr>
                    <w:t>https://docs.ultralytics.com/tasks/pose#train</w:t>
                  </w:r>
                </w:hyperlink>
                <w:r w:rsidR="00DB0F74">
                  <w:rPr>
                    <w:noProof/>
                  </w:rPr>
                  <w:t xml:space="preserve"> </w:t>
                </w:r>
                <w:r>
                  <w:rPr>
                    <w:noProof/>
                  </w:rPr>
                  <w:t>[</w:t>
                </w:r>
                <w:r w:rsidR="00DB0F74">
                  <w:rPr>
                    <w:noProof/>
                  </w:rPr>
                  <w:t xml:space="preserve">17. 6. </w:t>
                </w:r>
                <w:r>
                  <w:rPr>
                    <w:noProof/>
                  </w:rPr>
                  <w:t>2026].</w:t>
                </w:r>
              </w:p>
            </w:tc>
          </w:tr>
          <w:tr w:rsidR="00916680" w14:paraId="6D41D9BA" w14:textId="77777777" w:rsidTr="00916680">
            <w:trPr>
              <w:divId w:val="1738624840"/>
              <w:tblCellSpacing w:w="15" w:type="dxa"/>
            </w:trPr>
            <w:tc>
              <w:tcPr>
                <w:tcW w:w="307" w:type="pct"/>
                <w:hideMark/>
              </w:tcPr>
              <w:p w14:paraId="5FC19751" w14:textId="77777777" w:rsidR="00916680" w:rsidRDefault="00916680">
                <w:pPr>
                  <w:pStyle w:val="Bibliografija"/>
                  <w:rPr>
                    <w:noProof/>
                  </w:rPr>
                </w:pPr>
                <w:r>
                  <w:rPr>
                    <w:noProof/>
                  </w:rPr>
                  <w:t xml:space="preserve">[18] </w:t>
                </w:r>
              </w:p>
            </w:tc>
            <w:tc>
              <w:tcPr>
                <w:tcW w:w="4640" w:type="pct"/>
                <w:hideMark/>
              </w:tcPr>
              <w:p w14:paraId="20D6D8A4" w14:textId="75B3920A" w:rsidR="00916680" w:rsidRDefault="00916680">
                <w:pPr>
                  <w:pStyle w:val="Bibliografija"/>
                  <w:rPr>
                    <w:noProof/>
                  </w:rPr>
                </w:pPr>
                <w:r>
                  <w:rPr>
                    <w:noProof/>
                  </w:rPr>
                  <w:t>Ultralytics</w:t>
                </w:r>
                <w:r w:rsidR="008150DA">
                  <w:rPr>
                    <w:noProof/>
                  </w:rPr>
                  <w:t xml:space="preserve">. </w:t>
                </w:r>
                <w:r>
                  <w:rPr>
                    <w:noProof/>
                  </w:rPr>
                  <w:t>Tiger-Pose Dataset</w:t>
                </w:r>
                <w:r w:rsidR="008150DA">
                  <w:rPr>
                    <w:noProof/>
                  </w:rPr>
                  <w:t xml:space="preserve">. </w:t>
                </w:r>
                <w:r>
                  <w:rPr>
                    <w:noProof/>
                  </w:rPr>
                  <w:t>12</w:t>
                </w:r>
                <w:r w:rsidR="008150DA">
                  <w:rPr>
                    <w:noProof/>
                  </w:rPr>
                  <w:t>.</w:t>
                </w:r>
                <w:r>
                  <w:rPr>
                    <w:noProof/>
                  </w:rPr>
                  <w:t xml:space="preserve"> 11</w:t>
                </w:r>
                <w:r w:rsidR="008150DA">
                  <w:rPr>
                    <w:noProof/>
                  </w:rPr>
                  <w:t>.</w:t>
                </w:r>
                <w:r>
                  <w:rPr>
                    <w:noProof/>
                  </w:rPr>
                  <w:t xml:space="preserve"> 2023. </w:t>
                </w:r>
                <w:r w:rsidR="008150DA">
                  <w:rPr>
                    <w:noProof/>
                  </w:rPr>
                  <w:t>Dostopno na</w:t>
                </w:r>
                <w:r>
                  <w:rPr>
                    <w:noProof/>
                  </w:rPr>
                  <w:t>: https://docs.ultralytics.com/datasets/pose/tiger-pose. [17</w:t>
                </w:r>
                <w:r w:rsidR="008150DA">
                  <w:rPr>
                    <w:noProof/>
                  </w:rPr>
                  <w:t>.</w:t>
                </w:r>
                <w:r>
                  <w:rPr>
                    <w:noProof/>
                  </w:rPr>
                  <w:t xml:space="preserve"> 6</w:t>
                </w:r>
                <w:r w:rsidR="008150DA">
                  <w:rPr>
                    <w:noProof/>
                  </w:rPr>
                  <w:t>.</w:t>
                </w:r>
                <w:r>
                  <w:rPr>
                    <w:noProof/>
                  </w:rPr>
                  <w:t xml:space="preserve"> 2026].</w:t>
                </w:r>
              </w:p>
            </w:tc>
          </w:tr>
          <w:tr w:rsidR="00916680" w14:paraId="0C682ECE" w14:textId="77777777" w:rsidTr="00916680">
            <w:trPr>
              <w:divId w:val="1738624840"/>
              <w:tblCellSpacing w:w="15" w:type="dxa"/>
            </w:trPr>
            <w:tc>
              <w:tcPr>
                <w:tcW w:w="307" w:type="pct"/>
                <w:hideMark/>
              </w:tcPr>
              <w:p w14:paraId="124A9FB9" w14:textId="77777777" w:rsidR="00916680" w:rsidRDefault="00916680">
                <w:pPr>
                  <w:pStyle w:val="Bibliografija"/>
                  <w:rPr>
                    <w:noProof/>
                  </w:rPr>
                </w:pPr>
                <w:r>
                  <w:rPr>
                    <w:noProof/>
                  </w:rPr>
                  <w:lastRenderedPageBreak/>
                  <w:t xml:space="preserve">[19] </w:t>
                </w:r>
              </w:p>
            </w:tc>
            <w:tc>
              <w:tcPr>
                <w:tcW w:w="4640" w:type="pct"/>
                <w:hideMark/>
              </w:tcPr>
              <w:p w14:paraId="53DE2617" w14:textId="27D41C52" w:rsidR="00916680" w:rsidRDefault="00916680">
                <w:pPr>
                  <w:pStyle w:val="Bibliografija"/>
                  <w:rPr>
                    <w:noProof/>
                  </w:rPr>
                </w:pPr>
                <w:r>
                  <w:rPr>
                    <w:noProof/>
                  </w:rPr>
                  <w:t>Ultralytics</w:t>
                </w:r>
                <w:r w:rsidR="009447DF">
                  <w:rPr>
                    <w:noProof/>
                  </w:rPr>
                  <w:t xml:space="preserve">. </w:t>
                </w:r>
                <w:r>
                  <w:rPr>
                    <w:noProof/>
                  </w:rPr>
                  <w:t>Pose Estimation on Custom Data using Ultralytics YOLOv8</w:t>
                </w:r>
                <w:r w:rsidR="009447DF">
                  <w:rPr>
                    <w:noProof/>
                  </w:rPr>
                  <w:t>.</w:t>
                </w:r>
                <w:r>
                  <w:rPr>
                    <w:noProof/>
                  </w:rPr>
                  <w:t xml:space="preserve"> Medium</w:t>
                </w:r>
                <w:r w:rsidR="009447DF">
                  <w:rPr>
                    <w:noProof/>
                  </w:rPr>
                  <w:t>:</w:t>
                </w:r>
                <w:r>
                  <w:rPr>
                    <w:noProof/>
                  </w:rPr>
                  <w:t xml:space="preserve"> 13</w:t>
                </w:r>
                <w:r w:rsidR="009447DF">
                  <w:rPr>
                    <w:noProof/>
                  </w:rPr>
                  <w:t>.</w:t>
                </w:r>
                <w:r>
                  <w:rPr>
                    <w:noProof/>
                  </w:rPr>
                  <w:t xml:space="preserve"> 11</w:t>
                </w:r>
                <w:r w:rsidR="009447DF">
                  <w:rPr>
                    <w:noProof/>
                  </w:rPr>
                  <w:t>.</w:t>
                </w:r>
                <w:r>
                  <w:rPr>
                    <w:noProof/>
                  </w:rPr>
                  <w:t xml:space="preserve"> 2023. </w:t>
                </w:r>
                <w:r w:rsidR="009447DF">
                  <w:rPr>
                    <w:noProof/>
                  </w:rPr>
                  <w:t>Dostopno na</w:t>
                </w:r>
                <w:r>
                  <w:rPr>
                    <w:noProof/>
                  </w:rPr>
                  <w:t xml:space="preserve">: </w:t>
                </w:r>
                <w:hyperlink r:id="rId66" w:history="1">
                  <w:r w:rsidR="009447DF" w:rsidRPr="007E1C6E">
                    <w:rPr>
                      <w:rStyle w:val="Hiperpovezava"/>
                      <w:rFonts w:cs="Arial"/>
                      <w:noProof/>
                    </w:rPr>
                    <w:t>https://ultralytics.medium.com/pose-estimation-on-custom-data-using-ultralytics-yolov8-ef63e103daea</w:t>
                  </w:r>
                </w:hyperlink>
                <w:r w:rsidR="009447DF">
                  <w:rPr>
                    <w:noProof/>
                  </w:rPr>
                  <w:t xml:space="preserve"> </w:t>
                </w:r>
                <w:r>
                  <w:rPr>
                    <w:noProof/>
                  </w:rPr>
                  <w:t>[17</w:t>
                </w:r>
                <w:r w:rsidR="009447DF">
                  <w:rPr>
                    <w:noProof/>
                  </w:rPr>
                  <w:t>.</w:t>
                </w:r>
                <w:r>
                  <w:rPr>
                    <w:noProof/>
                  </w:rPr>
                  <w:t xml:space="preserve"> 6</w:t>
                </w:r>
                <w:r w:rsidR="009447DF">
                  <w:rPr>
                    <w:noProof/>
                  </w:rPr>
                  <w:t>.</w:t>
                </w:r>
                <w:r>
                  <w:rPr>
                    <w:noProof/>
                  </w:rPr>
                  <w:t xml:space="preserve"> 2026].</w:t>
                </w:r>
              </w:p>
            </w:tc>
          </w:tr>
          <w:tr w:rsidR="00916680" w14:paraId="62DCF656" w14:textId="77777777" w:rsidTr="00916680">
            <w:trPr>
              <w:divId w:val="1738624840"/>
              <w:tblCellSpacing w:w="15" w:type="dxa"/>
            </w:trPr>
            <w:tc>
              <w:tcPr>
                <w:tcW w:w="307" w:type="pct"/>
                <w:hideMark/>
              </w:tcPr>
              <w:p w14:paraId="13D83E46" w14:textId="77777777" w:rsidR="00916680" w:rsidRDefault="00916680">
                <w:pPr>
                  <w:pStyle w:val="Bibliografija"/>
                  <w:rPr>
                    <w:noProof/>
                  </w:rPr>
                </w:pPr>
                <w:r>
                  <w:rPr>
                    <w:noProof/>
                  </w:rPr>
                  <w:t xml:space="preserve">[20] </w:t>
                </w:r>
              </w:p>
            </w:tc>
            <w:tc>
              <w:tcPr>
                <w:tcW w:w="4640" w:type="pct"/>
                <w:hideMark/>
              </w:tcPr>
              <w:p w14:paraId="69D9C810" w14:textId="30E8E939" w:rsidR="00916680" w:rsidRDefault="00916680">
                <w:pPr>
                  <w:pStyle w:val="Bibliografija"/>
                  <w:rPr>
                    <w:noProof/>
                  </w:rPr>
                </w:pPr>
                <w:r>
                  <w:rPr>
                    <w:noProof/>
                  </w:rPr>
                  <w:t>W. Liu, J. Tan, G. Lan, A. Li, D. Li in L. Zhao</w:t>
                </w:r>
                <w:r w:rsidR="006F394E">
                  <w:rPr>
                    <w:noProof/>
                  </w:rPr>
                  <w:t xml:space="preserve">. </w:t>
                </w:r>
                <w:r>
                  <w:rPr>
                    <w:noProof/>
                  </w:rPr>
                  <w:t>Benchmarking Fish Dataset and Evaluation Metric in Keypoint Detection - Towards Precise Fish Morphological Assessment in Aquaculture Breeding</w:t>
                </w:r>
                <w:r w:rsidR="006F394E">
                  <w:rPr>
                    <w:noProof/>
                  </w:rPr>
                  <w:t>.</w:t>
                </w:r>
                <w:r>
                  <w:rPr>
                    <w:noProof/>
                  </w:rPr>
                  <w:t xml:space="preserve"> 1</w:t>
                </w:r>
                <w:r w:rsidR="006F394E">
                  <w:rPr>
                    <w:noProof/>
                  </w:rPr>
                  <w:t>.</w:t>
                </w:r>
                <w:r>
                  <w:rPr>
                    <w:noProof/>
                  </w:rPr>
                  <w:t xml:space="preserve"> 6</w:t>
                </w:r>
                <w:r w:rsidR="006F394E">
                  <w:rPr>
                    <w:noProof/>
                  </w:rPr>
                  <w:t>.</w:t>
                </w:r>
                <w:r>
                  <w:rPr>
                    <w:noProof/>
                  </w:rPr>
                  <w:t xml:space="preserve"> 2024.</w:t>
                </w:r>
                <w:r w:rsidR="006F394E">
                  <w:rPr>
                    <w:noProof/>
                  </w:rPr>
                  <w:t xml:space="preserve"> Dostopno na</w:t>
                </w:r>
                <w:r>
                  <w:rPr>
                    <w:noProof/>
                  </w:rPr>
                  <w:t xml:space="preserve">: </w:t>
                </w:r>
                <w:hyperlink r:id="rId67" w:anchor="S4" w:history="1">
                  <w:r w:rsidR="000E335A" w:rsidRPr="007E1C6E">
                    <w:rPr>
                      <w:rStyle w:val="Hiperpovezava"/>
                      <w:rFonts w:cs="Arial"/>
                      <w:noProof/>
                    </w:rPr>
                    <w:t>https://arxiv.org/html/2405.12476v2#S4</w:t>
                  </w:r>
                </w:hyperlink>
                <w:r w:rsidR="000E335A">
                  <w:rPr>
                    <w:noProof/>
                  </w:rPr>
                  <w:t xml:space="preserve"> </w:t>
                </w:r>
                <w:r>
                  <w:rPr>
                    <w:noProof/>
                  </w:rPr>
                  <w:t>[17</w:t>
                </w:r>
                <w:r w:rsidR="000E335A">
                  <w:rPr>
                    <w:noProof/>
                  </w:rPr>
                  <w:t>.</w:t>
                </w:r>
                <w:r>
                  <w:rPr>
                    <w:noProof/>
                  </w:rPr>
                  <w:t xml:space="preserve"> 6</w:t>
                </w:r>
                <w:r w:rsidR="000E335A">
                  <w:rPr>
                    <w:noProof/>
                  </w:rPr>
                  <w:t>.</w:t>
                </w:r>
                <w:r>
                  <w:rPr>
                    <w:noProof/>
                  </w:rPr>
                  <w:t xml:space="preserve"> 2026].</w:t>
                </w:r>
              </w:p>
            </w:tc>
          </w:tr>
          <w:tr w:rsidR="00916680" w14:paraId="228AA19B" w14:textId="77777777" w:rsidTr="00916680">
            <w:trPr>
              <w:divId w:val="1738624840"/>
              <w:tblCellSpacing w:w="15" w:type="dxa"/>
            </w:trPr>
            <w:tc>
              <w:tcPr>
                <w:tcW w:w="307" w:type="pct"/>
                <w:hideMark/>
              </w:tcPr>
              <w:p w14:paraId="51E329FE" w14:textId="77777777" w:rsidR="00916680" w:rsidRDefault="00916680">
                <w:pPr>
                  <w:pStyle w:val="Bibliografija"/>
                  <w:rPr>
                    <w:noProof/>
                  </w:rPr>
                </w:pPr>
                <w:r>
                  <w:rPr>
                    <w:noProof/>
                  </w:rPr>
                  <w:t xml:space="preserve">[21] </w:t>
                </w:r>
              </w:p>
            </w:tc>
            <w:tc>
              <w:tcPr>
                <w:tcW w:w="4640" w:type="pct"/>
                <w:hideMark/>
              </w:tcPr>
              <w:p w14:paraId="12CECC91" w14:textId="226AE81A" w:rsidR="00916680" w:rsidRDefault="00916680">
                <w:pPr>
                  <w:pStyle w:val="Bibliografija"/>
                  <w:rPr>
                    <w:noProof/>
                  </w:rPr>
                </w:pPr>
                <w:r>
                  <w:rPr>
                    <w:noProof/>
                  </w:rPr>
                  <w:t>Ultralytics</w:t>
                </w:r>
                <w:r w:rsidR="004954D9">
                  <w:rPr>
                    <w:noProof/>
                  </w:rPr>
                  <w:t xml:space="preserve">. </w:t>
                </w:r>
                <w:r>
                  <w:rPr>
                    <w:noProof/>
                  </w:rPr>
                  <w:t>Pose Estimation - Results Output</w:t>
                </w:r>
                <w:r w:rsidR="004954D9">
                  <w:rPr>
                    <w:noProof/>
                  </w:rPr>
                  <w:t>.</w:t>
                </w:r>
                <w:r>
                  <w:rPr>
                    <w:noProof/>
                  </w:rPr>
                  <w:t xml:space="preserve"> </w:t>
                </w:r>
                <w:r w:rsidR="004954D9">
                  <w:rPr>
                    <w:noProof/>
                  </w:rPr>
                  <w:t>Dostopno na</w:t>
                </w:r>
                <w:r>
                  <w:rPr>
                    <w:noProof/>
                  </w:rPr>
                  <w:t xml:space="preserve">: </w:t>
                </w:r>
                <w:hyperlink r:id="rId68" w:anchor="results-output" w:history="1">
                  <w:r w:rsidR="00C000C0" w:rsidRPr="007E1C6E">
                    <w:rPr>
                      <w:rStyle w:val="Hiperpovezava"/>
                      <w:rFonts w:cs="Arial"/>
                      <w:noProof/>
                    </w:rPr>
                    <w:t>https://docs.ultralytics.com/tasks/pose#results-output</w:t>
                  </w:r>
                </w:hyperlink>
                <w:r w:rsidR="00C000C0">
                  <w:rPr>
                    <w:noProof/>
                  </w:rPr>
                  <w:t xml:space="preserve"> </w:t>
                </w:r>
                <w:r>
                  <w:rPr>
                    <w:noProof/>
                  </w:rPr>
                  <w:t>[17</w:t>
                </w:r>
                <w:r w:rsidR="004954D9">
                  <w:rPr>
                    <w:noProof/>
                  </w:rPr>
                  <w:t>.</w:t>
                </w:r>
                <w:r>
                  <w:rPr>
                    <w:noProof/>
                  </w:rPr>
                  <w:t xml:space="preserve"> 6</w:t>
                </w:r>
                <w:r w:rsidR="004954D9">
                  <w:rPr>
                    <w:noProof/>
                  </w:rPr>
                  <w:t>.</w:t>
                </w:r>
                <w:r>
                  <w:rPr>
                    <w:noProof/>
                  </w:rPr>
                  <w:t xml:space="preserve"> 2026].</w:t>
                </w:r>
              </w:p>
            </w:tc>
          </w:tr>
          <w:tr w:rsidR="00916680" w14:paraId="794375D3" w14:textId="77777777" w:rsidTr="00916680">
            <w:trPr>
              <w:divId w:val="1738624840"/>
              <w:tblCellSpacing w:w="15" w:type="dxa"/>
            </w:trPr>
            <w:tc>
              <w:tcPr>
                <w:tcW w:w="307" w:type="pct"/>
                <w:hideMark/>
              </w:tcPr>
              <w:p w14:paraId="3B66835D" w14:textId="77777777" w:rsidR="00916680" w:rsidRDefault="00916680">
                <w:pPr>
                  <w:pStyle w:val="Bibliografija"/>
                  <w:rPr>
                    <w:noProof/>
                  </w:rPr>
                </w:pPr>
                <w:r>
                  <w:rPr>
                    <w:noProof/>
                  </w:rPr>
                  <w:t xml:space="preserve">[22] </w:t>
                </w:r>
              </w:p>
            </w:tc>
            <w:tc>
              <w:tcPr>
                <w:tcW w:w="4640" w:type="pct"/>
                <w:hideMark/>
              </w:tcPr>
              <w:p w14:paraId="66CA4845" w14:textId="593801E1" w:rsidR="00916680" w:rsidRDefault="00916680">
                <w:pPr>
                  <w:pStyle w:val="Bibliografija"/>
                  <w:rPr>
                    <w:noProof/>
                  </w:rPr>
                </w:pPr>
                <w:r>
                  <w:rPr>
                    <w:noProof/>
                  </w:rPr>
                  <w:t>Ultralytics</w:t>
                </w:r>
                <w:r w:rsidR="008472C5">
                  <w:rPr>
                    <w:noProof/>
                  </w:rPr>
                  <w:t xml:space="preserve">. </w:t>
                </w:r>
                <w:r>
                  <w:rPr>
                    <w:noProof/>
                  </w:rPr>
                  <w:t>Model Training with Ultralytics YOLO</w:t>
                </w:r>
                <w:r w:rsidR="008472C5">
                  <w:rPr>
                    <w:noProof/>
                  </w:rPr>
                  <w:t>. Dostopno na</w:t>
                </w:r>
                <w:r>
                  <w:rPr>
                    <w:noProof/>
                  </w:rPr>
                  <w:t xml:space="preserve">: </w:t>
                </w:r>
                <w:hyperlink r:id="rId69" w:history="1">
                  <w:r w:rsidR="004F6A25" w:rsidRPr="007E1C6E">
                    <w:rPr>
                      <w:rStyle w:val="Hiperpovezava"/>
                      <w:rFonts w:cs="Arial"/>
                      <w:noProof/>
                    </w:rPr>
                    <w:t>https://docs.ultralytics.com/modes/train</w:t>
                  </w:r>
                </w:hyperlink>
                <w:r w:rsidR="004F6A25">
                  <w:rPr>
                    <w:noProof/>
                  </w:rPr>
                  <w:t xml:space="preserve"> </w:t>
                </w:r>
                <w:r>
                  <w:rPr>
                    <w:noProof/>
                  </w:rPr>
                  <w:t>[17</w:t>
                </w:r>
                <w:r w:rsidR="008472C5">
                  <w:rPr>
                    <w:noProof/>
                  </w:rPr>
                  <w:t>.</w:t>
                </w:r>
                <w:r>
                  <w:rPr>
                    <w:noProof/>
                  </w:rPr>
                  <w:t xml:space="preserve"> 6</w:t>
                </w:r>
                <w:r w:rsidR="008472C5">
                  <w:rPr>
                    <w:noProof/>
                  </w:rPr>
                  <w:t>.</w:t>
                </w:r>
                <w:r>
                  <w:rPr>
                    <w:noProof/>
                  </w:rPr>
                  <w:t xml:space="preserve"> 2026].</w:t>
                </w:r>
              </w:p>
            </w:tc>
          </w:tr>
          <w:tr w:rsidR="00916680" w14:paraId="723C2666" w14:textId="77777777" w:rsidTr="00916680">
            <w:trPr>
              <w:divId w:val="1738624840"/>
              <w:tblCellSpacing w:w="15" w:type="dxa"/>
            </w:trPr>
            <w:tc>
              <w:tcPr>
                <w:tcW w:w="307" w:type="pct"/>
                <w:hideMark/>
              </w:tcPr>
              <w:p w14:paraId="2C0C1C09" w14:textId="77777777" w:rsidR="00916680" w:rsidRDefault="00916680">
                <w:pPr>
                  <w:pStyle w:val="Bibliografija"/>
                  <w:rPr>
                    <w:noProof/>
                  </w:rPr>
                </w:pPr>
                <w:r>
                  <w:rPr>
                    <w:noProof/>
                  </w:rPr>
                  <w:t xml:space="preserve">[23] </w:t>
                </w:r>
              </w:p>
            </w:tc>
            <w:tc>
              <w:tcPr>
                <w:tcW w:w="4640" w:type="pct"/>
                <w:hideMark/>
              </w:tcPr>
              <w:p w14:paraId="679C4CD3" w14:textId="0A64D72C" w:rsidR="00916680" w:rsidRDefault="00916680">
                <w:pPr>
                  <w:pStyle w:val="Bibliografija"/>
                  <w:rPr>
                    <w:noProof/>
                  </w:rPr>
                </w:pPr>
                <w:r>
                  <w:rPr>
                    <w:noProof/>
                  </w:rPr>
                  <w:t>Ultralytics</w:t>
                </w:r>
                <w:r w:rsidR="0039127C">
                  <w:rPr>
                    <w:noProof/>
                  </w:rPr>
                  <w:t xml:space="preserve">. </w:t>
                </w:r>
                <w:r>
                  <w:rPr>
                    <w:noProof/>
                  </w:rPr>
                  <w:t xml:space="preserve">Export to TF.js Model Format From a YOLO26 Model Format. </w:t>
                </w:r>
                <w:r w:rsidR="0039127C">
                  <w:rPr>
                    <w:noProof/>
                  </w:rPr>
                  <w:t>Dostopno na</w:t>
                </w:r>
                <w:r>
                  <w:rPr>
                    <w:noProof/>
                  </w:rPr>
                  <w:t xml:space="preserve">: </w:t>
                </w:r>
                <w:hyperlink r:id="rId70" w:anchor="why-should-you-export-to-tfjs" w:history="1">
                  <w:r w:rsidR="0039127C" w:rsidRPr="007E1C6E">
                    <w:rPr>
                      <w:rStyle w:val="Hiperpovezava"/>
                      <w:rFonts w:cs="Arial"/>
                      <w:noProof/>
                    </w:rPr>
                    <w:t>https://docs.ultralytics.com/integrations/tfjs#why-should-you-export-to-tfjs</w:t>
                  </w:r>
                </w:hyperlink>
                <w:r w:rsidR="0039127C">
                  <w:rPr>
                    <w:noProof/>
                  </w:rPr>
                  <w:t xml:space="preserve"> </w:t>
                </w:r>
                <w:r>
                  <w:rPr>
                    <w:noProof/>
                  </w:rPr>
                  <w:t>[17</w:t>
                </w:r>
                <w:r w:rsidR="0039127C">
                  <w:rPr>
                    <w:noProof/>
                  </w:rPr>
                  <w:t>.</w:t>
                </w:r>
                <w:r>
                  <w:rPr>
                    <w:noProof/>
                  </w:rPr>
                  <w:t xml:space="preserve"> 6</w:t>
                </w:r>
                <w:r w:rsidR="0039127C">
                  <w:rPr>
                    <w:noProof/>
                  </w:rPr>
                  <w:t>.</w:t>
                </w:r>
                <w:r>
                  <w:rPr>
                    <w:noProof/>
                  </w:rPr>
                  <w:t xml:space="preserve"> 2026].</w:t>
                </w:r>
              </w:p>
            </w:tc>
          </w:tr>
          <w:tr w:rsidR="00916680" w14:paraId="6177D264" w14:textId="77777777" w:rsidTr="00916680">
            <w:trPr>
              <w:divId w:val="1738624840"/>
              <w:tblCellSpacing w:w="15" w:type="dxa"/>
            </w:trPr>
            <w:tc>
              <w:tcPr>
                <w:tcW w:w="307" w:type="pct"/>
                <w:hideMark/>
              </w:tcPr>
              <w:p w14:paraId="0899F88A" w14:textId="77777777" w:rsidR="00916680" w:rsidRDefault="00916680">
                <w:pPr>
                  <w:pStyle w:val="Bibliografija"/>
                  <w:rPr>
                    <w:noProof/>
                  </w:rPr>
                </w:pPr>
                <w:r>
                  <w:rPr>
                    <w:noProof/>
                  </w:rPr>
                  <w:t xml:space="preserve">[24] </w:t>
                </w:r>
              </w:p>
            </w:tc>
            <w:tc>
              <w:tcPr>
                <w:tcW w:w="4640" w:type="pct"/>
                <w:hideMark/>
              </w:tcPr>
              <w:p w14:paraId="15E085C0" w14:textId="3A276941" w:rsidR="00916680" w:rsidRDefault="00916680">
                <w:pPr>
                  <w:pStyle w:val="Bibliografija"/>
                  <w:rPr>
                    <w:noProof/>
                  </w:rPr>
                </w:pPr>
                <w:r>
                  <w:rPr>
                    <w:noProof/>
                  </w:rPr>
                  <w:t>D. Oved</w:t>
                </w:r>
                <w:r w:rsidR="00B34DFE">
                  <w:rPr>
                    <w:noProof/>
                  </w:rPr>
                  <w:t xml:space="preserve">. </w:t>
                </w:r>
                <w:r>
                  <w:rPr>
                    <w:noProof/>
                  </w:rPr>
                  <w:t>Real-time Human Pose Estimation in the Browser with TensorFlow.js</w:t>
                </w:r>
                <w:r w:rsidR="00B34DFE">
                  <w:rPr>
                    <w:noProof/>
                  </w:rPr>
                  <w:t>.</w:t>
                </w:r>
                <w:r>
                  <w:rPr>
                    <w:noProof/>
                  </w:rPr>
                  <w:t xml:space="preserve"> 7</w:t>
                </w:r>
                <w:r w:rsidR="00B34DFE">
                  <w:rPr>
                    <w:noProof/>
                  </w:rPr>
                  <w:t>.</w:t>
                </w:r>
                <w:r>
                  <w:rPr>
                    <w:noProof/>
                  </w:rPr>
                  <w:t xml:space="preserve"> 5</w:t>
                </w:r>
                <w:r w:rsidR="00B34DFE">
                  <w:rPr>
                    <w:noProof/>
                  </w:rPr>
                  <w:t>.</w:t>
                </w:r>
                <w:r>
                  <w:rPr>
                    <w:noProof/>
                  </w:rPr>
                  <w:t xml:space="preserve"> 2018. </w:t>
                </w:r>
                <w:r w:rsidR="00B34DFE">
                  <w:rPr>
                    <w:noProof/>
                  </w:rPr>
                  <w:t>Dostopno na</w:t>
                </w:r>
                <w:r>
                  <w:rPr>
                    <w:noProof/>
                  </w:rPr>
                  <w:t xml:space="preserve">: </w:t>
                </w:r>
                <w:hyperlink r:id="rId71" w:history="1">
                  <w:r w:rsidR="00B34DFE" w:rsidRPr="007E1C6E">
                    <w:rPr>
                      <w:rStyle w:val="Hiperpovezava"/>
                      <w:rFonts w:cs="Arial"/>
                      <w:noProof/>
                    </w:rPr>
                    <w:t>https://blog.tensorflow.org/2018/05/real-time-human-pose-estimation-in.html</w:t>
                  </w:r>
                </w:hyperlink>
                <w:r w:rsidR="00B34DFE">
                  <w:rPr>
                    <w:noProof/>
                  </w:rPr>
                  <w:t xml:space="preserve"> </w:t>
                </w:r>
                <w:r>
                  <w:rPr>
                    <w:noProof/>
                  </w:rPr>
                  <w:t>[21</w:t>
                </w:r>
                <w:r w:rsidR="00B34DFE">
                  <w:rPr>
                    <w:noProof/>
                  </w:rPr>
                  <w:t>.</w:t>
                </w:r>
                <w:r>
                  <w:rPr>
                    <w:noProof/>
                  </w:rPr>
                  <w:t xml:space="preserve"> 3</w:t>
                </w:r>
                <w:r w:rsidR="00B34DFE">
                  <w:rPr>
                    <w:noProof/>
                  </w:rPr>
                  <w:t>.</w:t>
                </w:r>
                <w:r>
                  <w:rPr>
                    <w:noProof/>
                  </w:rPr>
                  <w:t xml:space="preserve"> 2026].</w:t>
                </w:r>
              </w:p>
            </w:tc>
          </w:tr>
          <w:tr w:rsidR="00916680" w14:paraId="20CDA4D6" w14:textId="77777777" w:rsidTr="00916680">
            <w:trPr>
              <w:divId w:val="1738624840"/>
              <w:tblCellSpacing w:w="15" w:type="dxa"/>
            </w:trPr>
            <w:tc>
              <w:tcPr>
                <w:tcW w:w="307" w:type="pct"/>
                <w:hideMark/>
              </w:tcPr>
              <w:p w14:paraId="4CCF36A5" w14:textId="77777777" w:rsidR="00916680" w:rsidRDefault="00916680">
                <w:pPr>
                  <w:pStyle w:val="Bibliografija"/>
                  <w:rPr>
                    <w:noProof/>
                  </w:rPr>
                </w:pPr>
                <w:r>
                  <w:rPr>
                    <w:noProof/>
                  </w:rPr>
                  <w:t xml:space="preserve">[25] </w:t>
                </w:r>
              </w:p>
            </w:tc>
            <w:tc>
              <w:tcPr>
                <w:tcW w:w="4640" w:type="pct"/>
                <w:hideMark/>
              </w:tcPr>
              <w:p w14:paraId="44703C7F" w14:textId="3F77388C" w:rsidR="00916680" w:rsidRDefault="00916680">
                <w:pPr>
                  <w:pStyle w:val="Bibliografija"/>
                  <w:rPr>
                    <w:noProof/>
                  </w:rPr>
                </w:pPr>
                <w:r>
                  <w:rPr>
                    <w:noProof/>
                  </w:rPr>
                  <w:t>Tensorflow</w:t>
                </w:r>
                <w:r w:rsidR="00CA527E">
                  <w:rPr>
                    <w:noProof/>
                  </w:rPr>
                  <w:t>.</w:t>
                </w:r>
                <w:r>
                  <w:rPr>
                    <w:noProof/>
                  </w:rPr>
                  <w:t xml:space="preserve"> tfjs-models</w:t>
                </w:r>
                <w:r w:rsidR="00467632">
                  <w:rPr>
                    <w:noProof/>
                  </w:rPr>
                  <w:t>.</w:t>
                </w:r>
                <w:r>
                  <w:rPr>
                    <w:noProof/>
                  </w:rPr>
                  <w:t xml:space="preserve"> </w:t>
                </w:r>
                <w:r w:rsidR="00CA527E">
                  <w:rPr>
                    <w:noProof/>
                  </w:rPr>
                  <w:t>Dostopno na</w:t>
                </w:r>
                <w:r>
                  <w:rPr>
                    <w:noProof/>
                  </w:rPr>
                  <w:t xml:space="preserve">: </w:t>
                </w:r>
                <w:hyperlink r:id="rId72" w:history="1">
                  <w:r w:rsidR="00CA527E" w:rsidRPr="007E1C6E">
                    <w:rPr>
                      <w:rStyle w:val="Hiperpovezava"/>
                      <w:rFonts w:cs="Arial"/>
                      <w:noProof/>
                    </w:rPr>
                    <w:t>https://github.com/tensorflow/tfjs-models/tree/master/pose-detection</w:t>
                  </w:r>
                </w:hyperlink>
                <w:r w:rsidR="00CA527E">
                  <w:rPr>
                    <w:noProof/>
                  </w:rPr>
                  <w:t xml:space="preserve"> </w:t>
                </w:r>
                <w:r>
                  <w:rPr>
                    <w:noProof/>
                  </w:rPr>
                  <w:t>[17</w:t>
                </w:r>
                <w:r w:rsidR="00CA527E">
                  <w:rPr>
                    <w:noProof/>
                  </w:rPr>
                  <w:t>.</w:t>
                </w:r>
                <w:r>
                  <w:rPr>
                    <w:noProof/>
                  </w:rPr>
                  <w:t xml:space="preserve"> 6</w:t>
                </w:r>
                <w:r w:rsidR="00CA527E">
                  <w:rPr>
                    <w:noProof/>
                  </w:rPr>
                  <w:t>.</w:t>
                </w:r>
                <w:r>
                  <w:rPr>
                    <w:noProof/>
                  </w:rPr>
                  <w:t xml:space="preserve"> 2026].</w:t>
                </w:r>
              </w:p>
            </w:tc>
          </w:tr>
          <w:tr w:rsidR="00916680" w14:paraId="34CCB8BF" w14:textId="77777777" w:rsidTr="00916680">
            <w:trPr>
              <w:divId w:val="1738624840"/>
              <w:tblCellSpacing w:w="15" w:type="dxa"/>
            </w:trPr>
            <w:tc>
              <w:tcPr>
                <w:tcW w:w="307" w:type="pct"/>
                <w:hideMark/>
              </w:tcPr>
              <w:p w14:paraId="0C397146" w14:textId="77777777" w:rsidR="00916680" w:rsidRDefault="00916680">
                <w:pPr>
                  <w:pStyle w:val="Bibliografija"/>
                  <w:rPr>
                    <w:noProof/>
                  </w:rPr>
                </w:pPr>
                <w:r>
                  <w:rPr>
                    <w:noProof/>
                  </w:rPr>
                  <w:t xml:space="preserve">[26] </w:t>
                </w:r>
              </w:p>
            </w:tc>
            <w:tc>
              <w:tcPr>
                <w:tcW w:w="4640" w:type="pct"/>
                <w:hideMark/>
              </w:tcPr>
              <w:p w14:paraId="12BB4181" w14:textId="5DC0B51F" w:rsidR="00916680" w:rsidRDefault="00916680">
                <w:pPr>
                  <w:pStyle w:val="Bibliografija"/>
                  <w:rPr>
                    <w:noProof/>
                  </w:rPr>
                </w:pPr>
                <w:r>
                  <w:rPr>
                    <w:noProof/>
                  </w:rPr>
                  <w:t>A. G. Howard, M. Zhu, B. Chen, D. Kalenichenko, W. Wang, T. Weyand, M. Andreetto in H. Adam</w:t>
                </w:r>
                <w:r w:rsidR="009618EE">
                  <w:rPr>
                    <w:noProof/>
                  </w:rPr>
                  <w:t xml:space="preserve">. </w:t>
                </w:r>
                <w:r>
                  <w:rPr>
                    <w:noProof/>
                  </w:rPr>
                  <w:t>MobileNets: Efficient Convolutional Neural Networks for Mobile Vision</w:t>
                </w:r>
                <w:r w:rsidR="009618EE">
                  <w:rPr>
                    <w:noProof/>
                  </w:rPr>
                  <w:t>.</w:t>
                </w:r>
                <w:r>
                  <w:rPr>
                    <w:noProof/>
                  </w:rPr>
                  <w:t xml:space="preserve"> 2017.</w:t>
                </w:r>
                <w:r w:rsidR="00484CB5">
                  <w:rPr>
                    <w:noProof/>
                  </w:rPr>
                  <w:t xml:space="preserve"> Dostopno na: </w:t>
                </w:r>
                <w:hyperlink r:id="rId73" w:history="1">
                  <w:r w:rsidR="00484CB5" w:rsidRPr="007E1C6E">
                    <w:rPr>
                      <w:rStyle w:val="Hiperpovezava"/>
                      <w:rFonts w:cs="Arial"/>
                      <w:noProof/>
                    </w:rPr>
                    <w:t>https://arxiv.org/abs/1704.04861 [20</w:t>
                  </w:r>
                </w:hyperlink>
                <w:r w:rsidR="00484CB5">
                  <w:rPr>
                    <w:noProof/>
                  </w:rPr>
                  <w:t>. 6. 2026].</w:t>
                </w:r>
              </w:p>
            </w:tc>
          </w:tr>
          <w:tr w:rsidR="00916680" w14:paraId="704292D0" w14:textId="77777777" w:rsidTr="00916680">
            <w:trPr>
              <w:divId w:val="1738624840"/>
              <w:tblCellSpacing w:w="15" w:type="dxa"/>
            </w:trPr>
            <w:tc>
              <w:tcPr>
                <w:tcW w:w="307" w:type="pct"/>
                <w:hideMark/>
              </w:tcPr>
              <w:p w14:paraId="2CD84AC9" w14:textId="77777777" w:rsidR="00916680" w:rsidRDefault="00916680">
                <w:pPr>
                  <w:pStyle w:val="Bibliografija"/>
                  <w:rPr>
                    <w:noProof/>
                  </w:rPr>
                </w:pPr>
                <w:r>
                  <w:rPr>
                    <w:noProof/>
                  </w:rPr>
                  <w:t xml:space="preserve">[27] </w:t>
                </w:r>
              </w:p>
            </w:tc>
            <w:tc>
              <w:tcPr>
                <w:tcW w:w="4640" w:type="pct"/>
                <w:hideMark/>
              </w:tcPr>
              <w:p w14:paraId="00B9BADE" w14:textId="106B5D08" w:rsidR="00916680" w:rsidRDefault="00916680">
                <w:pPr>
                  <w:pStyle w:val="Bibliografija"/>
                  <w:rPr>
                    <w:noProof/>
                  </w:rPr>
                </w:pPr>
                <w:r>
                  <w:rPr>
                    <w:noProof/>
                  </w:rPr>
                  <w:t>Tensorflow</w:t>
                </w:r>
                <w:r w:rsidR="00742BFC">
                  <w:rPr>
                    <w:noProof/>
                  </w:rPr>
                  <w:t>.</w:t>
                </w:r>
                <w:r>
                  <w:rPr>
                    <w:noProof/>
                  </w:rPr>
                  <w:t xml:space="preserve"> tfjs-models/posenet</w:t>
                </w:r>
                <w:r w:rsidR="00742BFC">
                  <w:rPr>
                    <w:noProof/>
                  </w:rPr>
                  <w:t>.</w:t>
                </w:r>
                <w:r>
                  <w:rPr>
                    <w:noProof/>
                  </w:rPr>
                  <w:t xml:space="preserve"> </w:t>
                </w:r>
                <w:r w:rsidR="00742BFC">
                  <w:rPr>
                    <w:noProof/>
                  </w:rPr>
                  <w:t>Dostopno na</w:t>
                </w:r>
                <w:r>
                  <w:rPr>
                    <w:noProof/>
                  </w:rPr>
                  <w:t xml:space="preserve">: </w:t>
                </w:r>
                <w:hyperlink r:id="rId74" w:history="1">
                  <w:r w:rsidR="00742BFC" w:rsidRPr="007E1C6E">
                    <w:rPr>
                      <w:rStyle w:val="Hiperpovezava"/>
                      <w:rFonts w:cs="Arial"/>
                      <w:noProof/>
                    </w:rPr>
                    <w:t>https://github.com/tensorflow/tfjs-models/tree/master/posenet</w:t>
                  </w:r>
                </w:hyperlink>
                <w:r w:rsidR="00742BFC">
                  <w:rPr>
                    <w:noProof/>
                  </w:rPr>
                  <w:t xml:space="preserve"> </w:t>
                </w:r>
                <w:r>
                  <w:rPr>
                    <w:noProof/>
                  </w:rPr>
                  <w:t>[17</w:t>
                </w:r>
                <w:r w:rsidR="00742BFC">
                  <w:rPr>
                    <w:noProof/>
                  </w:rPr>
                  <w:t>.</w:t>
                </w:r>
                <w:r>
                  <w:rPr>
                    <w:noProof/>
                  </w:rPr>
                  <w:t xml:space="preserve"> 6</w:t>
                </w:r>
                <w:r w:rsidR="00742BFC">
                  <w:rPr>
                    <w:noProof/>
                  </w:rPr>
                  <w:t>.</w:t>
                </w:r>
                <w:r>
                  <w:rPr>
                    <w:noProof/>
                  </w:rPr>
                  <w:t xml:space="preserve"> 2026].</w:t>
                </w:r>
              </w:p>
            </w:tc>
          </w:tr>
          <w:tr w:rsidR="00916680" w14:paraId="5C11F1D4" w14:textId="77777777" w:rsidTr="00916680">
            <w:trPr>
              <w:divId w:val="1738624840"/>
              <w:tblCellSpacing w:w="15" w:type="dxa"/>
            </w:trPr>
            <w:tc>
              <w:tcPr>
                <w:tcW w:w="307" w:type="pct"/>
                <w:hideMark/>
              </w:tcPr>
              <w:p w14:paraId="4507304C" w14:textId="77777777" w:rsidR="00916680" w:rsidRDefault="00916680">
                <w:pPr>
                  <w:pStyle w:val="Bibliografija"/>
                  <w:rPr>
                    <w:noProof/>
                  </w:rPr>
                </w:pPr>
                <w:r>
                  <w:rPr>
                    <w:noProof/>
                  </w:rPr>
                  <w:t xml:space="preserve">[28] </w:t>
                </w:r>
              </w:p>
            </w:tc>
            <w:tc>
              <w:tcPr>
                <w:tcW w:w="4640" w:type="pct"/>
                <w:hideMark/>
              </w:tcPr>
              <w:p w14:paraId="3FD4A6DB" w14:textId="197349B7" w:rsidR="00916680" w:rsidRDefault="00916680">
                <w:pPr>
                  <w:pStyle w:val="Bibliografija"/>
                  <w:rPr>
                    <w:noProof/>
                  </w:rPr>
                </w:pPr>
                <w:r>
                  <w:rPr>
                    <w:noProof/>
                  </w:rPr>
                  <w:t>F. Beletti, Y.-H. Chen, A. Oerlemans in R. Votel</w:t>
                </w:r>
                <w:r w:rsidR="00C44EAB">
                  <w:rPr>
                    <w:noProof/>
                  </w:rPr>
                  <w:t xml:space="preserve">. </w:t>
                </w:r>
                <w:r>
                  <w:rPr>
                    <w:noProof/>
                  </w:rPr>
                  <w:t>MoveNet.SinglePose Model Card.</w:t>
                </w:r>
                <w:r w:rsidR="00C44EAB">
                  <w:rPr>
                    <w:noProof/>
                  </w:rPr>
                  <w:t xml:space="preserve"> Dostopno na: </w:t>
                </w:r>
                <w:hyperlink r:id="rId75" w:history="1">
                  <w:r w:rsidR="00C44EAB" w:rsidRPr="007E1C6E">
                    <w:rPr>
                      <w:rStyle w:val="Hiperpovezava"/>
                      <w:rFonts w:cs="Arial"/>
                      <w:noProof/>
                    </w:rPr>
                    <w:t>https://storage.googleapis.com/movenet/MoveNet.SinglePose%20Model%20Card.pdf</w:t>
                  </w:r>
                </w:hyperlink>
                <w:r w:rsidR="00C44EAB">
                  <w:rPr>
                    <w:noProof/>
                  </w:rPr>
                  <w:t xml:space="preserve"> [20. 6. 2026].</w:t>
                </w:r>
              </w:p>
            </w:tc>
          </w:tr>
          <w:tr w:rsidR="00916680" w14:paraId="3755261D" w14:textId="77777777" w:rsidTr="00916680">
            <w:trPr>
              <w:divId w:val="1738624840"/>
              <w:tblCellSpacing w:w="15" w:type="dxa"/>
            </w:trPr>
            <w:tc>
              <w:tcPr>
                <w:tcW w:w="307" w:type="pct"/>
                <w:hideMark/>
              </w:tcPr>
              <w:p w14:paraId="37773CCA" w14:textId="77777777" w:rsidR="00916680" w:rsidRDefault="00916680">
                <w:pPr>
                  <w:pStyle w:val="Bibliografija"/>
                  <w:rPr>
                    <w:noProof/>
                  </w:rPr>
                </w:pPr>
                <w:r>
                  <w:rPr>
                    <w:noProof/>
                  </w:rPr>
                  <w:lastRenderedPageBreak/>
                  <w:t xml:space="preserve">[29] </w:t>
                </w:r>
              </w:p>
            </w:tc>
            <w:tc>
              <w:tcPr>
                <w:tcW w:w="4640" w:type="pct"/>
                <w:hideMark/>
              </w:tcPr>
              <w:p w14:paraId="7463E500" w14:textId="38605740" w:rsidR="00916680" w:rsidRDefault="00916680">
                <w:pPr>
                  <w:pStyle w:val="Bibliografija"/>
                  <w:rPr>
                    <w:noProof/>
                  </w:rPr>
                </w:pPr>
                <w:r>
                  <w:rPr>
                    <w:noProof/>
                  </w:rPr>
                  <w:t>R. Votel in N. Li</w:t>
                </w:r>
                <w:r w:rsidR="002615C9">
                  <w:rPr>
                    <w:noProof/>
                  </w:rPr>
                  <w:t xml:space="preserve">. </w:t>
                </w:r>
                <w:r>
                  <w:rPr>
                    <w:noProof/>
                  </w:rPr>
                  <w:t>Next-Generation Pose Detection with MoveNet and TensorFlow.js</w:t>
                </w:r>
                <w:r w:rsidR="002615C9">
                  <w:rPr>
                    <w:noProof/>
                  </w:rPr>
                  <w:t>.</w:t>
                </w:r>
                <w:r>
                  <w:rPr>
                    <w:noProof/>
                  </w:rPr>
                  <w:t xml:space="preserve"> 2021.</w:t>
                </w:r>
                <w:r w:rsidR="002615C9">
                  <w:rPr>
                    <w:noProof/>
                  </w:rPr>
                  <w:t xml:space="preserve"> Dostopno na: </w:t>
                </w:r>
                <w:hyperlink r:id="rId76" w:history="1">
                  <w:r w:rsidR="002615C9" w:rsidRPr="007E1C6E">
                    <w:rPr>
                      <w:rStyle w:val="Hiperpovezava"/>
                      <w:rFonts w:cs="Arial"/>
                      <w:noProof/>
                    </w:rPr>
                    <w:t>https://blog.tensorflow.org/2021/05/next-generation-pose-detection-with-movenet-and-tensorflowjs.html [19</w:t>
                  </w:r>
                </w:hyperlink>
                <w:r w:rsidR="002615C9">
                  <w:rPr>
                    <w:noProof/>
                  </w:rPr>
                  <w:t>. 6. 2026].</w:t>
                </w:r>
              </w:p>
            </w:tc>
          </w:tr>
          <w:tr w:rsidR="00916680" w14:paraId="7D4BDD7E" w14:textId="77777777" w:rsidTr="00916680">
            <w:trPr>
              <w:divId w:val="1738624840"/>
              <w:tblCellSpacing w:w="15" w:type="dxa"/>
            </w:trPr>
            <w:tc>
              <w:tcPr>
                <w:tcW w:w="307" w:type="pct"/>
                <w:hideMark/>
              </w:tcPr>
              <w:p w14:paraId="58A3FCC7" w14:textId="77777777" w:rsidR="00916680" w:rsidRDefault="00916680">
                <w:pPr>
                  <w:pStyle w:val="Bibliografija"/>
                  <w:rPr>
                    <w:noProof/>
                  </w:rPr>
                </w:pPr>
                <w:r>
                  <w:rPr>
                    <w:noProof/>
                  </w:rPr>
                  <w:t xml:space="preserve">[30] </w:t>
                </w:r>
              </w:p>
            </w:tc>
            <w:tc>
              <w:tcPr>
                <w:tcW w:w="4640" w:type="pct"/>
                <w:hideMark/>
              </w:tcPr>
              <w:p w14:paraId="26253AC2" w14:textId="06BCDE5C" w:rsidR="00916680" w:rsidRDefault="00916680">
                <w:pPr>
                  <w:pStyle w:val="Bibliografija"/>
                  <w:rPr>
                    <w:noProof/>
                  </w:rPr>
                </w:pPr>
                <w:r>
                  <w:rPr>
                    <w:noProof/>
                  </w:rPr>
                  <w:t>Tensorflow</w:t>
                </w:r>
                <w:r w:rsidR="00A27F9E">
                  <w:rPr>
                    <w:noProof/>
                  </w:rPr>
                  <w:t xml:space="preserve">. </w:t>
                </w:r>
                <w:r>
                  <w:rPr>
                    <w:noProof/>
                  </w:rPr>
                  <w:t>tfjs-models/pose-detection/movenet</w:t>
                </w:r>
                <w:r w:rsidR="00A27F9E">
                  <w:rPr>
                    <w:noProof/>
                  </w:rPr>
                  <w:t>.</w:t>
                </w:r>
                <w:r>
                  <w:rPr>
                    <w:noProof/>
                  </w:rPr>
                  <w:t xml:space="preserve"> </w:t>
                </w:r>
                <w:r w:rsidR="00A27F9E">
                  <w:rPr>
                    <w:noProof/>
                  </w:rPr>
                  <w:t>Dostopno na</w:t>
                </w:r>
                <w:r>
                  <w:rPr>
                    <w:noProof/>
                  </w:rPr>
                  <w:t xml:space="preserve">: </w:t>
                </w:r>
                <w:hyperlink r:id="rId77" w:history="1">
                  <w:r w:rsidR="00A27F9E" w:rsidRPr="007E1C6E">
                    <w:rPr>
                      <w:rStyle w:val="Hiperpovezava"/>
                      <w:rFonts w:cs="Arial"/>
                      <w:noProof/>
                    </w:rPr>
                    <w:t>https://github.com/tensorflow/tfjs-models/blob/master/pose-detection/src/movenet/README.md</w:t>
                  </w:r>
                </w:hyperlink>
                <w:r w:rsidR="00A27F9E">
                  <w:rPr>
                    <w:noProof/>
                  </w:rPr>
                  <w:t xml:space="preserve"> </w:t>
                </w:r>
                <w:r>
                  <w:rPr>
                    <w:noProof/>
                  </w:rPr>
                  <w:t>[17</w:t>
                </w:r>
                <w:r w:rsidR="00A27F9E">
                  <w:rPr>
                    <w:noProof/>
                  </w:rPr>
                  <w:t>.</w:t>
                </w:r>
                <w:r>
                  <w:rPr>
                    <w:noProof/>
                  </w:rPr>
                  <w:t xml:space="preserve"> 6</w:t>
                </w:r>
                <w:r w:rsidR="00A27F9E">
                  <w:rPr>
                    <w:noProof/>
                  </w:rPr>
                  <w:t>.</w:t>
                </w:r>
                <w:r>
                  <w:rPr>
                    <w:noProof/>
                  </w:rPr>
                  <w:t xml:space="preserve"> 2026].</w:t>
                </w:r>
              </w:p>
            </w:tc>
          </w:tr>
          <w:tr w:rsidR="00916680" w14:paraId="6B8A425E" w14:textId="77777777" w:rsidTr="00916680">
            <w:trPr>
              <w:divId w:val="1738624840"/>
              <w:tblCellSpacing w:w="15" w:type="dxa"/>
            </w:trPr>
            <w:tc>
              <w:tcPr>
                <w:tcW w:w="307" w:type="pct"/>
                <w:hideMark/>
              </w:tcPr>
              <w:p w14:paraId="627D33BE" w14:textId="77777777" w:rsidR="00916680" w:rsidRDefault="00916680">
                <w:pPr>
                  <w:pStyle w:val="Bibliografija"/>
                  <w:rPr>
                    <w:noProof/>
                  </w:rPr>
                </w:pPr>
                <w:r>
                  <w:rPr>
                    <w:noProof/>
                  </w:rPr>
                  <w:t xml:space="preserve">[31] </w:t>
                </w:r>
              </w:p>
            </w:tc>
            <w:tc>
              <w:tcPr>
                <w:tcW w:w="4640" w:type="pct"/>
                <w:hideMark/>
              </w:tcPr>
              <w:p w14:paraId="7836DB5C" w14:textId="45C96C15" w:rsidR="00916680" w:rsidRDefault="00916680">
                <w:pPr>
                  <w:pStyle w:val="Bibliografija"/>
                  <w:rPr>
                    <w:noProof/>
                  </w:rPr>
                </w:pPr>
                <w:r>
                  <w:rPr>
                    <w:noProof/>
                  </w:rPr>
                  <w:t>V. Bazarevsky, I. Grishchenko, K. Raveendran, T. Zhu, F. Zhang in M. Grundmann</w:t>
                </w:r>
                <w:r w:rsidR="00436C7A">
                  <w:rPr>
                    <w:noProof/>
                  </w:rPr>
                  <w:t xml:space="preserve">. </w:t>
                </w:r>
                <w:r>
                  <w:rPr>
                    <w:noProof/>
                  </w:rPr>
                  <w:t>BlazePose: On-device Real-time Body Pose tracking</w:t>
                </w:r>
                <w:r w:rsidR="00436C7A">
                  <w:rPr>
                    <w:noProof/>
                  </w:rPr>
                  <w:t>.</w:t>
                </w:r>
                <w:r>
                  <w:rPr>
                    <w:noProof/>
                  </w:rPr>
                  <w:t xml:space="preserve"> </w:t>
                </w:r>
                <w:r w:rsidR="00436C7A">
                  <w:rPr>
                    <w:noProof/>
                  </w:rPr>
                  <w:t xml:space="preserve">17. 6. </w:t>
                </w:r>
                <w:r>
                  <w:rPr>
                    <w:noProof/>
                  </w:rPr>
                  <w:t>2020.</w:t>
                </w:r>
                <w:r w:rsidR="00436C7A">
                  <w:rPr>
                    <w:noProof/>
                  </w:rPr>
                  <w:t xml:space="preserve"> Dostopno na: </w:t>
                </w:r>
                <w:hyperlink r:id="rId78" w:history="1">
                  <w:r w:rsidR="00436C7A" w:rsidRPr="007E1C6E">
                    <w:rPr>
                      <w:rStyle w:val="Hiperpovezava"/>
                      <w:rFonts w:cs="Arial"/>
                      <w:noProof/>
                    </w:rPr>
                    <w:t>https://arxiv.org/abs/2006.10204 [19</w:t>
                  </w:r>
                </w:hyperlink>
                <w:r w:rsidR="00436C7A">
                  <w:rPr>
                    <w:noProof/>
                  </w:rPr>
                  <w:t>. 6. 2026].</w:t>
                </w:r>
              </w:p>
            </w:tc>
          </w:tr>
          <w:tr w:rsidR="00916680" w14:paraId="1A049E28" w14:textId="77777777" w:rsidTr="00916680">
            <w:trPr>
              <w:divId w:val="1738624840"/>
              <w:tblCellSpacing w:w="15" w:type="dxa"/>
            </w:trPr>
            <w:tc>
              <w:tcPr>
                <w:tcW w:w="307" w:type="pct"/>
                <w:hideMark/>
              </w:tcPr>
              <w:p w14:paraId="32210A5C" w14:textId="77777777" w:rsidR="00916680" w:rsidRDefault="00916680">
                <w:pPr>
                  <w:pStyle w:val="Bibliografija"/>
                  <w:rPr>
                    <w:noProof/>
                  </w:rPr>
                </w:pPr>
                <w:r>
                  <w:rPr>
                    <w:noProof/>
                  </w:rPr>
                  <w:t xml:space="preserve">[32] </w:t>
                </w:r>
              </w:p>
            </w:tc>
            <w:tc>
              <w:tcPr>
                <w:tcW w:w="4640" w:type="pct"/>
                <w:hideMark/>
              </w:tcPr>
              <w:p w14:paraId="389728CA" w14:textId="3BF357D6" w:rsidR="00916680" w:rsidRDefault="00916680">
                <w:pPr>
                  <w:pStyle w:val="Bibliografija"/>
                  <w:rPr>
                    <w:noProof/>
                  </w:rPr>
                </w:pPr>
                <w:r>
                  <w:rPr>
                    <w:noProof/>
                  </w:rPr>
                  <w:t>Tensorflow</w:t>
                </w:r>
                <w:r w:rsidR="009B23D2">
                  <w:rPr>
                    <w:noProof/>
                  </w:rPr>
                  <w:t xml:space="preserve">. </w:t>
                </w:r>
                <w:r>
                  <w:rPr>
                    <w:noProof/>
                  </w:rPr>
                  <w:t>tfjs-models/pose-detection/blazepose_tfjs</w:t>
                </w:r>
                <w:r w:rsidR="009B23D2">
                  <w:rPr>
                    <w:noProof/>
                  </w:rPr>
                  <w:t>. Dostopno na</w:t>
                </w:r>
                <w:r>
                  <w:rPr>
                    <w:noProof/>
                  </w:rPr>
                  <w:t xml:space="preserve">: </w:t>
                </w:r>
                <w:hyperlink r:id="rId79" w:history="1">
                  <w:r w:rsidR="009B23D2" w:rsidRPr="007E1C6E">
                    <w:rPr>
                      <w:rStyle w:val="Hiperpovezava"/>
                      <w:rFonts w:cs="Arial"/>
                      <w:noProof/>
                    </w:rPr>
                    <w:t>https://github.com/tensorflow/tfjs-models/blob/master/pose-detection/src/blazepose_tfjs/README.md</w:t>
                  </w:r>
                </w:hyperlink>
                <w:r w:rsidR="009B23D2">
                  <w:rPr>
                    <w:noProof/>
                  </w:rPr>
                  <w:t xml:space="preserve"> </w:t>
                </w:r>
                <w:r>
                  <w:rPr>
                    <w:noProof/>
                  </w:rPr>
                  <w:t>[18</w:t>
                </w:r>
                <w:r w:rsidR="009B23D2">
                  <w:rPr>
                    <w:noProof/>
                  </w:rPr>
                  <w:t>.</w:t>
                </w:r>
                <w:r>
                  <w:rPr>
                    <w:noProof/>
                  </w:rPr>
                  <w:t xml:space="preserve"> 6</w:t>
                </w:r>
                <w:r w:rsidR="009B23D2">
                  <w:rPr>
                    <w:noProof/>
                  </w:rPr>
                  <w:t>.</w:t>
                </w:r>
                <w:r>
                  <w:rPr>
                    <w:noProof/>
                  </w:rPr>
                  <w:t xml:space="preserve"> 2026].</w:t>
                </w:r>
              </w:p>
            </w:tc>
          </w:tr>
          <w:tr w:rsidR="00916680" w14:paraId="6BD21F2D" w14:textId="77777777" w:rsidTr="00916680">
            <w:trPr>
              <w:divId w:val="1738624840"/>
              <w:tblCellSpacing w:w="15" w:type="dxa"/>
            </w:trPr>
            <w:tc>
              <w:tcPr>
                <w:tcW w:w="307" w:type="pct"/>
                <w:hideMark/>
              </w:tcPr>
              <w:p w14:paraId="3E343707" w14:textId="77777777" w:rsidR="00916680" w:rsidRDefault="00916680">
                <w:pPr>
                  <w:pStyle w:val="Bibliografija"/>
                  <w:rPr>
                    <w:noProof/>
                  </w:rPr>
                </w:pPr>
                <w:r>
                  <w:rPr>
                    <w:noProof/>
                  </w:rPr>
                  <w:t xml:space="preserve">[33] </w:t>
                </w:r>
              </w:p>
            </w:tc>
            <w:tc>
              <w:tcPr>
                <w:tcW w:w="4640" w:type="pct"/>
                <w:hideMark/>
              </w:tcPr>
              <w:p w14:paraId="742FE0DB" w14:textId="75C5C5E5" w:rsidR="00916680" w:rsidRDefault="00916680">
                <w:pPr>
                  <w:pStyle w:val="Bibliografija"/>
                  <w:rPr>
                    <w:noProof/>
                  </w:rPr>
                </w:pPr>
                <w:r>
                  <w:rPr>
                    <w:noProof/>
                  </w:rPr>
                  <w:t>Tensorflow</w:t>
                </w:r>
                <w:r w:rsidR="00395991">
                  <w:rPr>
                    <w:noProof/>
                  </w:rPr>
                  <w:t xml:space="preserve">. </w:t>
                </w:r>
                <w:r>
                  <w:rPr>
                    <w:noProof/>
                  </w:rPr>
                  <w:t>Platform and environment</w:t>
                </w:r>
                <w:r w:rsidR="00395991">
                  <w:rPr>
                    <w:noProof/>
                  </w:rPr>
                  <w:t xml:space="preserve">. </w:t>
                </w:r>
                <w:r>
                  <w:rPr>
                    <w:noProof/>
                  </w:rPr>
                  <w:t>1</w:t>
                </w:r>
                <w:r w:rsidR="00395991">
                  <w:rPr>
                    <w:noProof/>
                  </w:rPr>
                  <w:t>.</w:t>
                </w:r>
                <w:r>
                  <w:rPr>
                    <w:noProof/>
                  </w:rPr>
                  <w:t xml:space="preserve"> 11</w:t>
                </w:r>
                <w:r w:rsidR="00395991">
                  <w:rPr>
                    <w:noProof/>
                  </w:rPr>
                  <w:t>.</w:t>
                </w:r>
                <w:r>
                  <w:rPr>
                    <w:noProof/>
                  </w:rPr>
                  <w:t xml:space="preserve"> 2022. </w:t>
                </w:r>
                <w:r w:rsidR="00395991">
                  <w:rPr>
                    <w:noProof/>
                  </w:rPr>
                  <w:t>Dostopno na</w:t>
                </w:r>
                <w:r>
                  <w:rPr>
                    <w:noProof/>
                  </w:rPr>
                  <w:t xml:space="preserve">: </w:t>
                </w:r>
                <w:hyperlink r:id="rId80" w:history="1">
                  <w:r w:rsidR="00395991" w:rsidRPr="007E1C6E">
                    <w:rPr>
                      <w:rStyle w:val="Hiperpovezava"/>
                      <w:rFonts w:cs="Arial"/>
                      <w:noProof/>
                    </w:rPr>
                    <w:t>https://www.tensorflow.org/js/guide/platform_environment</w:t>
                  </w:r>
                </w:hyperlink>
                <w:r w:rsidR="00395991">
                  <w:rPr>
                    <w:noProof/>
                  </w:rPr>
                  <w:t xml:space="preserve"> </w:t>
                </w:r>
                <w:r>
                  <w:rPr>
                    <w:noProof/>
                  </w:rPr>
                  <w:t>[18</w:t>
                </w:r>
                <w:r w:rsidR="00395991">
                  <w:rPr>
                    <w:noProof/>
                  </w:rPr>
                  <w:t>.</w:t>
                </w:r>
                <w:r>
                  <w:rPr>
                    <w:noProof/>
                  </w:rPr>
                  <w:t xml:space="preserve"> 6</w:t>
                </w:r>
                <w:r w:rsidR="00395991">
                  <w:rPr>
                    <w:noProof/>
                  </w:rPr>
                  <w:t>.</w:t>
                </w:r>
                <w:r>
                  <w:rPr>
                    <w:noProof/>
                  </w:rPr>
                  <w:t xml:space="preserve"> 2026].</w:t>
                </w:r>
              </w:p>
            </w:tc>
          </w:tr>
          <w:tr w:rsidR="00916680" w14:paraId="0C3D23F6" w14:textId="77777777" w:rsidTr="00916680">
            <w:trPr>
              <w:divId w:val="1738624840"/>
              <w:tblCellSpacing w:w="15" w:type="dxa"/>
            </w:trPr>
            <w:tc>
              <w:tcPr>
                <w:tcW w:w="307" w:type="pct"/>
                <w:hideMark/>
              </w:tcPr>
              <w:p w14:paraId="7702F7A8" w14:textId="77777777" w:rsidR="00916680" w:rsidRDefault="00916680">
                <w:pPr>
                  <w:pStyle w:val="Bibliografija"/>
                  <w:rPr>
                    <w:noProof/>
                  </w:rPr>
                </w:pPr>
                <w:r>
                  <w:rPr>
                    <w:noProof/>
                  </w:rPr>
                  <w:t xml:space="preserve">[34] </w:t>
                </w:r>
              </w:p>
            </w:tc>
            <w:tc>
              <w:tcPr>
                <w:tcW w:w="4640" w:type="pct"/>
                <w:hideMark/>
              </w:tcPr>
              <w:p w14:paraId="47E3E10A" w14:textId="31F7F870" w:rsidR="00916680" w:rsidRDefault="00916680">
                <w:pPr>
                  <w:pStyle w:val="Bibliografija"/>
                  <w:rPr>
                    <w:noProof/>
                  </w:rPr>
                </w:pPr>
                <w:r>
                  <w:rPr>
                    <w:noProof/>
                  </w:rPr>
                  <w:t>A. Eng, D. Gandluri in F. Beaufort</w:t>
                </w:r>
                <w:r w:rsidR="00A976E8">
                  <w:rPr>
                    <w:noProof/>
                  </w:rPr>
                  <w:t xml:space="preserve">. </w:t>
                </w:r>
                <w:r>
                  <w:rPr>
                    <w:noProof/>
                  </w:rPr>
                  <w:t>WebAssembly and WebGPU enhancements for faster Web AI, part 1</w:t>
                </w:r>
                <w:r w:rsidR="00A976E8">
                  <w:rPr>
                    <w:noProof/>
                  </w:rPr>
                  <w:t>.</w:t>
                </w:r>
                <w:r>
                  <w:rPr>
                    <w:noProof/>
                  </w:rPr>
                  <w:t xml:space="preserve"> 2024.</w:t>
                </w:r>
                <w:r w:rsidR="00A976E8">
                  <w:rPr>
                    <w:noProof/>
                  </w:rPr>
                  <w:t xml:space="preserve"> Dostopno na: </w:t>
                </w:r>
                <w:hyperlink r:id="rId81" w:history="1">
                  <w:r w:rsidR="00A976E8" w:rsidRPr="007E1C6E">
                    <w:rPr>
                      <w:rStyle w:val="Hiperpovezava"/>
                      <w:rFonts w:cs="Arial"/>
                      <w:noProof/>
                    </w:rPr>
                    <w:t>https://developer.chrome.com/blog/io24-webassembly-webgpu-1 [20</w:t>
                  </w:r>
                </w:hyperlink>
                <w:r w:rsidR="00A976E8">
                  <w:rPr>
                    <w:noProof/>
                  </w:rPr>
                  <w:t>. 6. 2026].</w:t>
                </w:r>
              </w:p>
            </w:tc>
          </w:tr>
          <w:tr w:rsidR="00916680" w14:paraId="50509876" w14:textId="77777777" w:rsidTr="00916680">
            <w:trPr>
              <w:divId w:val="1738624840"/>
              <w:tblCellSpacing w:w="15" w:type="dxa"/>
            </w:trPr>
            <w:tc>
              <w:tcPr>
                <w:tcW w:w="307" w:type="pct"/>
                <w:hideMark/>
              </w:tcPr>
              <w:p w14:paraId="20995A5A" w14:textId="77777777" w:rsidR="00916680" w:rsidRDefault="00916680">
                <w:pPr>
                  <w:pStyle w:val="Bibliografija"/>
                  <w:rPr>
                    <w:noProof/>
                  </w:rPr>
                </w:pPr>
                <w:r>
                  <w:rPr>
                    <w:noProof/>
                  </w:rPr>
                  <w:t xml:space="preserve">[35] </w:t>
                </w:r>
              </w:p>
            </w:tc>
            <w:tc>
              <w:tcPr>
                <w:tcW w:w="4640" w:type="pct"/>
                <w:hideMark/>
              </w:tcPr>
              <w:p w14:paraId="362BFB33" w14:textId="16DA5DB3" w:rsidR="00916680" w:rsidRDefault="00916680">
                <w:pPr>
                  <w:pStyle w:val="Bibliografija"/>
                  <w:rPr>
                    <w:noProof/>
                  </w:rPr>
                </w:pPr>
                <w:r>
                  <w:rPr>
                    <w:noProof/>
                  </w:rPr>
                  <w:t>MDN</w:t>
                </w:r>
                <w:r w:rsidR="007C7767">
                  <w:rPr>
                    <w:noProof/>
                  </w:rPr>
                  <w:t xml:space="preserve">. </w:t>
                </w:r>
                <w:r>
                  <w:rPr>
                    <w:noProof/>
                  </w:rPr>
                  <w:t>WebGL: 2D and 3D graphics for the web</w:t>
                </w:r>
                <w:r w:rsidR="007C7767">
                  <w:rPr>
                    <w:noProof/>
                  </w:rPr>
                  <w:t>.</w:t>
                </w:r>
                <w:r>
                  <w:rPr>
                    <w:noProof/>
                  </w:rPr>
                  <w:t xml:space="preserve"> 15</w:t>
                </w:r>
                <w:r w:rsidR="007C7767">
                  <w:rPr>
                    <w:noProof/>
                  </w:rPr>
                  <w:t>.</w:t>
                </w:r>
                <w:r>
                  <w:rPr>
                    <w:noProof/>
                  </w:rPr>
                  <w:t xml:space="preserve"> 7</w:t>
                </w:r>
                <w:r w:rsidR="007C7767">
                  <w:rPr>
                    <w:noProof/>
                  </w:rPr>
                  <w:t>.</w:t>
                </w:r>
                <w:r>
                  <w:rPr>
                    <w:noProof/>
                  </w:rPr>
                  <w:t xml:space="preserve"> 2025. </w:t>
                </w:r>
                <w:r w:rsidR="007C7767">
                  <w:rPr>
                    <w:noProof/>
                  </w:rPr>
                  <w:t>Dostopno na</w:t>
                </w:r>
                <w:r>
                  <w:rPr>
                    <w:noProof/>
                  </w:rPr>
                  <w:t xml:space="preserve">: </w:t>
                </w:r>
                <w:hyperlink r:id="rId82" w:history="1">
                  <w:r w:rsidR="007C7767" w:rsidRPr="007E1C6E">
                    <w:rPr>
                      <w:rStyle w:val="Hiperpovezava"/>
                      <w:rFonts w:cs="Arial"/>
                      <w:noProof/>
                    </w:rPr>
                    <w:t>https://developer.mozilla.org/en-US/docs/Web/API/WebGL_API</w:t>
                  </w:r>
                </w:hyperlink>
                <w:r w:rsidR="007C7767">
                  <w:rPr>
                    <w:noProof/>
                  </w:rPr>
                  <w:t xml:space="preserve"> </w:t>
                </w:r>
                <w:r>
                  <w:rPr>
                    <w:noProof/>
                  </w:rPr>
                  <w:t>[18</w:t>
                </w:r>
                <w:r w:rsidR="007C7767">
                  <w:rPr>
                    <w:noProof/>
                  </w:rPr>
                  <w:t>.</w:t>
                </w:r>
                <w:r>
                  <w:rPr>
                    <w:noProof/>
                  </w:rPr>
                  <w:t xml:space="preserve"> 6</w:t>
                </w:r>
                <w:r w:rsidR="007C7767">
                  <w:rPr>
                    <w:noProof/>
                  </w:rPr>
                  <w:t>.</w:t>
                </w:r>
                <w:r>
                  <w:rPr>
                    <w:noProof/>
                  </w:rPr>
                  <w:t xml:space="preserve"> 2026].</w:t>
                </w:r>
              </w:p>
            </w:tc>
          </w:tr>
          <w:tr w:rsidR="00916680" w14:paraId="2380A5DE" w14:textId="77777777" w:rsidTr="00916680">
            <w:trPr>
              <w:divId w:val="1738624840"/>
              <w:tblCellSpacing w:w="15" w:type="dxa"/>
            </w:trPr>
            <w:tc>
              <w:tcPr>
                <w:tcW w:w="307" w:type="pct"/>
                <w:hideMark/>
              </w:tcPr>
              <w:p w14:paraId="3EF5C4E7" w14:textId="77777777" w:rsidR="00916680" w:rsidRDefault="00916680">
                <w:pPr>
                  <w:pStyle w:val="Bibliografija"/>
                  <w:rPr>
                    <w:noProof/>
                  </w:rPr>
                </w:pPr>
                <w:r>
                  <w:rPr>
                    <w:noProof/>
                  </w:rPr>
                  <w:t xml:space="preserve">[36] </w:t>
                </w:r>
              </w:p>
            </w:tc>
            <w:tc>
              <w:tcPr>
                <w:tcW w:w="4640" w:type="pct"/>
                <w:hideMark/>
              </w:tcPr>
              <w:p w14:paraId="758FAA2E" w14:textId="076145FA" w:rsidR="00916680" w:rsidRDefault="00916680">
                <w:pPr>
                  <w:pStyle w:val="Bibliografija"/>
                  <w:rPr>
                    <w:noProof/>
                  </w:rPr>
                </w:pPr>
                <w:r>
                  <w:rPr>
                    <w:noProof/>
                  </w:rPr>
                  <w:t>A. Eng, D. Gandluri in F. Beaufort</w:t>
                </w:r>
                <w:r w:rsidR="00673738">
                  <w:rPr>
                    <w:noProof/>
                  </w:rPr>
                  <w:t xml:space="preserve">. </w:t>
                </w:r>
                <w:r>
                  <w:rPr>
                    <w:noProof/>
                  </w:rPr>
                  <w:t>WebAssembly and WebGPU enhancements for faster Web AI, part 2</w:t>
                </w:r>
                <w:r w:rsidR="00673738">
                  <w:rPr>
                    <w:noProof/>
                  </w:rPr>
                  <w:t>.</w:t>
                </w:r>
                <w:r>
                  <w:rPr>
                    <w:noProof/>
                  </w:rPr>
                  <w:t xml:space="preserve"> 2024.</w:t>
                </w:r>
                <w:r w:rsidR="00D94D2B">
                  <w:rPr>
                    <w:noProof/>
                  </w:rPr>
                  <w:t xml:space="preserve"> Dostopno na: </w:t>
                </w:r>
                <w:hyperlink r:id="rId83" w:history="1">
                  <w:r w:rsidR="00D94D2B" w:rsidRPr="007E1C6E">
                    <w:rPr>
                      <w:rStyle w:val="Hiperpovezava"/>
                      <w:rFonts w:cs="Arial"/>
                      <w:noProof/>
                    </w:rPr>
                    <w:t>https://developer.chrome.com/blog/io24-webassembly-webgpu-2 [20</w:t>
                  </w:r>
                </w:hyperlink>
                <w:r w:rsidR="00D94D2B">
                  <w:rPr>
                    <w:noProof/>
                  </w:rPr>
                  <w:t>. 6. 2026].</w:t>
                </w:r>
              </w:p>
            </w:tc>
          </w:tr>
          <w:tr w:rsidR="00916680" w14:paraId="550F5539" w14:textId="77777777" w:rsidTr="00916680">
            <w:trPr>
              <w:divId w:val="1738624840"/>
              <w:tblCellSpacing w:w="15" w:type="dxa"/>
            </w:trPr>
            <w:tc>
              <w:tcPr>
                <w:tcW w:w="307" w:type="pct"/>
                <w:hideMark/>
              </w:tcPr>
              <w:p w14:paraId="1967F291" w14:textId="77777777" w:rsidR="00916680" w:rsidRDefault="00916680">
                <w:pPr>
                  <w:pStyle w:val="Bibliografija"/>
                  <w:rPr>
                    <w:noProof/>
                  </w:rPr>
                </w:pPr>
                <w:r>
                  <w:rPr>
                    <w:noProof/>
                  </w:rPr>
                  <w:t xml:space="preserve">[37] </w:t>
                </w:r>
              </w:p>
            </w:tc>
            <w:tc>
              <w:tcPr>
                <w:tcW w:w="4640" w:type="pct"/>
                <w:hideMark/>
              </w:tcPr>
              <w:p w14:paraId="43D17200" w14:textId="05F56E61" w:rsidR="00916680" w:rsidRDefault="00916680">
                <w:pPr>
                  <w:pStyle w:val="Bibliografija"/>
                  <w:rPr>
                    <w:noProof/>
                  </w:rPr>
                </w:pPr>
                <w:r>
                  <w:rPr>
                    <w:noProof/>
                  </w:rPr>
                  <w:t>A. Zeng, L. Yang, X. Ju, J. Li, J. Wang in Q. Xu</w:t>
                </w:r>
                <w:r w:rsidR="00C55D48">
                  <w:rPr>
                    <w:noProof/>
                  </w:rPr>
                  <w:t xml:space="preserve">. </w:t>
                </w:r>
                <w:r>
                  <w:rPr>
                    <w:noProof/>
                  </w:rPr>
                  <w:t>SmoothNet: A Plug-and-Play Network for</w:t>
                </w:r>
                <w:r w:rsidR="00C55D48">
                  <w:rPr>
                    <w:noProof/>
                  </w:rPr>
                  <w:t xml:space="preserve"> Refining Human Poses in Videos.</w:t>
                </w:r>
                <w:r>
                  <w:rPr>
                    <w:noProof/>
                  </w:rPr>
                  <w:t xml:space="preserve"> 21</w:t>
                </w:r>
                <w:r w:rsidR="00C55D48">
                  <w:rPr>
                    <w:noProof/>
                  </w:rPr>
                  <w:t>.</w:t>
                </w:r>
                <w:r>
                  <w:rPr>
                    <w:noProof/>
                  </w:rPr>
                  <w:t xml:space="preserve"> 7</w:t>
                </w:r>
                <w:r w:rsidR="00C55D48">
                  <w:rPr>
                    <w:noProof/>
                  </w:rPr>
                  <w:t>.</w:t>
                </w:r>
                <w:r>
                  <w:rPr>
                    <w:noProof/>
                  </w:rPr>
                  <w:t xml:space="preserve"> 2022. </w:t>
                </w:r>
                <w:r w:rsidR="00C55D48">
                  <w:rPr>
                    <w:noProof/>
                  </w:rPr>
                  <w:t>Dostopno na</w:t>
                </w:r>
                <w:r>
                  <w:rPr>
                    <w:noProof/>
                  </w:rPr>
                  <w:t xml:space="preserve">: </w:t>
                </w:r>
                <w:hyperlink r:id="rId84" w:history="1">
                  <w:r w:rsidR="00C55D48" w:rsidRPr="007E1C6E">
                    <w:rPr>
                      <w:rStyle w:val="Hiperpovezava"/>
                      <w:rFonts w:cs="Arial"/>
                      <w:noProof/>
                    </w:rPr>
                    <w:t>https://arxiv.org/abs/2112.13715</w:t>
                  </w:r>
                </w:hyperlink>
                <w:r w:rsidR="00C55D48">
                  <w:rPr>
                    <w:noProof/>
                  </w:rPr>
                  <w:t xml:space="preserve"> </w:t>
                </w:r>
                <w:r>
                  <w:rPr>
                    <w:noProof/>
                  </w:rPr>
                  <w:t>[18</w:t>
                </w:r>
                <w:r w:rsidR="00C55D48">
                  <w:rPr>
                    <w:noProof/>
                  </w:rPr>
                  <w:t>.</w:t>
                </w:r>
                <w:r>
                  <w:rPr>
                    <w:noProof/>
                  </w:rPr>
                  <w:t xml:space="preserve"> 6</w:t>
                </w:r>
                <w:r w:rsidR="00C55D48">
                  <w:rPr>
                    <w:noProof/>
                  </w:rPr>
                  <w:t>.</w:t>
                </w:r>
                <w:r>
                  <w:rPr>
                    <w:noProof/>
                  </w:rPr>
                  <w:t xml:space="preserve"> 2026].</w:t>
                </w:r>
              </w:p>
            </w:tc>
          </w:tr>
          <w:tr w:rsidR="00916680" w14:paraId="67D735D7" w14:textId="77777777" w:rsidTr="00916680">
            <w:trPr>
              <w:divId w:val="1738624840"/>
              <w:tblCellSpacing w:w="15" w:type="dxa"/>
            </w:trPr>
            <w:tc>
              <w:tcPr>
                <w:tcW w:w="307" w:type="pct"/>
                <w:hideMark/>
              </w:tcPr>
              <w:p w14:paraId="484542C6" w14:textId="77777777" w:rsidR="00916680" w:rsidRDefault="00916680">
                <w:pPr>
                  <w:pStyle w:val="Bibliografija"/>
                  <w:rPr>
                    <w:noProof/>
                  </w:rPr>
                </w:pPr>
                <w:r>
                  <w:rPr>
                    <w:noProof/>
                  </w:rPr>
                  <w:t xml:space="preserve">[38] </w:t>
                </w:r>
              </w:p>
            </w:tc>
            <w:tc>
              <w:tcPr>
                <w:tcW w:w="4640" w:type="pct"/>
                <w:hideMark/>
              </w:tcPr>
              <w:p w14:paraId="241F8251" w14:textId="7C12A39E" w:rsidR="00916680" w:rsidRDefault="00916680">
                <w:pPr>
                  <w:pStyle w:val="Bibliografija"/>
                  <w:rPr>
                    <w:noProof/>
                  </w:rPr>
                </w:pPr>
                <w:r>
                  <w:rPr>
                    <w:noProof/>
                  </w:rPr>
                  <w:t>T. Lab</w:t>
                </w:r>
                <w:r w:rsidR="007C264D">
                  <w:rPr>
                    <w:noProof/>
                  </w:rPr>
                  <w:t xml:space="preserve">. </w:t>
                </w:r>
                <w:r>
                  <w:rPr>
                    <w:noProof/>
                  </w:rPr>
                  <w:t>Evaluation Metrics</w:t>
                </w:r>
                <w:r w:rsidR="007C264D">
                  <w:rPr>
                    <w:noProof/>
                  </w:rPr>
                  <w:t>.</w:t>
                </w:r>
                <w:r>
                  <w:rPr>
                    <w:noProof/>
                  </w:rPr>
                  <w:t xml:space="preserve"> SLEAP Documentation.</w:t>
                </w:r>
                <w:r w:rsidR="007C264D">
                  <w:rPr>
                    <w:noProof/>
                  </w:rPr>
                  <w:t xml:space="preserve"> Dostopno na: </w:t>
                </w:r>
                <w:hyperlink r:id="rId85" w:history="1">
                  <w:r w:rsidR="007C264D" w:rsidRPr="007E1C6E">
                    <w:rPr>
                      <w:rStyle w:val="Hiperpovezava"/>
                      <w:rFonts w:cs="Arial"/>
                      <w:noProof/>
                    </w:rPr>
                    <w:t>https://docs.sleap.ai/v1.5.0/reference/evaluation_metrics/</w:t>
                  </w:r>
                </w:hyperlink>
                <w:r w:rsidR="007C264D">
                  <w:rPr>
                    <w:noProof/>
                  </w:rPr>
                  <w:t xml:space="preserve"> [18. 6. 2026].</w:t>
                </w:r>
              </w:p>
            </w:tc>
          </w:tr>
          <w:tr w:rsidR="00916680" w14:paraId="7EF07C12" w14:textId="77777777" w:rsidTr="00916680">
            <w:trPr>
              <w:divId w:val="1738624840"/>
              <w:tblCellSpacing w:w="15" w:type="dxa"/>
            </w:trPr>
            <w:tc>
              <w:tcPr>
                <w:tcW w:w="307" w:type="pct"/>
                <w:hideMark/>
              </w:tcPr>
              <w:p w14:paraId="46395FD5" w14:textId="77777777" w:rsidR="00916680" w:rsidRDefault="00916680">
                <w:pPr>
                  <w:pStyle w:val="Bibliografija"/>
                  <w:rPr>
                    <w:noProof/>
                  </w:rPr>
                </w:pPr>
                <w:r>
                  <w:rPr>
                    <w:noProof/>
                  </w:rPr>
                  <w:lastRenderedPageBreak/>
                  <w:t xml:space="preserve">[39] </w:t>
                </w:r>
              </w:p>
            </w:tc>
            <w:tc>
              <w:tcPr>
                <w:tcW w:w="4640" w:type="pct"/>
                <w:hideMark/>
              </w:tcPr>
              <w:p w14:paraId="221E4958" w14:textId="5391AD7C" w:rsidR="00916680" w:rsidRDefault="00916680">
                <w:pPr>
                  <w:pStyle w:val="Bibliografija"/>
                  <w:rPr>
                    <w:noProof/>
                  </w:rPr>
                </w:pPr>
                <w:r>
                  <w:rPr>
                    <w:noProof/>
                  </w:rPr>
                  <w:t>P. Lu, T. Jiang, Y. Li, X. Li, K. Chen in W. Yang</w:t>
                </w:r>
                <w:r w:rsidR="00C87829">
                  <w:rPr>
                    <w:noProof/>
                  </w:rPr>
                  <w:t xml:space="preserve">. </w:t>
                </w:r>
                <w:r>
                  <w:rPr>
                    <w:noProof/>
                  </w:rPr>
                  <w:t>RTMO: Towards High-Performance One-Stage Real-Time Multi-Person Pose Estimation</w:t>
                </w:r>
                <w:r w:rsidR="00C87829">
                  <w:rPr>
                    <w:noProof/>
                  </w:rPr>
                  <w:t>.</w:t>
                </w:r>
                <w:r>
                  <w:rPr>
                    <w:noProof/>
                  </w:rPr>
                  <w:t xml:space="preserve"> 12</w:t>
                </w:r>
                <w:r w:rsidR="00C87829">
                  <w:rPr>
                    <w:noProof/>
                  </w:rPr>
                  <w:t>.</w:t>
                </w:r>
                <w:r>
                  <w:rPr>
                    <w:noProof/>
                  </w:rPr>
                  <w:t xml:space="preserve"> 12</w:t>
                </w:r>
                <w:r w:rsidR="00C87829">
                  <w:rPr>
                    <w:noProof/>
                  </w:rPr>
                  <w:t>.</w:t>
                </w:r>
                <w:r>
                  <w:rPr>
                    <w:noProof/>
                  </w:rPr>
                  <w:t xml:space="preserve"> 2023. </w:t>
                </w:r>
                <w:r w:rsidR="00C87829">
                  <w:rPr>
                    <w:noProof/>
                  </w:rPr>
                  <w:t>Dostopno na</w:t>
                </w:r>
                <w:r>
                  <w:rPr>
                    <w:noProof/>
                  </w:rPr>
                  <w:t xml:space="preserve">: </w:t>
                </w:r>
                <w:hyperlink r:id="rId86" w:history="1">
                  <w:r w:rsidR="00C87829" w:rsidRPr="007E1C6E">
                    <w:rPr>
                      <w:rStyle w:val="Hiperpovezava"/>
                      <w:rFonts w:cs="Arial"/>
                      <w:noProof/>
                    </w:rPr>
                    <w:t>https://arxiv.org/html/2312.07526v1</w:t>
                  </w:r>
                </w:hyperlink>
                <w:r w:rsidR="00C87829">
                  <w:rPr>
                    <w:noProof/>
                  </w:rPr>
                  <w:t xml:space="preserve"> </w:t>
                </w:r>
                <w:r>
                  <w:rPr>
                    <w:noProof/>
                  </w:rPr>
                  <w:t>[20</w:t>
                </w:r>
                <w:r w:rsidR="00C87829">
                  <w:rPr>
                    <w:noProof/>
                  </w:rPr>
                  <w:t>.</w:t>
                </w:r>
                <w:r>
                  <w:rPr>
                    <w:noProof/>
                  </w:rPr>
                  <w:t xml:space="preserve"> 6</w:t>
                </w:r>
                <w:r w:rsidR="00C87829">
                  <w:rPr>
                    <w:noProof/>
                  </w:rPr>
                  <w:t>.</w:t>
                </w:r>
                <w:r>
                  <w:rPr>
                    <w:noProof/>
                  </w:rPr>
                  <w:t xml:space="preserve"> 2026].</w:t>
                </w:r>
              </w:p>
            </w:tc>
          </w:tr>
          <w:tr w:rsidR="00916680" w14:paraId="70886B06" w14:textId="77777777" w:rsidTr="00916680">
            <w:trPr>
              <w:divId w:val="1738624840"/>
              <w:tblCellSpacing w:w="15" w:type="dxa"/>
            </w:trPr>
            <w:tc>
              <w:tcPr>
                <w:tcW w:w="307" w:type="pct"/>
                <w:hideMark/>
              </w:tcPr>
              <w:p w14:paraId="6AD4CD33" w14:textId="77777777" w:rsidR="00916680" w:rsidRDefault="00916680">
                <w:pPr>
                  <w:pStyle w:val="Bibliografija"/>
                  <w:rPr>
                    <w:noProof/>
                  </w:rPr>
                </w:pPr>
                <w:r>
                  <w:rPr>
                    <w:noProof/>
                  </w:rPr>
                  <w:t xml:space="preserve">[40] </w:t>
                </w:r>
              </w:p>
            </w:tc>
            <w:tc>
              <w:tcPr>
                <w:tcW w:w="4640" w:type="pct"/>
                <w:hideMark/>
              </w:tcPr>
              <w:p w14:paraId="00D117BD" w14:textId="3E2F38B2" w:rsidR="00916680" w:rsidRDefault="00916680">
                <w:pPr>
                  <w:pStyle w:val="Bibliografija"/>
                  <w:rPr>
                    <w:noProof/>
                  </w:rPr>
                </w:pPr>
                <w:r>
                  <w:rPr>
                    <w:noProof/>
                  </w:rPr>
                  <w:t>L. Jiang</w:t>
                </w:r>
                <w:r w:rsidR="00600C35">
                  <w:rPr>
                    <w:noProof/>
                  </w:rPr>
                  <w:t xml:space="preserve">. </w:t>
                </w:r>
                <w:r>
                  <w:rPr>
                    <w:noProof/>
                  </w:rPr>
                  <w:t>Human Body Estimation, Why good academic Metrics don’t necessarily mean good animations for end-users</w:t>
                </w:r>
                <w:r w:rsidR="00600C35">
                  <w:rPr>
                    <w:noProof/>
                  </w:rPr>
                  <w:t>.</w:t>
                </w:r>
                <w:r>
                  <w:rPr>
                    <w:noProof/>
                  </w:rPr>
                  <w:t xml:space="preserve"> 22</w:t>
                </w:r>
                <w:r w:rsidR="00600C35">
                  <w:rPr>
                    <w:noProof/>
                  </w:rPr>
                  <w:t>.</w:t>
                </w:r>
                <w:r>
                  <w:rPr>
                    <w:noProof/>
                  </w:rPr>
                  <w:t xml:space="preserve"> 12</w:t>
                </w:r>
                <w:r w:rsidR="00600C35">
                  <w:rPr>
                    <w:noProof/>
                  </w:rPr>
                  <w:t>.</w:t>
                </w:r>
                <w:r>
                  <w:rPr>
                    <w:noProof/>
                  </w:rPr>
                  <w:t xml:space="preserve"> 2022. </w:t>
                </w:r>
                <w:r w:rsidR="00600C35">
                  <w:rPr>
                    <w:noProof/>
                  </w:rPr>
                  <w:t>Dostopno na</w:t>
                </w:r>
                <w:r>
                  <w:rPr>
                    <w:noProof/>
                  </w:rPr>
                  <w:t xml:space="preserve">: </w:t>
                </w:r>
                <w:hyperlink r:id="rId87" w:history="1">
                  <w:r w:rsidR="00CC0C12" w:rsidRPr="007E1C6E">
                    <w:rPr>
                      <w:rStyle w:val="Hiperpovezava"/>
                      <w:rFonts w:cs="Arial"/>
                      <w:noProof/>
                    </w:rPr>
                    <w:t>https://medium.com/@kinetixtech/human-body-estimation-why-good-academic-metrics-dont-necessarily-mean-good-animations-for-79212e3dbbd3</w:t>
                  </w:r>
                </w:hyperlink>
                <w:r w:rsidR="00CC0C12">
                  <w:rPr>
                    <w:noProof/>
                  </w:rPr>
                  <w:t xml:space="preserve"> </w:t>
                </w:r>
                <w:r>
                  <w:rPr>
                    <w:noProof/>
                  </w:rPr>
                  <w:t>[17</w:t>
                </w:r>
                <w:r w:rsidR="00CC0C12">
                  <w:rPr>
                    <w:noProof/>
                  </w:rPr>
                  <w:t>.</w:t>
                </w:r>
                <w:r>
                  <w:rPr>
                    <w:noProof/>
                  </w:rPr>
                  <w:t xml:space="preserve"> 3</w:t>
                </w:r>
                <w:r w:rsidR="00CC0C12">
                  <w:rPr>
                    <w:noProof/>
                  </w:rPr>
                  <w:t>.</w:t>
                </w:r>
                <w:r>
                  <w:rPr>
                    <w:noProof/>
                  </w:rPr>
                  <w:t xml:space="preserve"> 2026].</w:t>
                </w:r>
              </w:p>
            </w:tc>
          </w:tr>
          <w:tr w:rsidR="00916680" w14:paraId="7DA78021" w14:textId="77777777" w:rsidTr="00916680">
            <w:trPr>
              <w:divId w:val="1738624840"/>
              <w:tblCellSpacing w:w="15" w:type="dxa"/>
            </w:trPr>
            <w:tc>
              <w:tcPr>
                <w:tcW w:w="307" w:type="pct"/>
                <w:hideMark/>
              </w:tcPr>
              <w:p w14:paraId="3C7EBC51" w14:textId="77777777" w:rsidR="00916680" w:rsidRDefault="00916680">
                <w:pPr>
                  <w:pStyle w:val="Bibliografija"/>
                  <w:rPr>
                    <w:noProof/>
                  </w:rPr>
                </w:pPr>
                <w:r>
                  <w:rPr>
                    <w:noProof/>
                  </w:rPr>
                  <w:t xml:space="preserve">[41] </w:t>
                </w:r>
              </w:p>
            </w:tc>
            <w:tc>
              <w:tcPr>
                <w:tcW w:w="4640" w:type="pct"/>
                <w:hideMark/>
              </w:tcPr>
              <w:p w14:paraId="650B4D75" w14:textId="151AC5EF" w:rsidR="00916680" w:rsidRDefault="00916680">
                <w:pPr>
                  <w:pStyle w:val="Bibliografija"/>
                  <w:rPr>
                    <w:noProof/>
                  </w:rPr>
                </w:pPr>
                <w:r>
                  <w:rPr>
                    <w:noProof/>
                  </w:rPr>
                  <w:t>L. Huang, Y. Li, H. Tian, Y. Yang, X. Li, W. Deng in J. Ye</w:t>
                </w:r>
                <w:r w:rsidR="00D365F2">
                  <w:rPr>
                    <w:noProof/>
                  </w:rPr>
                  <w:t xml:space="preserve">. </w:t>
                </w:r>
                <w:r>
                  <w:rPr>
                    <w:noProof/>
                  </w:rPr>
                  <w:t>Semi-Supervised 2D Human Pose Estimation Driven by Position Inconsistency</w:t>
                </w:r>
                <w:r w:rsidR="00D365F2">
                  <w:rPr>
                    <w:noProof/>
                  </w:rPr>
                  <w:t>.</w:t>
                </w:r>
                <w:r>
                  <w:rPr>
                    <w:noProof/>
                  </w:rPr>
                  <w:t xml:space="preserve"> 8</w:t>
                </w:r>
                <w:r w:rsidR="00D365F2">
                  <w:rPr>
                    <w:noProof/>
                  </w:rPr>
                  <w:t>.</w:t>
                </w:r>
                <w:r>
                  <w:rPr>
                    <w:noProof/>
                  </w:rPr>
                  <w:t xml:space="preserve"> 3</w:t>
                </w:r>
                <w:r w:rsidR="00D365F2">
                  <w:rPr>
                    <w:noProof/>
                  </w:rPr>
                  <w:t>.</w:t>
                </w:r>
                <w:r>
                  <w:rPr>
                    <w:noProof/>
                  </w:rPr>
                  <w:t xml:space="preserve"> 2023. </w:t>
                </w:r>
                <w:r w:rsidR="00D365F2">
                  <w:rPr>
                    <w:noProof/>
                  </w:rPr>
                  <w:t>Dostopno na</w:t>
                </w:r>
                <w:r>
                  <w:rPr>
                    <w:noProof/>
                  </w:rPr>
                  <w:t xml:space="preserve">: </w:t>
                </w:r>
                <w:hyperlink r:id="rId88" w:history="1">
                  <w:r w:rsidR="00D365F2" w:rsidRPr="007E1C6E">
                    <w:rPr>
                      <w:rStyle w:val="Hiperpovezava"/>
                      <w:rFonts w:cs="Arial"/>
                      <w:noProof/>
                    </w:rPr>
                    <w:t>https://arxiv.org/abs/2303.04346</w:t>
                  </w:r>
                </w:hyperlink>
                <w:r w:rsidR="00D365F2">
                  <w:rPr>
                    <w:noProof/>
                  </w:rPr>
                  <w:t xml:space="preserve"> </w:t>
                </w:r>
                <w:r>
                  <w:rPr>
                    <w:noProof/>
                  </w:rPr>
                  <w:t>[20</w:t>
                </w:r>
                <w:r w:rsidR="00D365F2">
                  <w:rPr>
                    <w:noProof/>
                  </w:rPr>
                  <w:t>.</w:t>
                </w:r>
                <w:r>
                  <w:rPr>
                    <w:noProof/>
                  </w:rPr>
                  <w:t xml:space="preserve"> 6</w:t>
                </w:r>
                <w:r w:rsidR="00D365F2">
                  <w:rPr>
                    <w:noProof/>
                  </w:rPr>
                  <w:t>.</w:t>
                </w:r>
                <w:r>
                  <w:rPr>
                    <w:noProof/>
                  </w:rPr>
                  <w:t xml:space="preserve"> 2026].</w:t>
                </w:r>
              </w:p>
            </w:tc>
          </w:tr>
          <w:tr w:rsidR="00916680" w14:paraId="46B777BF" w14:textId="77777777" w:rsidTr="00916680">
            <w:trPr>
              <w:divId w:val="1738624840"/>
              <w:tblCellSpacing w:w="15" w:type="dxa"/>
            </w:trPr>
            <w:tc>
              <w:tcPr>
                <w:tcW w:w="307" w:type="pct"/>
                <w:hideMark/>
              </w:tcPr>
              <w:p w14:paraId="1DEB7125" w14:textId="77777777" w:rsidR="00916680" w:rsidRDefault="00916680">
                <w:pPr>
                  <w:pStyle w:val="Bibliografija"/>
                  <w:rPr>
                    <w:noProof/>
                  </w:rPr>
                </w:pPr>
                <w:r>
                  <w:rPr>
                    <w:noProof/>
                  </w:rPr>
                  <w:t xml:space="preserve">[42] </w:t>
                </w:r>
              </w:p>
            </w:tc>
            <w:tc>
              <w:tcPr>
                <w:tcW w:w="4640" w:type="pct"/>
                <w:hideMark/>
              </w:tcPr>
              <w:p w14:paraId="6C60555B" w14:textId="096E901F" w:rsidR="00916680" w:rsidRDefault="00916680">
                <w:pPr>
                  <w:pStyle w:val="Bibliografija"/>
                  <w:rPr>
                    <w:noProof/>
                  </w:rPr>
                </w:pPr>
                <w:r>
                  <w:rPr>
                    <w:noProof/>
                  </w:rPr>
                  <w:t>Google</w:t>
                </w:r>
                <w:r w:rsidR="009C66EA">
                  <w:rPr>
                    <w:noProof/>
                  </w:rPr>
                  <w:t xml:space="preserve">. </w:t>
                </w:r>
                <w:r>
                  <w:rPr>
                    <w:noProof/>
                  </w:rPr>
                  <w:t>Datasets: Dividing the original dataset</w:t>
                </w:r>
                <w:r w:rsidR="009C66EA">
                  <w:rPr>
                    <w:noProof/>
                  </w:rPr>
                  <w:t xml:space="preserve">. </w:t>
                </w:r>
                <w:r>
                  <w:rPr>
                    <w:noProof/>
                  </w:rPr>
                  <w:t xml:space="preserve"> 3</w:t>
                </w:r>
                <w:r w:rsidR="009C66EA">
                  <w:rPr>
                    <w:noProof/>
                  </w:rPr>
                  <w:t>.</w:t>
                </w:r>
                <w:r>
                  <w:rPr>
                    <w:noProof/>
                  </w:rPr>
                  <w:t xml:space="preserve"> 12</w:t>
                </w:r>
                <w:r w:rsidR="009C66EA">
                  <w:rPr>
                    <w:noProof/>
                  </w:rPr>
                  <w:t>.</w:t>
                </w:r>
                <w:r>
                  <w:rPr>
                    <w:noProof/>
                  </w:rPr>
                  <w:t xml:space="preserve"> 2025. </w:t>
                </w:r>
                <w:r w:rsidR="009C66EA">
                  <w:rPr>
                    <w:noProof/>
                  </w:rPr>
                  <w:t>Dostopno na</w:t>
                </w:r>
                <w:r>
                  <w:rPr>
                    <w:noProof/>
                  </w:rPr>
                  <w:t xml:space="preserve">: </w:t>
                </w:r>
                <w:hyperlink r:id="rId89" w:history="1">
                  <w:r w:rsidR="009C66EA" w:rsidRPr="007E1C6E">
                    <w:rPr>
                      <w:rStyle w:val="Hiperpovezava"/>
                      <w:rFonts w:cs="Arial"/>
                      <w:noProof/>
                    </w:rPr>
                    <w:t>https://developers.google.com/machine-learning/crash-course/overfitting/dividing-datasets</w:t>
                  </w:r>
                </w:hyperlink>
                <w:r w:rsidR="009C66EA">
                  <w:rPr>
                    <w:noProof/>
                  </w:rPr>
                  <w:t xml:space="preserve"> </w:t>
                </w:r>
                <w:r>
                  <w:rPr>
                    <w:noProof/>
                  </w:rPr>
                  <w:t>[20</w:t>
                </w:r>
                <w:r w:rsidR="009C66EA">
                  <w:rPr>
                    <w:noProof/>
                  </w:rPr>
                  <w:t>.</w:t>
                </w:r>
                <w:r>
                  <w:rPr>
                    <w:noProof/>
                  </w:rPr>
                  <w:t xml:space="preserve"> 6</w:t>
                </w:r>
                <w:r w:rsidR="009C66EA">
                  <w:rPr>
                    <w:noProof/>
                  </w:rPr>
                  <w:t>.</w:t>
                </w:r>
                <w:r>
                  <w:rPr>
                    <w:noProof/>
                  </w:rPr>
                  <w:t xml:space="preserve"> 2026].</w:t>
                </w:r>
              </w:p>
            </w:tc>
          </w:tr>
          <w:tr w:rsidR="00916680" w14:paraId="1787D70D" w14:textId="77777777" w:rsidTr="00916680">
            <w:trPr>
              <w:divId w:val="1738624840"/>
              <w:tblCellSpacing w:w="15" w:type="dxa"/>
            </w:trPr>
            <w:tc>
              <w:tcPr>
                <w:tcW w:w="307" w:type="pct"/>
                <w:hideMark/>
              </w:tcPr>
              <w:p w14:paraId="0779C59D" w14:textId="77777777" w:rsidR="00916680" w:rsidRDefault="00916680">
                <w:pPr>
                  <w:pStyle w:val="Bibliografija"/>
                  <w:rPr>
                    <w:noProof/>
                  </w:rPr>
                </w:pPr>
                <w:r>
                  <w:rPr>
                    <w:noProof/>
                  </w:rPr>
                  <w:t xml:space="preserve">[43] </w:t>
                </w:r>
              </w:p>
            </w:tc>
            <w:tc>
              <w:tcPr>
                <w:tcW w:w="4640" w:type="pct"/>
                <w:hideMark/>
              </w:tcPr>
              <w:p w14:paraId="659EC8BD" w14:textId="4DA413CB" w:rsidR="00916680" w:rsidRDefault="00916680">
                <w:pPr>
                  <w:pStyle w:val="Bibliografija"/>
                  <w:rPr>
                    <w:noProof/>
                  </w:rPr>
                </w:pPr>
                <w:r>
                  <w:rPr>
                    <w:noProof/>
                  </w:rPr>
                  <w:t>Ultralytics</w:t>
                </w:r>
                <w:r w:rsidR="00550CD7">
                  <w:rPr>
                    <w:noProof/>
                  </w:rPr>
                  <w:t xml:space="preserve">. </w:t>
                </w:r>
                <w:r>
                  <w:rPr>
                    <w:noProof/>
                  </w:rPr>
                  <w:t>Pose Estimation Datasets Overview.</w:t>
                </w:r>
                <w:r w:rsidR="0018432D">
                  <w:rPr>
                    <w:noProof/>
                  </w:rPr>
                  <w:t xml:space="preserve"> Dostopno na: </w:t>
                </w:r>
                <w:hyperlink r:id="rId90" w:history="1">
                  <w:r w:rsidR="0018432D" w:rsidRPr="007E1C6E">
                    <w:rPr>
                      <w:rStyle w:val="Hiperpovezava"/>
                      <w:rFonts w:cs="Arial"/>
                      <w:noProof/>
                    </w:rPr>
                    <w:t>https://docs.ultralytics.com/datasets/pose [2</w:t>
                  </w:r>
                </w:hyperlink>
                <w:r w:rsidR="0018432D">
                  <w:rPr>
                    <w:noProof/>
                  </w:rPr>
                  <w:t>. 6 .2026].</w:t>
                </w:r>
              </w:p>
            </w:tc>
          </w:tr>
          <w:tr w:rsidR="00916680" w14:paraId="7F7B08FE" w14:textId="77777777" w:rsidTr="00916680">
            <w:trPr>
              <w:divId w:val="1738624840"/>
              <w:tblCellSpacing w:w="15" w:type="dxa"/>
            </w:trPr>
            <w:tc>
              <w:tcPr>
                <w:tcW w:w="307" w:type="pct"/>
                <w:hideMark/>
              </w:tcPr>
              <w:p w14:paraId="5151BFC6" w14:textId="77777777" w:rsidR="00916680" w:rsidRDefault="00916680">
                <w:pPr>
                  <w:pStyle w:val="Bibliografija"/>
                  <w:rPr>
                    <w:noProof/>
                  </w:rPr>
                </w:pPr>
                <w:r>
                  <w:rPr>
                    <w:noProof/>
                  </w:rPr>
                  <w:t xml:space="preserve">[44] </w:t>
                </w:r>
              </w:p>
            </w:tc>
            <w:tc>
              <w:tcPr>
                <w:tcW w:w="4640" w:type="pct"/>
                <w:hideMark/>
              </w:tcPr>
              <w:p w14:paraId="4836F5A8" w14:textId="1C615838" w:rsidR="00916680" w:rsidRDefault="00916680">
                <w:pPr>
                  <w:pStyle w:val="Bibliografija"/>
                  <w:rPr>
                    <w:noProof/>
                  </w:rPr>
                </w:pPr>
                <w:r>
                  <w:rPr>
                    <w:noProof/>
                  </w:rPr>
                  <w:t>Ultralytics</w:t>
                </w:r>
                <w:r w:rsidR="00DA47FB">
                  <w:rPr>
                    <w:noProof/>
                  </w:rPr>
                  <w:t xml:space="preserve">. </w:t>
                </w:r>
                <w:r>
                  <w:rPr>
                    <w:noProof/>
                  </w:rPr>
                  <w:t>Reference for ultralytics/utils/loss.py</w:t>
                </w:r>
                <w:r w:rsidR="00DA47FB">
                  <w:rPr>
                    <w:noProof/>
                  </w:rPr>
                  <w:t>.</w:t>
                </w:r>
                <w:r>
                  <w:rPr>
                    <w:noProof/>
                  </w:rPr>
                  <w:t xml:space="preserve"> 12</w:t>
                </w:r>
                <w:r w:rsidR="00DA47FB">
                  <w:rPr>
                    <w:noProof/>
                  </w:rPr>
                  <w:t>.</w:t>
                </w:r>
                <w:r>
                  <w:rPr>
                    <w:noProof/>
                  </w:rPr>
                  <w:t xml:space="preserve"> 11</w:t>
                </w:r>
                <w:r w:rsidR="00DA47FB">
                  <w:rPr>
                    <w:noProof/>
                  </w:rPr>
                  <w:t>.</w:t>
                </w:r>
                <w:r>
                  <w:rPr>
                    <w:noProof/>
                  </w:rPr>
                  <w:t xml:space="preserve"> 2023. </w:t>
                </w:r>
                <w:r w:rsidR="00DA47FB">
                  <w:rPr>
                    <w:noProof/>
                  </w:rPr>
                  <w:t>Dostopno na</w:t>
                </w:r>
                <w:r>
                  <w:rPr>
                    <w:noProof/>
                  </w:rPr>
                  <w:t xml:space="preserve">: </w:t>
                </w:r>
                <w:hyperlink r:id="rId91" w:history="1">
                  <w:r w:rsidR="00A56C5B" w:rsidRPr="007E1C6E">
                    <w:rPr>
                      <w:rStyle w:val="Hiperpovezava"/>
                      <w:rFonts w:cs="Arial"/>
                      <w:noProof/>
                    </w:rPr>
                    <w:t>https://docs.ultralytics.com/reference/utils/loss</w:t>
                  </w:r>
                </w:hyperlink>
                <w:r w:rsidR="00A56C5B">
                  <w:rPr>
                    <w:noProof/>
                  </w:rPr>
                  <w:t xml:space="preserve"> </w:t>
                </w:r>
                <w:r>
                  <w:rPr>
                    <w:noProof/>
                  </w:rPr>
                  <w:t>[20</w:t>
                </w:r>
                <w:r w:rsidR="00A56C5B">
                  <w:rPr>
                    <w:noProof/>
                  </w:rPr>
                  <w:t>.</w:t>
                </w:r>
                <w:r>
                  <w:rPr>
                    <w:noProof/>
                  </w:rPr>
                  <w:t xml:space="preserve"> 6</w:t>
                </w:r>
                <w:r w:rsidR="00A56C5B">
                  <w:rPr>
                    <w:noProof/>
                  </w:rPr>
                  <w:t>.</w:t>
                </w:r>
                <w:r>
                  <w:rPr>
                    <w:noProof/>
                  </w:rPr>
                  <w:t xml:space="preserve"> 2026].</w:t>
                </w:r>
              </w:p>
            </w:tc>
          </w:tr>
          <w:tr w:rsidR="00916680" w14:paraId="14032DDF" w14:textId="77777777" w:rsidTr="00916680">
            <w:trPr>
              <w:divId w:val="1738624840"/>
              <w:tblCellSpacing w:w="15" w:type="dxa"/>
            </w:trPr>
            <w:tc>
              <w:tcPr>
                <w:tcW w:w="307" w:type="pct"/>
                <w:hideMark/>
              </w:tcPr>
              <w:p w14:paraId="2E14E5BF" w14:textId="77777777" w:rsidR="00916680" w:rsidRDefault="00916680">
                <w:pPr>
                  <w:pStyle w:val="Bibliografija"/>
                  <w:rPr>
                    <w:noProof/>
                  </w:rPr>
                </w:pPr>
                <w:r>
                  <w:rPr>
                    <w:noProof/>
                  </w:rPr>
                  <w:t xml:space="preserve">[45] </w:t>
                </w:r>
              </w:p>
            </w:tc>
            <w:tc>
              <w:tcPr>
                <w:tcW w:w="4640" w:type="pct"/>
                <w:hideMark/>
              </w:tcPr>
              <w:p w14:paraId="72BE9265" w14:textId="70701AB0" w:rsidR="00916680" w:rsidRDefault="00916680">
                <w:pPr>
                  <w:pStyle w:val="Bibliografija"/>
                  <w:rPr>
                    <w:noProof/>
                  </w:rPr>
                </w:pPr>
                <w:r>
                  <w:rPr>
                    <w:noProof/>
                  </w:rPr>
                  <w:t>Ultralytics</w:t>
                </w:r>
                <w:r w:rsidR="008D3D90">
                  <w:rPr>
                    <w:noProof/>
                  </w:rPr>
                  <w:t xml:space="preserve">. </w:t>
                </w:r>
                <w:r>
                  <w:rPr>
                    <w:noProof/>
                  </w:rPr>
                  <w:t>Reference for ultralytics/utils/metrics.py</w:t>
                </w:r>
                <w:r w:rsidR="008D3D90">
                  <w:rPr>
                    <w:noProof/>
                  </w:rPr>
                  <w:t>.</w:t>
                </w:r>
                <w:r>
                  <w:rPr>
                    <w:noProof/>
                  </w:rPr>
                  <w:t xml:space="preserve"> 12</w:t>
                </w:r>
                <w:r w:rsidR="008D3D90">
                  <w:rPr>
                    <w:noProof/>
                  </w:rPr>
                  <w:t>.</w:t>
                </w:r>
                <w:r>
                  <w:rPr>
                    <w:noProof/>
                  </w:rPr>
                  <w:t xml:space="preserve"> 11</w:t>
                </w:r>
                <w:r w:rsidR="008D3D90">
                  <w:rPr>
                    <w:noProof/>
                  </w:rPr>
                  <w:t>.</w:t>
                </w:r>
                <w:r>
                  <w:rPr>
                    <w:noProof/>
                  </w:rPr>
                  <w:t xml:space="preserve"> 2023. </w:t>
                </w:r>
                <w:r w:rsidR="008D3D90">
                  <w:rPr>
                    <w:noProof/>
                  </w:rPr>
                  <w:t>Dostopno na</w:t>
                </w:r>
                <w:r>
                  <w:rPr>
                    <w:noProof/>
                  </w:rPr>
                  <w:t xml:space="preserve">: </w:t>
                </w:r>
                <w:hyperlink r:id="rId92" w:history="1">
                  <w:r w:rsidR="008D3D90" w:rsidRPr="007E1C6E">
                    <w:rPr>
                      <w:rStyle w:val="Hiperpovezava"/>
                      <w:rFonts w:cs="Arial"/>
                      <w:noProof/>
                    </w:rPr>
                    <w:t>https://docs.ultralytics.com/reference/utils/metrics</w:t>
                  </w:r>
                </w:hyperlink>
                <w:r w:rsidR="008D3D90">
                  <w:rPr>
                    <w:noProof/>
                  </w:rPr>
                  <w:t xml:space="preserve"> </w:t>
                </w:r>
                <w:r>
                  <w:rPr>
                    <w:noProof/>
                  </w:rPr>
                  <w:t>[20</w:t>
                </w:r>
                <w:r w:rsidR="008D3D90">
                  <w:rPr>
                    <w:noProof/>
                  </w:rPr>
                  <w:t>.</w:t>
                </w:r>
                <w:r>
                  <w:rPr>
                    <w:noProof/>
                  </w:rPr>
                  <w:t xml:space="preserve"> 6</w:t>
                </w:r>
                <w:r w:rsidR="008D3D90">
                  <w:rPr>
                    <w:noProof/>
                  </w:rPr>
                  <w:t>.</w:t>
                </w:r>
                <w:r>
                  <w:rPr>
                    <w:noProof/>
                  </w:rPr>
                  <w:t xml:space="preserve"> 2026].</w:t>
                </w:r>
              </w:p>
            </w:tc>
          </w:tr>
          <w:tr w:rsidR="00916680" w14:paraId="1CEF16B6" w14:textId="77777777" w:rsidTr="00916680">
            <w:trPr>
              <w:divId w:val="1738624840"/>
              <w:tblCellSpacing w:w="15" w:type="dxa"/>
            </w:trPr>
            <w:tc>
              <w:tcPr>
                <w:tcW w:w="307" w:type="pct"/>
                <w:hideMark/>
              </w:tcPr>
              <w:p w14:paraId="59037D2E" w14:textId="77777777" w:rsidR="00916680" w:rsidRDefault="00916680">
                <w:pPr>
                  <w:pStyle w:val="Bibliografija"/>
                  <w:rPr>
                    <w:noProof/>
                  </w:rPr>
                </w:pPr>
                <w:r>
                  <w:rPr>
                    <w:noProof/>
                  </w:rPr>
                  <w:t xml:space="preserve">[46] </w:t>
                </w:r>
              </w:p>
            </w:tc>
            <w:tc>
              <w:tcPr>
                <w:tcW w:w="4640" w:type="pct"/>
                <w:hideMark/>
              </w:tcPr>
              <w:p w14:paraId="75E63E40" w14:textId="7EEBA14B" w:rsidR="00916680" w:rsidRDefault="00916680">
                <w:pPr>
                  <w:pStyle w:val="Bibliografija"/>
                  <w:rPr>
                    <w:noProof/>
                  </w:rPr>
                </w:pPr>
                <w:r>
                  <w:rPr>
                    <w:noProof/>
                  </w:rPr>
                  <w:t>Ultralytics</w:t>
                </w:r>
                <w:r w:rsidR="00B84BC1">
                  <w:rPr>
                    <w:noProof/>
                  </w:rPr>
                  <w:t xml:space="preserve">. </w:t>
                </w:r>
                <w:r>
                  <w:rPr>
                    <w:noProof/>
                  </w:rPr>
                  <w:t xml:space="preserve">Ultralytics Metrics </w:t>
                </w:r>
                <w:r w:rsidR="00B84BC1">
                  <w:rPr>
                    <w:noProof/>
                  </w:rPr>
                  <w:t>Dostopno na</w:t>
                </w:r>
                <w:r>
                  <w:rPr>
                    <w:noProof/>
                  </w:rPr>
                  <w:t xml:space="preserve">: </w:t>
                </w:r>
                <w:hyperlink r:id="rId93" w:history="1">
                  <w:r w:rsidR="00B84BC1" w:rsidRPr="007E1C6E">
                    <w:rPr>
                      <w:rStyle w:val="Hiperpovezava"/>
                      <w:rFonts w:cs="Arial"/>
                      <w:noProof/>
                    </w:rPr>
                    <w:t>https://github.com/ultralytics/ultralytics/blob/main/ultralytics/utils/metrics.py</w:t>
                  </w:r>
                </w:hyperlink>
                <w:r w:rsidR="00B84BC1">
                  <w:rPr>
                    <w:noProof/>
                  </w:rPr>
                  <w:t xml:space="preserve"> </w:t>
                </w:r>
                <w:r>
                  <w:rPr>
                    <w:noProof/>
                  </w:rPr>
                  <w:t>[20</w:t>
                </w:r>
                <w:r w:rsidR="00B84BC1">
                  <w:rPr>
                    <w:noProof/>
                  </w:rPr>
                  <w:t>.</w:t>
                </w:r>
                <w:r>
                  <w:rPr>
                    <w:noProof/>
                  </w:rPr>
                  <w:t xml:space="preserve"> 6</w:t>
                </w:r>
                <w:r w:rsidR="00B84BC1">
                  <w:rPr>
                    <w:noProof/>
                  </w:rPr>
                  <w:t>.</w:t>
                </w:r>
                <w:r>
                  <w:rPr>
                    <w:noProof/>
                  </w:rPr>
                  <w:t xml:space="preserve"> 2026].</w:t>
                </w:r>
              </w:p>
            </w:tc>
          </w:tr>
          <w:tr w:rsidR="00916680" w14:paraId="31E9A682" w14:textId="77777777" w:rsidTr="00916680">
            <w:trPr>
              <w:divId w:val="1738624840"/>
              <w:tblCellSpacing w:w="15" w:type="dxa"/>
            </w:trPr>
            <w:tc>
              <w:tcPr>
                <w:tcW w:w="307" w:type="pct"/>
                <w:hideMark/>
              </w:tcPr>
              <w:p w14:paraId="1B470887" w14:textId="77777777" w:rsidR="00916680" w:rsidRDefault="00916680">
                <w:pPr>
                  <w:pStyle w:val="Bibliografija"/>
                  <w:rPr>
                    <w:noProof/>
                  </w:rPr>
                </w:pPr>
                <w:r>
                  <w:rPr>
                    <w:noProof/>
                  </w:rPr>
                  <w:t xml:space="preserve">[47] </w:t>
                </w:r>
              </w:p>
            </w:tc>
            <w:tc>
              <w:tcPr>
                <w:tcW w:w="4640" w:type="pct"/>
                <w:hideMark/>
              </w:tcPr>
              <w:p w14:paraId="0F1EF6AB" w14:textId="29DA08CA" w:rsidR="00916680" w:rsidRDefault="00916680">
                <w:pPr>
                  <w:pStyle w:val="Bibliografija"/>
                  <w:rPr>
                    <w:noProof/>
                  </w:rPr>
                </w:pPr>
                <w:r>
                  <w:rPr>
                    <w:noProof/>
                  </w:rPr>
                  <w:t>T. Dutta in K. Dawn</w:t>
                </w:r>
                <w:r w:rsidR="009152B2">
                  <w:rPr>
                    <w:noProof/>
                  </w:rPr>
                  <w:t xml:space="preserve">. </w:t>
                </w:r>
                <w:r>
                  <w:rPr>
                    <w:noProof/>
                  </w:rPr>
                  <w:t>Object Keypoint Similarity in Keypoint Detection</w:t>
                </w:r>
                <w:r w:rsidR="009152B2">
                  <w:rPr>
                    <w:noProof/>
                  </w:rPr>
                  <w:t>.</w:t>
                </w:r>
                <w:r>
                  <w:rPr>
                    <w:noProof/>
                  </w:rPr>
                  <w:t xml:space="preserve"> 15</w:t>
                </w:r>
                <w:r w:rsidR="009152B2">
                  <w:rPr>
                    <w:noProof/>
                  </w:rPr>
                  <w:t>.</w:t>
                </w:r>
                <w:r>
                  <w:rPr>
                    <w:noProof/>
                  </w:rPr>
                  <w:t xml:space="preserve"> 8</w:t>
                </w:r>
                <w:r w:rsidR="009152B2">
                  <w:rPr>
                    <w:noProof/>
                  </w:rPr>
                  <w:t>.</w:t>
                </w:r>
                <w:r>
                  <w:rPr>
                    <w:noProof/>
                  </w:rPr>
                  <w:t xml:space="preserve"> 2023. </w:t>
                </w:r>
                <w:r w:rsidR="009152B2">
                  <w:rPr>
                    <w:noProof/>
                  </w:rPr>
                  <w:t>Dostopno na</w:t>
                </w:r>
                <w:r>
                  <w:rPr>
                    <w:noProof/>
                  </w:rPr>
                  <w:t xml:space="preserve">: </w:t>
                </w:r>
                <w:hyperlink r:id="rId94" w:history="1">
                  <w:r w:rsidR="009152B2" w:rsidRPr="007E1C6E">
                    <w:rPr>
                      <w:rStyle w:val="Hiperpovezava"/>
                      <w:rFonts w:cs="Arial"/>
                      <w:noProof/>
                    </w:rPr>
                    <w:t>https://learnopencv.com/object-keypoint-similarity</w:t>
                  </w:r>
                </w:hyperlink>
                <w:r w:rsidR="009152B2">
                  <w:rPr>
                    <w:noProof/>
                  </w:rPr>
                  <w:t xml:space="preserve"> </w:t>
                </w:r>
                <w:r>
                  <w:rPr>
                    <w:noProof/>
                  </w:rPr>
                  <w:t>[20</w:t>
                </w:r>
                <w:r w:rsidR="009152B2">
                  <w:rPr>
                    <w:noProof/>
                  </w:rPr>
                  <w:t>.</w:t>
                </w:r>
                <w:r>
                  <w:rPr>
                    <w:noProof/>
                  </w:rPr>
                  <w:t xml:space="preserve"> 6</w:t>
                </w:r>
                <w:r w:rsidR="009152B2">
                  <w:rPr>
                    <w:noProof/>
                  </w:rPr>
                  <w:t>.</w:t>
                </w:r>
                <w:r>
                  <w:rPr>
                    <w:noProof/>
                  </w:rPr>
                  <w:t xml:space="preserve"> 2026].</w:t>
                </w:r>
              </w:p>
            </w:tc>
          </w:tr>
          <w:tr w:rsidR="00916680" w14:paraId="0779DDA8" w14:textId="77777777" w:rsidTr="00916680">
            <w:trPr>
              <w:divId w:val="1738624840"/>
              <w:tblCellSpacing w:w="15" w:type="dxa"/>
            </w:trPr>
            <w:tc>
              <w:tcPr>
                <w:tcW w:w="307" w:type="pct"/>
                <w:hideMark/>
              </w:tcPr>
              <w:p w14:paraId="6BA59F64" w14:textId="77777777" w:rsidR="00916680" w:rsidRDefault="00916680">
                <w:pPr>
                  <w:pStyle w:val="Bibliografija"/>
                  <w:rPr>
                    <w:noProof/>
                  </w:rPr>
                </w:pPr>
                <w:r>
                  <w:rPr>
                    <w:noProof/>
                  </w:rPr>
                  <w:t xml:space="preserve">[48] </w:t>
                </w:r>
              </w:p>
            </w:tc>
            <w:tc>
              <w:tcPr>
                <w:tcW w:w="4640" w:type="pct"/>
                <w:hideMark/>
              </w:tcPr>
              <w:p w14:paraId="4BE0BB2F" w14:textId="202817CF" w:rsidR="00916680" w:rsidRDefault="00916680">
                <w:pPr>
                  <w:pStyle w:val="Bibliografija"/>
                  <w:rPr>
                    <w:noProof/>
                  </w:rPr>
                </w:pPr>
                <w:r>
                  <w:rPr>
                    <w:noProof/>
                  </w:rPr>
                  <w:t>Ultralytics</w:t>
                </w:r>
                <w:r w:rsidR="007103F4">
                  <w:rPr>
                    <w:noProof/>
                  </w:rPr>
                  <w:t xml:space="preserve">. </w:t>
                </w:r>
                <w:r>
                  <w:rPr>
                    <w:noProof/>
                  </w:rPr>
                  <w:t>Tips for Best YOLOV5 Training Results</w:t>
                </w:r>
                <w:r w:rsidR="007103F4">
                  <w:rPr>
                    <w:noProof/>
                  </w:rPr>
                  <w:t>.</w:t>
                </w:r>
                <w:r>
                  <w:rPr>
                    <w:noProof/>
                  </w:rPr>
                  <w:t xml:space="preserve"> 16</w:t>
                </w:r>
                <w:r w:rsidR="007103F4">
                  <w:rPr>
                    <w:noProof/>
                  </w:rPr>
                  <w:t>.</w:t>
                </w:r>
                <w:r>
                  <w:rPr>
                    <w:noProof/>
                  </w:rPr>
                  <w:t xml:space="preserve"> 6</w:t>
                </w:r>
                <w:r w:rsidR="007103F4">
                  <w:rPr>
                    <w:noProof/>
                  </w:rPr>
                  <w:t>.</w:t>
                </w:r>
                <w:r>
                  <w:rPr>
                    <w:noProof/>
                  </w:rPr>
                  <w:t xml:space="preserve"> 2026. </w:t>
                </w:r>
                <w:r w:rsidR="007103F4">
                  <w:rPr>
                    <w:noProof/>
                  </w:rPr>
                  <w:t>Dostopno na</w:t>
                </w:r>
                <w:r>
                  <w:rPr>
                    <w:noProof/>
                  </w:rPr>
                  <w:t xml:space="preserve">: </w:t>
                </w:r>
                <w:hyperlink r:id="rId95" w:history="1">
                  <w:r w:rsidR="007103F4" w:rsidRPr="007E1C6E">
                    <w:rPr>
                      <w:rStyle w:val="Hiperpovezava"/>
                      <w:rFonts w:cs="Arial"/>
                      <w:noProof/>
                    </w:rPr>
                    <w:t>https://docs.ultralytics.com/yolov5/tutorials/tips-for-best-training-results</w:t>
                  </w:r>
                </w:hyperlink>
                <w:r w:rsidR="007103F4">
                  <w:rPr>
                    <w:noProof/>
                  </w:rPr>
                  <w:t xml:space="preserve"> </w:t>
                </w:r>
                <w:r>
                  <w:rPr>
                    <w:noProof/>
                  </w:rPr>
                  <w:t>[20</w:t>
                </w:r>
                <w:r w:rsidR="007103F4">
                  <w:rPr>
                    <w:noProof/>
                  </w:rPr>
                  <w:t>.</w:t>
                </w:r>
                <w:r>
                  <w:rPr>
                    <w:noProof/>
                  </w:rPr>
                  <w:t xml:space="preserve"> 6</w:t>
                </w:r>
                <w:r w:rsidR="007103F4">
                  <w:rPr>
                    <w:noProof/>
                  </w:rPr>
                  <w:t>.</w:t>
                </w:r>
                <w:r>
                  <w:rPr>
                    <w:noProof/>
                  </w:rPr>
                  <w:t xml:space="preserve"> 2026].</w:t>
                </w:r>
              </w:p>
            </w:tc>
          </w:tr>
          <w:tr w:rsidR="00916680" w14:paraId="77BBE987" w14:textId="77777777" w:rsidTr="00916680">
            <w:trPr>
              <w:divId w:val="1738624840"/>
              <w:tblCellSpacing w:w="15" w:type="dxa"/>
            </w:trPr>
            <w:tc>
              <w:tcPr>
                <w:tcW w:w="307" w:type="pct"/>
                <w:hideMark/>
              </w:tcPr>
              <w:p w14:paraId="693938DD" w14:textId="77777777" w:rsidR="00916680" w:rsidRDefault="00916680">
                <w:pPr>
                  <w:pStyle w:val="Bibliografija"/>
                  <w:rPr>
                    <w:noProof/>
                  </w:rPr>
                </w:pPr>
                <w:r>
                  <w:rPr>
                    <w:noProof/>
                  </w:rPr>
                  <w:lastRenderedPageBreak/>
                  <w:t xml:space="preserve">[49] </w:t>
                </w:r>
              </w:p>
            </w:tc>
            <w:tc>
              <w:tcPr>
                <w:tcW w:w="4640" w:type="pct"/>
                <w:hideMark/>
              </w:tcPr>
              <w:p w14:paraId="53477763" w14:textId="43407927" w:rsidR="00916680" w:rsidRDefault="00916680">
                <w:pPr>
                  <w:pStyle w:val="Bibliografija"/>
                  <w:rPr>
                    <w:noProof/>
                  </w:rPr>
                </w:pPr>
                <w:r>
                  <w:rPr>
                    <w:noProof/>
                  </w:rPr>
                  <w:t>A. Varshney</w:t>
                </w:r>
                <w:r w:rsidR="002770ED">
                  <w:rPr>
                    <w:noProof/>
                  </w:rPr>
                  <w:t xml:space="preserve">. </w:t>
                </w:r>
                <w:r>
                  <w:rPr>
                    <w:noProof/>
                  </w:rPr>
                  <w:t>The Advent of Pose Estimation</w:t>
                </w:r>
                <w:r w:rsidR="002770ED">
                  <w:rPr>
                    <w:noProof/>
                  </w:rPr>
                  <w:t>.</w:t>
                </w:r>
                <w:r>
                  <w:rPr>
                    <w:noProof/>
                  </w:rPr>
                  <w:t xml:space="preserve"> 24</w:t>
                </w:r>
                <w:r w:rsidR="002770ED">
                  <w:rPr>
                    <w:noProof/>
                  </w:rPr>
                  <w:t>.</w:t>
                </w:r>
                <w:r>
                  <w:rPr>
                    <w:noProof/>
                  </w:rPr>
                  <w:t xml:space="preserve"> </w:t>
                </w:r>
                <w:r w:rsidR="002770ED">
                  <w:rPr>
                    <w:noProof/>
                  </w:rPr>
                  <w:t xml:space="preserve">11. </w:t>
                </w:r>
                <w:r>
                  <w:rPr>
                    <w:noProof/>
                  </w:rPr>
                  <w:t xml:space="preserve">2021. </w:t>
                </w:r>
                <w:r w:rsidR="002770ED">
                  <w:rPr>
                    <w:noProof/>
                  </w:rPr>
                  <w:t>Dostopno na</w:t>
                </w:r>
                <w:r>
                  <w:rPr>
                    <w:noProof/>
                  </w:rPr>
                  <w:t xml:space="preserve">: </w:t>
                </w:r>
                <w:hyperlink r:id="rId96" w:history="1">
                  <w:r w:rsidR="002770ED" w:rsidRPr="007E1C6E">
                    <w:rPr>
                      <w:rStyle w:val="Hiperpovezava"/>
                      <w:rFonts w:cs="Arial"/>
                      <w:noProof/>
                    </w:rPr>
                    <w:t>https://medium.com/@adityavarshney99/the-advent-of-pose-estimation-ec8ea2ca46d4</w:t>
                  </w:r>
                </w:hyperlink>
                <w:r w:rsidR="002770ED">
                  <w:rPr>
                    <w:noProof/>
                  </w:rPr>
                  <w:t xml:space="preserve"> </w:t>
                </w:r>
                <w:r>
                  <w:rPr>
                    <w:noProof/>
                  </w:rPr>
                  <w:t>[11</w:t>
                </w:r>
                <w:r w:rsidR="002770ED">
                  <w:rPr>
                    <w:noProof/>
                  </w:rPr>
                  <w:t>.</w:t>
                </w:r>
                <w:r>
                  <w:rPr>
                    <w:noProof/>
                  </w:rPr>
                  <w:t xml:space="preserve"> </w:t>
                </w:r>
                <w:r w:rsidR="002770ED">
                  <w:rPr>
                    <w:noProof/>
                  </w:rPr>
                  <w:t xml:space="preserve">6. </w:t>
                </w:r>
                <w:r>
                  <w:rPr>
                    <w:noProof/>
                  </w:rPr>
                  <w:t>2026].</w:t>
                </w:r>
              </w:p>
            </w:tc>
          </w:tr>
          <w:tr w:rsidR="00916680" w14:paraId="74054E1F" w14:textId="77777777" w:rsidTr="00916680">
            <w:trPr>
              <w:divId w:val="1738624840"/>
              <w:tblCellSpacing w:w="15" w:type="dxa"/>
            </w:trPr>
            <w:tc>
              <w:tcPr>
                <w:tcW w:w="307" w:type="pct"/>
                <w:hideMark/>
              </w:tcPr>
              <w:p w14:paraId="7EFAD4B4" w14:textId="77777777" w:rsidR="00916680" w:rsidRDefault="00916680">
                <w:pPr>
                  <w:pStyle w:val="Bibliografija"/>
                  <w:rPr>
                    <w:noProof/>
                  </w:rPr>
                </w:pPr>
                <w:r>
                  <w:rPr>
                    <w:noProof/>
                  </w:rPr>
                  <w:t xml:space="preserve">[50] </w:t>
                </w:r>
              </w:p>
            </w:tc>
            <w:tc>
              <w:tcPr>
                <w:tcW w:w="4640" w:type="pct"/>
                <w:hideMark/>
              </w:tcPr>
              <w:p w14:paraId="77BEF68C" w14:textId="1DE70074" w:rsidR="00916680" w:rsidRDefault="00916680">
                <w:pPr>
                  <w:pStyle w:val="Bibliografija"/>
                  <w:rPr>
                    <w:noProof/>
                  </w:rPr>
                </w:pPr>
                <w:r>
                  <w:rPr>
                    <w:noProof/>
                  </w:rPr>
                  <w:t>A. Kendall, M. Grimes in R. Cipolla</w:t>
                </w:r>
                <w:r w:rsidR="004861D2">
                  <w:rPr>
                    <w:noProof/>
                  </w:rPr>
                  <w:t xml:space="preserve">. </w:t>
                </w:r>
                <w:r>
                  <w:rPr>
                    <w:noProof/>
                  </w:rPr>
                  <w:t>PoseNet: A Convolutional Network for Real-Time 6-DOF Camera Relocalization</w:t>
                </w:r>
                <w:r w:rsidR="004861D2">
                  <w:rPr>
                    <w:noProof/>
                  </w:rPr>
                  <w:t>.</w:t>
                </w:r>
                <w:r>
                  <w:rPr>
                    <w:noProof/>
                  </w:rPr>
                  <w:t xml:space="preserve"> 2016.</w:t>
                </w:r>
                <w:r w:rsidR="004861D2">
                  <w:rPr>
                    <w:noProof/>
                  </w:rPr>
                  <w:t xml:space="preserve"> Dostopno na: </w:t>
                </w:r>
                <w:hyperlink r:id="rId97" w:history="1">
                  <w:r w:rsidR="004861D2" w:rsidRPr="007E1C6E">
                    <w:rPr>
                      <w:rStyle w:val="Hiperpovezava"/>
                      <w:rFonts w:cs="Arial"/>
                      <w:noProof/>
                    </w:rPr>
                    <w:t>https://arxiv.org/abs/1505.07427 [21</w:t>
                  </w:r>
                </w:hyperlink>
                <w:r w:rsidR="004861D2">
                  <w:rPr>
                    <w:noProof/>
                  </w:rPr>
                  <w:t>. 6. 2026].</w:t>
                </w:r>
              </w:p>
            </w:tc>
          </w:tr>
        </w:tbl>
        <w:p w14:paraId="36E53FC2" w14:textId="1E73FF61" w:rsidR="007911F6" w:rsidRDefault="00000000"/>
      </w:sdtContent>
    </w:sdt>
    <w:sectPr w:rsidR="007911F6" w:rsidSect="009C41F8">
      <w:headerReference w:type="default" r:id="rId98"/>
      <w:pgSz w:w="11901" w:h="16834" w:code="9"/>
      <w:pgMar w:top="1701" w:right="1418" w:bottom="1701" w:left="1985" w:header="709" w:footer="709"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orman, Daša" w:date="2026-06-22T09:55:00Z" w:initials="DZ">
    <w:p w14:paraId="1ADD5AE3" w14:textId="77777777" w:rsidR="001E60CE" w:rsidRDefault="001E60CE" w:rsidP="001E60CE">
      <w:pPr>
        <w:pStyle w:val="Pripombabesedilo"/>
        <w:jc w:val="left"/>
      </w:pPr>
      <w:r>
        <w:rPr>
          <w:rStyle w:val="Pripombasklic"/>
        </w:rPr>
        <w:annotationRef/>
      </w:r>
      <w:hyperlink r:id="rId1" w:history="1">
        <w:r w:rsidRPr="00FD6629">
          <w:rPr>
            <w:rStyle w:val="Hiperpovezava"/>
            <w:rFonts w:cs="Arial"/>
          </w:rPr>
          <w:t>https://fran.si/132/sprotni-sprotni-slovar-slovenskega-jezika/4666474/realnocasovni?View=1&amp;Query=realno%C4%8Dasovni</w:t>
        </w:r>
      </w:hyperlink>
    </w:p>
    <w:p w14:paraId="38F47568" w14:textId="77777777" w:rsidR="001E60CE" w:rsidRDefault="001E60CE" w:rsidP="001E60CE">
      <w:pPr>
        <w:pStyle w:val="Pripombabesedilo"/>
        <w:jc w:val="left"/>
      </w:pPr>
    </w:p>
    <w:p w14:paraId="792DDDA3" w14:textId="77777777" w:rsidR="001E60CE" w:rsidRDefault="001E60CE" w:rsidP="001E60CE">
      <w:pPr>
        <w:pStyle w:val="Pripombabesedilo"/>
        <w:jc w:val="left"/>
      </w:pPr>
      <w:r>
        <w:t>skupaj se piše</w:t>
      </w:r>
    </w:p>
  </w:comment>
  <w:comment w:id="44" w:author="Zorman, Daša" w:date="2026-06-22T10:11:00Z" w:initials="DZ">
    <w:p w14:paraId="344C4CB0" w14:textId="77777777" w:rsidR="008846FA" w:rsidRDefault="008846FA" w:rsidP="008846FA">
      <w:pPr>
        <w:pStyle w:val="Pripombabesedilo"/>
        <w:jc w:val="left"/>
      </w:pPr>
      <w:r>
        <w:rPr>
          <w:rStyle w:val="Pripombasklic"/>
        </w:rPr>
        <w:annotationRef/>
      </w:r>
      <w:r>
        <w:t>verjetno misliš "zbrati"? v smislu jih zbrati na kup, da jih analiziraš/primerjaš? as in "gather". ne pa "select"</w:t>
      </w:r>
    </w:p>
  </w:comment>
  <w:comment w:id="48" w:author="Zorman, Daša" w:date="2026-06-22T10:12:00Z" w:initials="DZ">
    <w:p w14:paraId="3FD5B350" w14:textId="77777777" w:rsidR="008846FA" w:rsidRDefault="008846FA" w:rsidP="008846FA">
      <w:pPr>
        <w:pStyle w:val="Pripombabesedilo"/>
        <w:jc w:val="left"/>
      </w:pPr>
      <w:r>
        <w:rPr>
          <w:rStyle w:val="Pripombasklic"/>
        </w:rPr>
        <w:annotationRef/>
      </w:r>
      <w:r>
        <w:t>dokaj je preveč knjižno</w:t>
      </w:r>
    </w:p>
  </w:comment>
  <w:comment w:id="63" w:author="Zorman, Daša" w:date="2026-06-22T10:15:00Z" w:initials="DZ">
    <w:p w14:paraId="2DB8E78F" w14:textId="77777777" w:rsidR="00963310" w:rsidRDefault="00963310" w:rsidP="00963310">
      <w:pPr>
        <w:pStyle w:val="Pripombabesedilo"/>
        <w:jc w:val="left"/>
      </w:pPr>
      <w:r>
        <w:rPr>
          <w:rStyle w:val="Pripombasklic"/>
        </w:rPr>
        <w:annotationRef/>
      </w:r>
      <w:r>
        <w:t>tu ni vejice, ker sta sledeča glagola v nedolčniku (beri: ni osebne glagolske oblike, ki zahteva vejico)</w:t>
      </w:r>
    </w:p>
  </w:comment>
  <w:comment w:id="354" w:author="Zorman, Daša" w:date="2026-06-22T10:55:00Z" w:initials="DZ">
    <w:p w14:paraId="05D951C9" w14:textId="77777777" w:rsidR="00235B48" w:rsidRDefault="00235B48" w:rsidP="00235B48">
      <w:pPr>
        <w:pStyle w:val="Pripombabesedilo"/>
        <w:jc w:val="left"/>
      </w:pPr>
      <w:r>
        <w:rPr>
          <w:rStyle w:val="Pripombasklic"/>
        </w:rPr>
        <w:annotationRef/>
      </w:r>
      <w:r>
        <w:t>Toti alinejj sta čist odveč.</w:t>
      </w:r>
    </w:p>
  </w:comment>
  <w:comment w:id="449" w:author="Zorman, Daša" w:date="2026-06-22T18:24:00Z" w:initials="DZ">
    <w:p w14:paraId="440E60E9" w14:textId="77777777" w:rsidR="003168DE" w:rsidRDefault="003168DE" w:rsidP="003168DE">
      <w:pPr>
        <w:pStyle w:val="Pripombabesedilo"/>
        <w:jc w:val="left"/>
      </w:pPr>
      <w:r>
        <w:rPr>
          <w:rStyle w:val="Pripombasklic"/>
        </w:rPr>
        <w:annotationRef/>
      </w:r>
      <w:r>
        <w:t>"Tabela kaže" in podobni izrazi niso najbolj optimalni v slo., ker tabela ni nekaj živega, kar bi lahko kazalo stvari.</w:t>
      </w:r>
    </w:p>
  </w:comment>
  <w:comment w:id="559" w:author="Zorman, Daša" w:date="2026-06-22T18:38:00Z" w:initials="DZ">
    <w:p w14:paraId="58DF7886" w14:textId="77777777" w:rsidR="000E477F" w:rsidRDefault="000E477F" w:rsidP="000E477F">
      <w:pPr>
        <w:pStyle w:val="Pripombabesedilo"/>
        <w:jc w:val="left"/>
      </w:pPr>
      <w:r>
        <w:rPr>
          <w:rStyle w:val="Pripombasklic"/>
        </w:rPr>
        <w:annotationRef/>
      </w:r>
      <w:r>
        <w:t>Klko jaz to razumem, je napaka med dvojnimi koordinatami? ene so od sklepnih točk referenčne resnice, druge pa so koordinate od napovedanih refenrenčnih točk? Ker če prav razumem, more bit tak popravljeno.</w:t>
      </w:r>
    </w:p>
  </w:comment>
  <w:comment w:id="910" w:author="Zorman, Daša" w:date="2026-06-22T19:42:00Z" w:initials="DZ">
    <w:p w14:paraId="6C44DE55" w14:textId="77777777" w:rsidR="00A71C5F" w:rsidRDefault="00A71C5F" w:rsidP="00A71C5F">
      <w:pPr>
        <w:pStyle w:val="Pripombabesedilo"/>
        <w:jc w:val="left"/>
      </w:pPr>
      <w:r>
        <w:rPr>
          <w:rStyle w:val="Pripombasklic"/>
        </w:rPr>
        <w:annotationRef/>
      </w:r>
      <w:r>
        <w:t>Tu more bit puščični narekovaj. Spodaj v imenu grafa sem spremenila, tu pa mi noče. Popravi.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2DDDA3" w15:done="0"/>
  <w15:commentEx w15:paraId="344C4CB0" w15:done="0"/>
  <w15:commentEx w15:paraId="3FD5B350" w15:done="0"/>
  <w15:commentEx w15:paraId="2DB8E78F" w15:done="0"/>
  <w15:commentEx w15:paraId="05D951C9" w15:done="0"/>
  <w15:commentEx w15:paraId="440E60E9" w15:done="0"/>
  <w15:commentEx w15:paraId="58DF7886" w15:done="0"/>
  <w15:commentEx w15:paraId="6C44DE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EB4348" w16cex:dateUtc="2026-06-22T07:55:00Z"/>
  <w16cex:commentExtensible w16cex:durableId="4A56C277" w16cex:dateUtc="2026-06-22T08:11:00Z"/>
  <w16cex:commentExtensible w16cex:durableId="7AD5E083" w16cex:dateUtc="2026-06-22T08:12:00Z"/>
  <w16cex:commentExtensible w16cex:durableId="33D92F9E" w16cex:dateUtc="2026-06-22T08:15:00Z"/>
  <w16cex:commentExtensible w16cex:durableId="1606B38D" w16cex:dateUtc="2026-06-22T08:55:00Z"/>
  <w16cex:commentExtensible w16cex:durableId="02B5A2EA" w16cex:dateUtc="2026-06-22T16:24:00Z"/>
  <w16cex:commentExtensible w16cex:durableId="531939E3" w16cex:dateUtc="2026-06-22T16:38:00Z"/>
  <w16cex:commentExtensible w16cex:durableId="2A661FEE" w16cex:dateUtc="2026-06-22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2DDDA3" w16cid:durableId="77EB4348"/>
  <w16cid:commentId w16cid:paraId="344C4CB0" w16cid:durableId="4A56C277"/>
  <w16cid:commentId w16cid:paraId="3FD5B350" w16cid:durableId="7AD5E083"/>
  <w16cid:commentId w16cid:paraId="2DB8E78F" w16cid:durableId="33D92F9E"/>
  <w16cid:commentId w16cid:paraId="05D951C9" w16cid:durableId="1606B38D"/>
  <w16cid:commentId w16cid:paraId="440E60E9" w16cid:durableId="02B5A2EA"/>
  <w16cid:commentId w16cid:paraId="58DF7886" w16cid:durableId="531939E3"/>
  <w16cid:commentId w16cid:paraId="6C44DE55" w16cid:durableId="2A661FE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B8351" w14:textId="77777777" w:rsidR="00C43077" w:rsidRPr="00A00CA1" w:rsidRDefault="00C43077" w:rsidP="00BE546D">
      <w:r w:rsidRPr="00A00CA1">
        <w:separator/>
      </w:r>
    </w:p>
  </w:endnote>
  <w:endnote w:type="continuationSeparator" w:id="0">
    <w:p w14:paraId="621F7590" w14:textId="77777777" w:rsidR="00C43077" w:rsidRPr="00A00CA1" w:rsidRDefault="00C43077" w:rsidP="00BE546D">
      <w:r w:rsidRPr="00A00C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EE"/>
    <w:family w:val="swiss"/>
    <w:pitch w:val="variable"/>
    <w:sig w:usb0="E4002EFF" w:usb1="C000247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0565437"/>
      <w:docPartObj>
        <w:docPartGallery w:val="Page Numbers (Bottom of Page)"/>
        <w:docPartUnique/>
      </w:docPartObj>
    </w:sdtPr>
    <w:sdtEndPr>
      <w:rPr>
        <w:noProof/>
      </w:rPr>
    </w:sdtEndPr>
    <w:sdtContent>
      <w:p w14:paraId="1E3868EC" w14:textId="6CA3A5D2" w:rsidR="002D0A19" w:rsidRDefault="002D0A19">
        <w:pPr>
          <w:pStyle w:val="Noga"/>
          <w:jc w:val="right"/>
        </w:pPr>
        <w:r>
          <w:fldChar w:fldCharType="begin"/>
        </w:r>
        <w:r>
          <w:instrText xml:space="preserve"> PAGE   \* MERGEFORMAT </w:instrText>
        </w:r>
        <w:r>
          <w:fldChar w:fldCharType="separate"/>
        </w:r>
        <w:r>
          <w:rPr>
            <w:noProof/>
          </w:rPr>
          <w:t>2</w:t>
        </w:r>
        <w:r>
          <w:rPr>
            <w:noProof/>
          </w:rPr>
          <w:fldChar w:fldCharType="end"/>
        </w:r>
      </w:p>
    </w:sdtContent>
  </w:sdt>
  <w:p w14:paraId="353C3A8E" w14:textId="77777777" w:rsidR="002D0A19" w:rsidRDefault="002D0A19" w:rsidP="002D0A19">
    <w:pPr>
      <w:pStyle w:val="Nog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8ACD" w14:textId="77777777" w:rsidR="00501899" w:rsidRDefault="00501899" w:rsidP="00501899">
    <w:pPr>
      <w:pStyle w:val="Nog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95353" w14:textId="77777777" w:rsidR="00501899" w:rsidRDefault="00501899" w:rsidP="002D0A19">
    <w:pPr>
      <w:pStyle w:val="Nog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D8E62" w14:textId="77777777" w:rsidR="002B38D9" w:rsidRPr="00A00CA1" w:rsidRDefault="002B38D9">
    <w:pPr>
      <w:pStyle w:val="Noga"/>
      <w:jc w:val="right"/>
      <w:rPr>
        <w:lang w:val="sl-SI"/>
      </w:rPr>
    </w:pPr>
    <w:r w:rsidRPr="00A00CA1">
      <w:rPr>
        <w:lang w:val="sl-SI"/>
      </w:rPr>
      <w:fldChar w:fldCharType="begin"/>
    </w:r>
    <w:r w:rsidRPr="00A00CA1">
      <w:rPr>
        <w:lang w:val="sl-SI"/>
      </w:rPr>
      <w:instrText>PAGE   \* MERGEFORMAT</w:instrText>
    </w:r>
    <w:r w:rsidRPr="00A00CA1">
      <w:rPr>
        <w:lang w:val="sl-SI"/>
      </w:rPr>
      <w:fldChar w:fldCharType="separate"/>
    </w:r>
    <w:r w:rsidR="00FC23F4" w:rsidRPr="00A00CA1">
      <w:rPr>
        <w:lang w:val="sl-SI"/>
      </w:rPr>
      <w:t>18</w:t>
    </w:r>
    <w:r w:rsidRPr="00A00CA1">
      <w:rPr>
        <w:lang w:val="sl-SI"/>
      </w:rPr>
      <w:fldChar w:fldCharType="end"/>
    </w:r>
  </w:p>
  <w:p w14:paraId="55BC097C" w14:textId="77777777" w:rsidR="002B38D9" w:rsidRPr="00A00CA1" w:rsidRDefault="002B38D9">
    <w:pPr>
      <w:pStyle w:val="Noga"/>
      <w:rPr>
        <w:lang w:val="sl-SI"/>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5566963"/>
      <w:docPartObj>
        <w:docPartGallery w:val="Page Numbers (Bottom of Page)"/>
        <w:docPartUnique/>
      </w:docPartObj>
    </w:sdtPr>
    <w:sdtEndPr>
      <w:rPr>
        <w:noProof/>
      </w:rPr>
    </w:sdtEndPr>
    <w:sdtContent>
      <w:p w14:paraId="5376AC9D" w14:textId="2938081C" w:rsidR="00501899" w:rsidRDefault="00501899">
        <w:pPr>
          <w:pStyle w:val="Noga"/>
          <w:jc w:val="right"/>
        </w:pPr>
        <w:r>
          <w:fldChar w:fldCharType="begin"/>
        </w:r>
        <w:r>
          <w:instrText xml:space="preserve"> PAGE   \* MERGEFORMAT </w:instrText>
        </w:r>
        <w:r>
          <w:fldChar w:fldCharType="separate"/>
        </w:r>
        <w:r>
          <w:rPr>
            <w:noProof/>
          </w:rPr>
          <w:t>2</w:t>
        </w:r>
        <w:r>
          <w:rPr>
            <w:noProof/>
          </w:rPr>
          <w:fldChar w:fldCharType="end"/>
        </w:r>
      </w:p>
    </w:sdtContent>
  </w:sdt>
  <w:p w14:paraId="6F2E4949" w14:textId="77777777" w:rsidR="00501899" w:rsidRDefault="00501899" w:rsidP="00501899">
    <w:pPr>
      <w:pStyle w:val="Noga"/>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9F1E8" w14:textId="77777777" w:rsidR="002B38D9" w:rsidRPr="00A00CA1" w:rsidRDefault="002B38D9">
    <w:pPr>
      <w:pStyle w:val="Noga"/>
      <w:jc w:val="right"/>
      <w:rPr>
        <w:lang w:val="sl-SI"/>
      </w:rPr>
    </w:pPr>
    <w:r w:rsidRPr="00A00CA1">
      <w:rPr>
        <w:lang w:val="sl-SI"/>
      </w:rPr>
      <w:fldChar w:fldCharType="begin"/>
    </w:r>
    <w:r w:rsidRPr="00A00CA1">
      <w:rPr>
        <w:lang w:val="sl-SI"/>
      </w:rPr>
      <w:instrText>PAGE   \* MERGEFORMAT</w:instrText>
    </w:r>
    <w:r w:rsidRPr="00A00CA1">
      <w:rPr>
        <w:lang w:val="sl-SI"/>
      </w:rPr>
      <w:fldChar w:fldCharType="separate"/>
    </w:r>
    <w:r w:rsidR="00FC23F4" w:rsidRPr="00A00CA1">
      <w:rPr>
        <w:lang w:val="sl-SI"/>
      </w:rPr>
      <w:t>i</w:t>
    </w:r>
    <w:r w:rsidRPr="00A00CA1">
      <w:rPr>
        <w:lang w:val="sl-SI"/>
      </w:rPr>
      <w:fldChar w:fldCharType="end"/>
    </w:r>
  </w:p>
  <w:p w14:paraId="166258FB" w14:textId="77777777" w:rsidR="002B38D9" w:rsidRPr="00A00CA1" w:rsidRDefault="002B38D9">
    <w:pPr>
      <w:pStyle w:val="Noga"/>
      <w:rPr>
        <w:lang w:val="sl-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09AB2" w14:textId="77777777" w:rsidR="00C43077" w:rsidRPr="00A00CA1" w:rsidRDefault="00C43077" w:rsidP="00BE546D">
      <w:r w:rsidRPr="00A00CA1">
        <w:separator/>
      </w:r>
    </w:p>
  </w:footnote>
  <w:footnote w:type="continuationSeparator" w:id="0">
    <w:p w14:paraId="2FA9240A" w14:textId="77777777" w:rsidR="00C43077" w:rsidRPr="00A00CA1" w:rsidRDefault="00C43077" w:rsidP="00BE546D">
      <w:r w:rsidRPr="00A00C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F194" w14:textId="77777777" w:rsidR="00102F06" w:rsidRPr="00252190" w:rsidRDefault="00102F06" w:rsidP="00403451">
    <w:pPr>
      <w:pStyle w:val="Glava"/>
      <w:rPr>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9DB73" w14:textId="13468F59" w:rsidR="00102F06" w:rsidRPr="00403451" w:rsidRDefault="00102F06" w:rsidP="003711A6">
    <w:pPr>
      <w:pStyle w:val="Glava"/>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C5FD6" w14:textId="77777777" w:rsidR="002B38D9" w:rsidRPr="00A00CA1" w:rsidRDefault="002B38D9" w:rsidP="00363CB0">
    <w:pPr>
      <w:pStyle w:val="Glava"/>
      <w:rPr>
        <w:lang w:val="sl-SI"/>
      </w:rPr>
    </w:pPr>
    <w:r w:rsidRPr="00A00CA1">
      <w:rPr>
        <w:lang w:val="sl-SI"/>
      </w:rPr>
      <w:t xml:space="preserve">Navodila za izdelavo diplomskih </w:t>
    </w:r>
    <w:smartTag w:uri="urn:schemas-microsoft-com:office:smarttags" w:element="place">
      <w:smartTag w:uri="urn:schemas-microsoft-com:office:smarttags" w:element="State">
        <w:r w:rsidRPr="00A00CA1">
          <w:rPr>
            <w:lang w:val="sl-SI"/>
          </w:rPr>
          <w:t>del</w:t>
        </w:r>
      </w:smartTag>
    </w:smartTag>
    <w:r w:rsidRPr="00A00CA1">
      <w:rPr>
        <w:lang w:val="sl-SI"/>
      </w:rPr>
      <w:t xml:space="preserve"> na dodiplomskih študijskih programih UM FERI</w:t>
    </w:r>
    <w:r w:rsidR="0047494C" w:rsidRPr="00A00CA1">
      <w:rPr>
        <w:noProof/>
        <w:lang w:val="sl-SI" w:eastAsia="sl-SI"/>
      </w:rPr>
      <mc:AlternateContent>
        <mc:Choice Requires="wps">
          <w:drawing>
            <wp:anchor distT="4294967294" distB="4294967294" distL="114300" distR="114300" simplePos="0" relativeHeight="251656704" behindDoc="0" locked="0" layoutInCell="1" allowOverlap="1" wp14:anchorId="06F9374B" wp14:editId="21CAF76A">
              <wp:simplePos x="0" y="0"/>
              <wp:positionH relativeFrom="column">
                <wp:posOffset>1270</wp:posOffset>
              </wp:positionH>
              <wp:positionV relativeFrom="paragraph">
                <wp:posOffset>205739</wp:posOffset>
              </wp:positionV>
              <wp:extent cx="5788660" cy="0"/>
              <wp:effectExtent l="0" t="0" r="0" b="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8660" cy="0"/>
                      </a:xfrm>
                      <a:prstGeom prst="straightConnector1">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BE34B2" id="_x0000_t32" coordsize="21600,21600" o:spt="32" o:oned="t" path="m,l21600,21600e" filled="f">
              <v:path arrowok="t" fillok="f" o:connecttype="none"/>
              <o:lock v:ext="edit" shapetype="t"/>
            </v:shapetype>
            <v:shape id="AutoShape 2" o:spid="_x0000_s1026" type="#_x0000_t32" style="position:absolute;margin-left:.1pt;margin-top:16.2pt;width:455.8pt;height:0;z-index:2516567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" strokecolor="gray"/>
          </w:pict>
        </mc:Fallback>
      </mc:AlternateContent>
    </w:r>
  </w:p>
  <w:p w14:paraId="78D55BC5" w14:textId="77777777" w:rsidR="002B38D9" w:rsidRPr="00A00CA1" w:rsidRDefault="002B38D9">
    <w:pPr>
      <w:pStyle w:val="Glava"/>
      <w:rPr>
        <w:lang w:val="sl-S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39984" w14:textId="7155C4B2" w:rsidR="005D6D98" w:rsidRPr="00E72E20" w:rsidRDefault="005D6D98" w:rsidP="00DA3934">
    <w:pPr>
      <w:pStyle w:val="Glava"/>
      <w:jc w:val="right"/>
      <w:rPr>
        <w:lang w:val="sl-SI"/>
      </w:rPr>
    </w:pPr>
  </w:p>
  <w:p w14:paraId="5BF4FF6B" w14:textId="77777777" w:rsidR="005D6D98" w:rsidRPr="00DA3934" w:rsidRDefault="005D6D98" w:rsidP="00DA3934">
    <w:pPr>
      <w:pStyle w:val="Glav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777A1" w14:textId="77777777" w:rsidR="002B38D9" w:rsidRPr="00A00CA1" w:rsidRDefault="002B38D9" w:rsidP="00363CB0">
    <w:pPr>
      <w:pStyle w:val="Glava"/>
      <w:rPr>
        <w:lang w:val="sl-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D8B3A" w14:textId="77777777" w:rsidR="008B146F" w:rsidRPr="00A00CA1" w:rsidRDefault="008B146F" w:rsidP="00C11DEF">
    <w:pPr>
      <w:pStyle w:val="Glava"/>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6B0"/>
    <w:multiLevelType w:val="hybridMultilevel"/>
    <w:tmpl w:val="996C48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4A0795"/>
    <w:multiLevelType w:val="hybridMultilevel"/>
    <w:tmpl w:val="27DC74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BB5C6E"/>
    <w:multiLevelType w:val="hybridMultilevel"/>
    <w:tmpl w:val="4CBAD0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2728E9"/>
    <w:multiLevelType w:val="hybridMultilevel"/>
    <w:tmpl w:val="527CCF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7295AFB"/>
    <w:multiLevelType w:val="hybridMultilevel"/>
    <w:tmpl w:val="92543D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765595D"/>
    <w:multiLevelType w:val="hybridMultilevel"/>
    <w:tmpl w:val="FE96838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9CA42D3"/>
    <w:multiLevelType w:val="hybridMultilevel"/>
    <w:tmpl w:val="AF90D8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0BBC56AB"/>
    <w:multiLevelType w:val="hybridMultilevel"/>
    <w:tmpl w:val="3C92FE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D3556F4"/>
    <w:multiLevelType w:val="hybridMultilevel"/>
    <w:tmpl w:val="29D2CC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CA23598"/>
    <w:multiLevelType w:val="hybridMultilevel"/>
    <w:tmpl w:val="0B0AE5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98728D"/>
    <w:multiLevelType w:val="hybridMultilevel"/>
    <w:tmpl w:val="FED86062"/>
    <w:lvl w:ilvl="0" w:tplc="FF5C28D6">
      <w:start w:val="13"/>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1E869E7"/>
    <w:multiLevelType w:val="hybridMultilevel"/>
    <w:tmpl w:val="0C20A6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72457CC"/>
    <w:multiLevelType w:val="hybridMultilevel"/>
    <w:tmpl w:val="E61690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A2506EB"/>
    <w:multiLevelType w:val="hybridMultilevel"/>
    <w:tmpl w:val="31C47450"/>
    <w:lvl w:ilvl="0" w:tplc="AF62E8A2">
      <w:start w:val="1"/>
      <w:numFmt w:val="bullet"/>
      <w:lvlText w:val=""/>
      <w:lvlJc w:val="left"/>
      <w:pPr>
        <w:ind w:left="511" w:hanging="356"/>
      </w:pPr>
      <w:rPr>
        <w:rFonts w:ascii="Symbol" w:eastAsia="Symbol" w:hAnsi="Symbol" w:hint="default"/>
        <w:sz w:val="22"/>
        <w:szCs w:val="22"/>
      </w:rPr>
    </w:lvl>
    <w:lvl w:ilvl="1" w:tplc="1408D34A">
      <w:start w:val="1"/>
      <w:numFmt w:val="bullet"/>
      <w:lvlText w:val=""/>
      <w:lvlJc w:val="left"/>
      <w:pPr>
        <w:ind w:left="835" w:hanging="361"/>
      </w:pPr>
      <w:rPr>
        <w:rFonts w:ascii="Symbol" w:eastAsia="Symbol" w:hAnsi="Symbol" w:hint="default"/>
        <w:sz w:val="22"/>
        <w:szCs w:val="22"/>
      </w:rPr>
    </w:lvl>
    <w:lvl w:ilvl="2" w:tplc="3566D46C">
      <w:start w:val="1"/>
      <w:numFmt w:val="bullet"/>
      <w:lvlText w:val="•"/>
      <w:lvlJc w:val="left"/>
      <w:pPr>
        <w:ind w:left="1776" w:hanging="361"/>
      </w:pPr>
      <w:rPr>
        <w:rFonts w:hint="default"/>
      </w:rPr>
    </w:lvl>
    <w:lvl w:ilvl="3" w:tplc="DE2E0DB8">
      <w:start w:val="1"/>
      <w:numFmt w:val="bullet"/>
      <w:lvlText w:val="•"/>
      <w:lvlJc w:val="left"/>
      <w:pPr>
        <w:ind w:left="2717" w:hanging="361"/>
      </w:pPr>
      <w:rPr>
        <w:rFonts w:hint="default"/>
      </w:rPr>
    </w:lvl>
    <w:lvl w:ilvl="4" w:tplc="BD260A60">
      <w:start w:val="1"/>
      <w:numFmt w:val="bullet"/>
      <w:lvlText w:val="•"/>
      <w:lvlJc w:val="left"/>
      <w:pPr>
        <w:ind w:left="3658" w:hanging="361"/>
      </w:pPr>
      <w:rPr>
        <w:rFonts w:hint="default"/>
      </w:rPr>
    </w:lvl>
    <w:lvl w:ilvl="5" w:tplc="776A81E0">
      <w:start w:val="1"/>
      <w:numFmt w:val="bullet"/>
      <w:lvlText w:val="•"/>
      <w:lvlJc w:val="left"/>
      <w:pPr>
        <w:ind w:left="4599" w:hanging="361"/>
      </w:pPr>
      <w:rPr>
        <w:rFonts w:hint="default"/>
      </w:rPr>
    </w:lvl>
    <w:lvl w:ilvl="6" w:tplc="CC8A5F8A">
      <w:start w:val="1"/>
      <w:numFmt w:val="bullet"/>
      <w:lvlText w:val="•"/>
      <w:lvlJc w:val="left"/>
      <w:pPr>
        <w:ind w:left="5540" w:hanging="361"/>
      </w:pPr>
      <w:rPr>
        <w:rFonts w:hint="default"/>
      </w:rPr>
    </w:lvl>
    <w:lvl w:ilvl="7" w:tplc="9292620C">
      <w:start w:val="1"/>
      <w:numFmt w:val="bullet"/>
      <w:lvlText w:val="•"/>
      <w:lvlJc w:val="left"/>
      <w:pPr>
        <w:ind w:left="6481" w:hanging="361"/>
      </w:pPr>
      <w:rPr>
        <w:rFonts w:hint="default"/>
      </w:rPr>
    </w:lvl>
    <w:lvl w:ilvl="8" w:tplc="DA58E6D2">
      <w:start w:val="1"/>
      <w:numFmt w:val="bullet"/>
      <w:lvlText w:val="•"/>
      <w:lvlJc w:val="left"/>
      <w:pPr>
        <w:ind w:left="7422" w:hanging="361"/>
      </w:pPr>
      <w:rPr>
        <w:rFonts w:hint="default"/>
      </w:rPr>
    </w:lvl>
  </w:abstractNum>
  <w:abstractNum w:abstractNumId="14" w15:restartNumberingAfterBreak="0">
    <w:nsid w:val="2DBD5823"/>
    <w:multiLevelType w:val="hybridMultilevel"/>
    <w:tmpl w:val="F7622B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FFA4276"/>
    <w:multiLevelType w:val="hybridMultilevel"/>
    <w:tmpl w:val="AD9CC6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21F7E4C"/>
    <w:multiLevelType w:val="hybridMultilevel"/>
    <w:tmpl w:val="0B1A41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322599A"/>
    <w:multiLevelType w:val="hybridMultilevel"/>
    <w:tmpl w:val="E46452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67C600F"/>
    <w:multiLevelType w:val="multilevel"/>
    <w:tmpl w:val="66F66ADC"/>
    <w:lvl w:ilvl="0">
      <w:start w:val="1"/>
      <w:numFmt w:val="decimal"/>
      <w:pStyle w:val="Naslov1"/>
      <w:lvlText w:val="%1"/>
      <w:lvlJc w:val="left"/>
      <w:pPr>
        <w:tabs>
          <w:tab w:val="num" w:pos="432"/>
        </w:tabs>
        <w:ind w:left="432" w:hanging="432"/>
      </w:pPr>
      <w:rPr>
        <w:rFonts w:cs="Times New Roman"/>
        <w:sz w:val="32"/>
        <w:szCs w:val="32"/>
      </w:rPr>
    </w:lvl>
    <w:lvl w:ilvl="1">
      <w:start w:val="1"/>
      <w:numFmt w:val="decimal"/>
      <w:pStyle w:val="Naslov2"/>
      <w:lvlText w:val="%1.%2"/>
      <w:lvlJc w:val="left"/>
      <w:pPr>
        <w:tabs>
          <w:tab w:val="num" w:pos="860"/>
        </w:tabs>
        <w:ind w:left="860" w:hanging="576"/>
      </w:pPr>
      <w:rPr>
        <w:rFonts w:cs="Times New Roman"/>
      </w:rPr>
    </w:lvl>
    <w:lvl w:ilvl="2">
      <w:start w:val="1"/>
      <w:numFmt w:val="decimal"/>
      <w:pStyle w:val="Naslov3"/>
      <w:lvlText w:val="%1.%2.%3"/>
      <w:lvlJc w:val="left"/>
      <w:pPr>
        <w:tabs>
          <w:tab w:val="num" w:pos="720"/>
        </w:tabs>
        <w:ind w:left="720" w:hanging="720"/>
      </w:pPr>
      <w:rPr>
        <w:rFonts w:cs="Times New Roman"/>
      </w:rPr>
    </w:lvl>
    <w:lvl w:ilvl="3">
      <w:start w:val="1"/>
      <w:numFmt w:val="decimal"/>
      <w:pStyle w:val="Naslov4"/>
      <w:lvlText w:val="%1.%2.%3.%4"/>
      <w:lvlJc w:val="left"/>
      <w:pPr>
        <w:tabs>
          <w:tab w:val="num" w:pos="864"/>
        </w:tabs>
        <w:ind w:left="864" w:hanging="864"/>
      </w:pPr>
      <w:rPr>
        <w:rFonts w:cs="Times New Roman"/>
      </w:rPr>
    </w:lvl>
    <w:lvl w:ilvl="4">
      <w:start w:val="1"/>
      <w:numFmt w:val="decimal"/>
      <w:pStyle w:val="Naslov5"/>
      <w:lvlText w:val="%1.%2.%3.%4.%5"/>
      <w:lvlJc w:val="left"/>
      <w:pPr>
        <w:tabs>
          <w:tab w:val="num" w:pos="1008"/>
        </w:tabs>
        <w:ind w:left="1008" w:hanging="1008"/>
      </w:pPr>
      <w:rPr>
        <w:rFonts w:cs="Times New Roman"/>
      </w:rPr>
    </w:lvl>
    <w:lvl w:ilvl="5">
      <w:start w:val="1"/>
      <w:numFmt w:val="decimal"/>
      <w:pStyle w:val="Naslov6"/>
      <w:lvlText w:val="%1.%2.%3.%4.%5.%6"/>
      <w:lvlJc w:val="left"/>
      <w:pPr>
        <w:tabs>
          <w:tab w:val="num" w:pos="1152"/>
        </w:tabs>
        <w:ind w:left="1152" w:hanging="1152"/>
      </w:pPr>
      <w:rPr>
        <w:rFonts w:cs="Times New Roman"/>
      </w:rPr>
    </w:lvl>
    <w:lvl w:ilvl="6">
      <w:start w:val="1"/>
      <w:numFmt w:val="decimal"/>
      <w:pStyle w:val="Naslov7"/>
      <w:lvlText w:val="%1.%2.%3.%4.%5.%6.%7"/>
      <w:lvlJc w:val="left"/>
      <w:pPr>
        <w:tabs>
          <w:tab w:val="num" w:pos="1296"/>
        </w:tabs>
        <w:ind w:left="1296" w:hanging="1296"/>
      </w:pPr>
      <w:rPr>
        <w:rFonts w:cs="Times New Roman"/>
      </w:rPr>
    </w:lvl>
    <w:lvl w:ilvl="7">
      <w:start w:val="1"/>
      <w:numFmt w:val="decimal"/>
      <w:pStyle w:val="Naslov8"/>
      <w:lvlText w:val="%1.%2.%3.%4.%5.%6.%7.%8"/>
      <w:lvlJc w:val="left"/>
      <w:pPr>
        <w:tabs>
          <w:tab w:val="num" w:pos="1440"/>
        </w:tabs>
        <w:ind w:left="1440" w:hanging="1440"/>
      </w:pPr>
      <w:rPr>
        <w:rFonts w:cs="Times New Roman"/>
      </w:rPr>
    </w:lvl>
    <w:lvl w:ilvl="8">
      <w:start w:val="1"/>
      <w:numFmt w:val="decimal"/>
      <w:pStyle w:val="Naslov9"/>
      <w:lvlText w:val="%1.%2.%3.%4.%5.%6.%7.%8.%9"/>
      <w:lvlJc w:val="left"/>
      <w:pPr>
        <w:tabs>
          <w:tab w:val="num" w:pos="1584"/>
        </w:tabs>
        <w:ind w:left="1584" w:hanging="1584"/>
      </w:pPr>
      <w:rPr>
        <w:rFonts w:cs="Times New Roman"/>
      </w:rPr>
    </w:lvl>
  </w:abstractNum>
  <w:abstractNum w:abstractNumId="19" w15:restartNumberingAfterBreak="0">
    <w:nsid w:val="39536764"/>
    <w:multiLevelType w:val="hybridMultilevel"/>
    <w:tmpl w:val="62FAAB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D081AB8"/>
    <w:multiLevelType w:val="hybridMultilevel"/>
    <w:tmpl w:val="12163E56"/>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abstractNum w:abstractNumId="21" w15:restartNumberingAfterBreak="0">
    <w:nsid w:val="3E7F57E5"/>
    <w:multiLevelType w:val="hybridMultilevel"/>
    <w:tmpl w:val="515A55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4386100"/>
    <w:multiLevelType w:val="hybridMultilevel"/>
    <w:tmpl w:val="15BAF6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4CD2EE9"/>
    <w:multiLevelType w:val="hybridMultilevel"/>
    <w:tmpl w:val="AD32F24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5F04156"/>
    <w:multiLevelType w:val="hybridMultilevel"/>
    <w:tmpl w:val="8648D6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6ED2EF5"/>
    <w:multiLevelType w:val="hybridMultilevel"/>
    <w:tmpl w:val="D0AC16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89362F3"/>
    <w:multiLevelType w:val="hybridMultilevel"/>
    <w:tmpl w:val="A8EE65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B221AD8"/>
    <w:multiLevelType w:val="hybridMultilevel"/>
    <w:tmpl w:val="FB5820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D737F36"/>
    <w:multiLevelType w:val="hybridMultilevel"/>
    <w:tmpl w:val="2FCADFC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4F5C3626"/>
    <w:multiLevelType w:val="hybridMultilevel"/>
    <w:tmpl w:val="1DA46FB8"/>
    <w:lvl w:ilvl="0" w:tplc="62B062D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41617E2"/>
    <w:multiLevelType w:val="hybridMultilevel"/>
    <w:tmpl w:val="BD1213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6C4537D"/>
    <w:multiLevelType w:val="hybridMultilevel"/>
    <w:tmpl w:val="66485F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5CC53EA2"/>
    <w:multiLevelType w:val="hybridMultilevel"/>
    <w:tmpl w:val="C24A435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3" w15:restartNumberingAfterBreak="0">
    <w:nsid w:val="5D205A4D"/>
    <w:multiLevelType w:val="hybridMultilevel"/>
    <w:tmpl w:val="09C642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D4B3E35"/>
    <w:multiLevelType w:val="hybridMultilevel"/>
    <w:tmpl w:val="630066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0CA680F"/>
    <w:multiLevelType w:val="hybridMultilevel"/>
    <w:tmpl w:val="B94AE1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103011A"/>
    <w:multiLevelType w:val="hybridMultilevel"/>
    <w:tmpl w:val="BE52C0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62FC27E3"/>
    <w:multiLevelType w:val="hybridMultilevel"/>
    <w:tmpl w:val="347E449E"/>
    <w:lvl w:ilvl="0" w:tplc="62B062DE">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57C167B"/>
    <w:multiLevelType w:val="hybridMultilevel"/>
    <w:tmpl w:val="253E1E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8E15C83"/>
    <w:multiLevelType w:val="hybridMultilevel"/>
    <w:tmpl w:val="B322CB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6F7A5BE4"/>
    <w:multiLevelType w:val="hybridMultilevel"/>
    <w:tmpl w:val="1B76D9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7127222F"/>
    <w:multiLevelType w:val="hybridMultilevel"/>
    <w:tmpl w:val="14F8AD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14F2450"/>
    <w:multiLevelType w:val="hybridMultilevel"/>
    <w:tmpl w:val="B97EC0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49723B0"/>
    <w:multiLevelType w:val="hybridMultilevel"/>
    <w:tmpl w:val="BD0019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80E0E44"/>
    <w:multiLevelType w:val="hybridMultilevel"/>
    <w:tmpl w:val="10468E06"/>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abstractNum w:abstractNumId="45" w15:restartNumberingAfterBreak="0">
    <w:nsid w:val="79754619"/>
    <w:multiLevelType w:val="hybridMultilevel"/>
    <w:tmpl w:val="05EC6B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BAE0C3C"/>
    <w:multiLevelType w:val="hybridMultilevel"/>
    <w:tmpl w:val="FEB655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7D4E6C1A"/>
    <w:multiLevelType w:val="hybridMultilevel"/>
    <w:tmpl w:val="F8E655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E2C3239"/>
    <w:multiLevelType w:val="hybridMultilevel"/>
    <w:tmpl w:val="AF5282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7EBE0D6C"/>
    <w:multiLevelType w:val="hybridMultilevel"/>
    <w:tmpl w:val="1EEE1B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616982145">
    <w:abstractNumId w:val="18"/>
  </w:num>
  <w:num w:numId="2" w16cid:durableId="1302419245">
    <w:abstractNumId w:val="38"/>
  </w:num>
  <w:num w:numId="3" w16cid:durableId="671757144">
    <w:abstractNumId w:val="4"/>
  </w:num>
  <w:num w:numId="4" w16cid:durableId="1609465245">
    <w:abstractNumId w:val="24"/>
  </w:num>
  <w:num w:numId="5" w16cid:durableId="1924870052">
    <w:abstractNumId w:val="34"/>
  </w:num>
  <w:num w:numId="6" w16cid:durableId="1243755491">
    <w:abstractNumId w:val="20"/>
  </w:num>
  <w:num w:numId="7" w16cid:durableId="495389479">
    <w:abstractNumId w:val="44"/>
  </w:num>
  <w:num w:numId="8" w16cid:durableId="1000545877">
    <w:abstractNumId w:val="28"/>
  </w:num>
  <w:num w:numId="9" w16cid:durableId="853347394">
    <w:abstractNumId w:val="0"/>
  </w:num>
  <w:num w:numId="10" w16cid:durableId="7145556">
    <w:abstractNumId w:val="21"/>
  </w:num>
  <w:num w:numId="11" w16cid:durableId="271405964">
    <w:abstractNumId w:val="31"/>
  </w:num>
  <w:num w:numId="12" w16cid:durableId="1422987211">
    <w:abstractNumId w:val="6"/>
  </w:num>
  <w:num w:numId="13" w16cid:durableId="2036425246">
    <w:abstractNumId w:val="40"/>
  </w:num>
  <w:num w:numId="14" w16cid:durableId="696470528">
    <w:abstractNumId w:val="36"/>
  </w:num>
  <w:num w:numId="15" w16cid:durableId="83573097">
    <w:abstractNumId w:val="11"/>
  </w:num>
  <w:num w:numId="16" w16cid:durableId="530073107">
    <w:abstractNumId w:val="3"/>
  </w:num>
  <w:num w:numId="17" w16cid:durableId="886841764">
    <w:abstractNumId w:val="26"/>
  </w:num>
  <w:num w:numId="18" w16cid:durableId="415060573">
    <w:abstractNumId w:val="42"/>
  </w:num>
  <w:num w:numId="19" w16cid:durableId="1749376288">
    <w:abstractNumId w:val="35"/>
  </w:num>
  <w:num w:numId="20" w16cid:durableId="415248735">
    <w:abstractNumId w:val="23"/>
  </w:num>
  <w:num w:numId="21" w16cid:durableId="1785494309">
    <w:abstractNumId w:val="2"/>
  </w:num>
  <w:num w:numId="22" w16cid:durableId="205070631">
    <w:abstractNumId w:val="7"/>
  </w:num>
  <w:num w:numId="23" w16cid:durableId="1652054133">
    <w:abstractNumId w:val="22"/>
  </w:num>
  <w:num w:numId="24" w16cid:durableId="1571232664">
    <w:abstractNumId w:val="33"/>
  </w:num>
  <w:num w:numId="25" w16cid:durableId="1413817063">
    <w:abstractNumId w:val="15"/>
  </w:num>
  <w:num w:numId="26" w16cid:durableId="1411464272">
    <w:abstractNumId w:val="49"/>
  </w:num>
  <w:num w:numId="27" w16cid:durableId="949901106">
    <w:abstractNumId w:val="43"/>
  </w:num>
  <w:num w:numId="28" w16cid:durableId="2092658830">
    <w:abstractNumId w:val="27"/>
  </w:num>
  <w:num w:numId="29" w16cid:durableId="619265551">
    <w:abstractNumId w:val="46"/>
  </w:num>
  <w:num w:numId="30" w16cid:durableId="526600124">
    <w:abstractNumId w:val="17"/>
  </w:num>
  <w:num w:numId="31" w16cid:durableId="1481724553">
    <w:abstractNumId w:val="12"/>
  </w:num>
  <w:num w:numId="32" w16cid:durableId="633366322">
    <w:abstractNumId w:val="16"/>
  </w:num>
  <w:num w:numId="33" w16cid:durableId="1580291535">
    <w:abstractNumId w:val="14"/>
  </w:num>
  <w:num w:numId="34" w16cid:durableId="1465731628">
    <w:abstractNumId w:val="19"/>
  </w:num>
  <w:num w:numId="35" w16cid:durableId="1555772513">
    <w:abstractNumId w:val="9"/>
  </w:num>
  <w:num w:numId="36" w16cid:durableId="1187593930">
    <w:abstractNumId w:val="1"/>
  </w:num>
  <w:num w:numId="37" w16cid:durableId="1094715079">
    <w:abstractNumId w:val="37"/>
  </w:num>
  <w:num w:numId="38" w16cid:durableId="20668327">
    <w:abstractNumId w:val="29"/>
  </w:num>
  <w:num w:numId="39" w16cid:durableId="1161191158">
    <w:abstractNumId w:val="30"/>
  </w:num>
  <w:num w:numId="40" w16cid:durableId="277763644">
    <w:abstractNumId w:val="5"/>
  </w:num>
  <w:num w:numId="41" w16cid:durableId="1279604051">
    <w:abstractNumId w:val="41"/>
  </w:num>
  <w:num w:numId="42" w16cid:durableId="1402482109">
    <w:abstractNumId w:val="45"/>
  </w:num>
  <w:num w:numId="43" w16cid:durableId="1458448189">
    <w:abstractNumId w:val="8"/>
  </w:num>
  <w:num w:numId="44" w16cid:durableId="1453356631">
    <w:abstractNumId w:val="25"/>
  </w:num>
  <w:num w:numId="45" w16cid:durableId="2064675206">
    <w:abstractNumId w:val="47"/>
  </w:num>
  <w:num w:numId="46" w16cid:durableId="1623919822">
    <w:abstractNumId w:val="48"/>
  </w:num>
  <w:num w:numId="47" w16cid:durableId="1479804657">
    <w:abstractNumId w:val="39"/>
  </w:num>
  <w:num w:numId="48" w16cid:durableId="15498523">
    <w:abstractNumId w:val="13"/>
  </w:num>
  <w:num w:numId="49" w16cid:durableId="80566170">
    <w:abstractNumId w:val="10"/>
  </w:num>
  <w:num w:numId="50" w16cid:durableId="1425763027">
    <w:abstractNumId w:val="32"/>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orman, Daša">
    <w15:presenceInfo w15:providerId="AD" w15:userId="S::dz74128@student.uni-lj.si::4abfbcb1-fc8a-47a5-b9b5-312474ed7b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39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7F"/>
    <w:rsid w:val="000000AB"/>
    <w:rsid w:val="00000127"/>
    <w:rsid w:val="00000828"/>
    <w:rsid w:val="000009AF"/>
    <w:rsid w:val="00000CEF"/>
    <w:rsid w:val="00001080"/>
    <w:rsid w:val="000010F3"/>
    <w:rsid w:val="00001658"/>
    <w:rsid w:val="000017CB"/>
    <w:rsid w:val="00002313"/>
    <w:rsid w:val="0000317E"/>
    <w:rsid w:val="000041F8"/>
    <w:rsid w:val="00004214"/>
    <w:rsid w:val="00004339"/>
    <w:rsid w:val="00004AD4"/>
    <w:rsid w:val="000051F5"/>
    <w:rsid w:val="00005210"/>
    <w:rsid w:val="00005A38"/>
    <w:rsid w:val="000069F6"/>
    <w:rsid w:val="00006FB6"/>
    <w:rsid w:val="00007A29"/>
    <w:rsid w:val="00007B39"/>
    <w:rsid w:val="00010086"/>
    <w:rsid w:val="00010ECC"/>
    <w:rsid w:val="00011158"/>
    <w:rsid w:val="000116BA"/>
    <w:rsid w:val="000119DF"/>
    <w:rsid w:val="00011AD0"/>
    <w:rsid w:val="00012A6F"/>
    <w:rsid w:val="00012C2B"/>
    <w:rsid w:val="00012CEA"/>
    <w:rsid w:val="000134D8"/>
    <w:rsid w:val="00013C38"/>
    <w:rsid w:val="00014347"/>
    <w:rsid w:val="00014B9F"/>
    <w:rsid w:val="00015828"/>
    <w:rsid w:val="00015FE8"/>
    <w:rsid w:val="00016339"/>
    <w:rsid w:val="00017860"/>
    <w:rsid w:val="00017876"/>
    <w:rsid w:val="00017B64"/>
    <w:rsid w:val="00017D67"/>
    <w:rsid w:val="00017F03"/>
    <w:rsid w:val="00020B79"/>
    <w:rsid w:val="00020E3A"/>
    <w:rsid w:val="0002118D"/>
    <w:rsid w:val="00021781"/>
    <w:rsid w:val="000223AC"/>
    <w:rsid w:val="000223D0"/>
    <w:rsid w:val="0002255A"/>
    <w:rsid w:val="00022727"/>
    <w:rsid w:val="00022D6D"/>
    <w:rsid w:val="0002379A"/>
    <w:rsid w:val="00023EF9"/>
    <w:rsid w:val="0002448B"/>
    <w:rsid w:val="00024A27"/>
    <w:rsid w:val="000273A4"/>
    <w:rsid w:val="00027B35"/>
    <w:rsid w:val="00027C9A"/>
    <w:rsid w:val="00027DBB"/>
    <w:rsid w:val="00027DC0"/>
    <w:rsid w:val="000306E1"/>
    <w:rsid w:val="000312DB"/>
    <w:rsid w:val="00031A03"/>
    <w:rsid w:val="0003217D"/>
    <w:rsid w:val="00032451"/>
    <w:rsid w:val="0003290B"/>
    <w:rsid w:val="00034C69"/>
    <w:rsid w:val="00034E1C"/>
    <w:rsid w:val="00035036"/>
    <w:rsid w:val="00035C26"/>
    <w:rsid w:val="000362E2"/>
    <w:rsid w:val="000369CC"/>
    <w:rsid w:val="00036EFC"/>
    <w:rsid w:val="000374FD"/>
    <w:rsid w:val="00037E0F"/>
    <w:rsid w:val="000404CA"/>
    <w:rsid w:val="000405DC"/>
    <w:rsid w:val="00040650"/>
    <w:rsid w:val="00041B38"/>
    <w:rsid w:val="00041D21"/>
    <w:rsid w:val="00042CC2"/>
    <w:rsid w:val="0004305D"/>
    <w:rsid w:val="000434E8"/>
    <w:rsid w:val="00043F6F"/>
    <w:rsid w:val="000446CE"/>
    <w:rsid w:val="00044D3D"/>
    <w:rsid w:val="000451A6"/>
    <w:rsid w:val="00045709"/>
    <w:rsid w:val="00045827"/>
    <w:rsid w:val="0004582B"/>
    <w:rsid w:val="000459FC"/>
    <w:rsid w:val="00045FF7"/>
    <w:rsid w:val="000465C3"/>
    <w:rsid w:val="000468A3"/>
    <w:rsid w:val="0004754B"/>
    <w:rsid w:val="000475BE"/>
    <w:rsid w:val="00047EF4"/>
    <w:rsid w:val="000509CD"/>
    <w:rsid w:val="000512BB"/>
    <w:rsid w:val="00051BA4"/>
    <w:rsid w:val="00051F84"/>
    <w:rsid w:val="00052E19"/>
    <w:rsid w:val="00052E51"/>
    <w:rsid w:val="00052EB9"/>
    <w:rsid w:val="00053744"/>
    <w:rsid w:val="00054C3E"/>
    <w:rsid w:val="0005595D"/>
    <w:rsid w:val="00056DC9"/>
    <w:rsid w:val="0005713A"/>
    <w:rsid w:val="00057BB5"/>
    <w:rsid w:val="00057E4C"/>
    <w:rsid w:val="0006045F"/>
    <w:rsid w:val="00060491"/>
    <w:rsid w:val="0006143E"/>
    <w:rsid w:val="00061540"/>
    <w:rsid w:val="00061AE4"/>
    <w:rsid w:val="00063E05"/>
    <w:rsid w:val="0006589F"/>
    <w:rsid w:val="00065AD2"/>
    <w:rsid w:val="0007030E"/>
    <w:rsid w:val="000709A1"/>
    <w:rsid w:val="00070BF0"/>
    <w:rsid w:val="0007120E"/>
    <w:rsid w:val="00071307"/>
    <w:rsid w:val="00072084"/>
    <w:rsid w:val="00072D42"/>
    <w:rsid w:val="00073213"/>
    <w:rsid w:val="00073649"/>
    <w:rsid w:val="000737C2"/>
    <w:rsid w:val="00073C72"/>
    <w:rsid w:val="000748B8"/>
    <w:rsid w:val="00075061"/>
    <w:rsid w:val="0007541D"/>
    <w:rsid w:val="00075B8B"/>
    <w:rsid w:val="000772AE"/>
    <w:rsid w:val="000775AC"/>
    <w:rsid w:val="00080DF8"/>
    <w:rsid w:val="00080F48"/>
    <w:rsid w:val="000817AF"/>
    <w:rsid w:val="0008218E"/>
    <w:rsid w:val="0008294A"/>
    <w:rsid w:val="00082AC0"/>
    <w:rsid w:val="00084003"/>
    <w:rsid w:val="00084F2A"/>
    <w:rsid w:val="000862B0"/>
    <w:rsid w:val="000867F4"/>
    <w:rsid w:val="00087CE3"/>
    <w:rsid w:val="00087EA4"/>
    <w:rsid w:val="000903A5"/>
    <w:rsid w:val="00090805"/>
    <w:rsid w:val="000909EA"/>
    <w:rsid w:val="0009139B"/>
    <w:rsid w:val="000927FB"/>
    <w:rsid w:val="0009426F"/>
    <w:rsid w:val="00094B21"/>
    <w:rsid w:val="00095AF4"/>
    <w:rsid w:val="000962B2"/>
    <w:rsid w:val="000963EB"/>
    <w:rsid w:val="000971A3"/>
    <w:rsid w:val="000972A2"/>
    <w:rsid w:val="00097A34"/>
    <w:rsid w:val="000A1D57"/>
    <w:rsid w:val="000A2176"/>
    <w:rsid w:val="000A218E"/>
    <w:rsid w:val="000A329F"/>
    <w:rsid w:val="000A357D"/>
    <w:rsid w:val="000A5497"/>
    <w:rsid w:val="000A5A90"/>
    <w:rsid w:val="000A5F20"/>
    <w:rsid w:val="000A61CE"/>
    <w:rsid w:val="000A62BD"/>
    <w:rsid w:val="000A6963"/>
    <w:rsid w:val="000A6A06"/>
    <w:rsid w:val="000A6A6F"/>
    <w:rsid w:val="000A7B26"/>
    <w:rsid w:val="000B0085"/>
    <w:rsid w:val="000B16BE"/>
    <w:rsid w:val="000B1F7C"/>
    <w:rsid w:val="000B2265"/>
    <w:rsid w:val="000B23BA"/>
    <w:rsid w:val="000B2740"/>
    <w:rsid w:val="000B2902"/>
    <w:rsid w:val="000B33F4"/>
    <w:rsid w:val="000B39BD"/>
    <w:rsid w:val="000B3F7E"/>
    <w:rsid w:val="000B595A"/>
    <w:rsid w:val="000B607B"/>
    <w:rsid w:val="000B614F"/>
    <w:rsid w:val="000B6C63"/>
    <w:rsid w:val="000B7BC7"/>
    <w:rsid w:val="000B7C26"/>
    <w:rsid w:val="000C0D28"/>
    <w:rsid w:val="000C11E4"/>
    <w:rsid w:val="000C1858"/>
    <w:rsid w:val="000C29AC"/>
    <w:rsid w:val="000C2EEB"/>
    <w:rsid w:val="000C3FDF"/>
    <w:rsid w:val="000C4B79"/>
    <w:rsid w:val="000C4F4B"/>
    <w:rsid w:val="000C51B7"/>
    <w:rsid w:val="000C5C68"/>
    <w:rsid w:val="000C5CA8"/>
    <w:rsid w:val="000C5E11"/>
    <w:rsid w:val="000C5EE1"/>
    <w:rsid w:val="000C645A"/>
    <w:rsid w:val="000C67A7"/>
    <w:rsid w:val="000C69B0"/>
    <w:rsid w:val="000C7410"/>
    <w:rsid w:val="000C7827"/>
    <w:rsid w:val="000C78B5"/>
    <w:rsid w:val="000D0881"/>
    <w:rsid w:val="000D089C"/>
    <w:rsid w:val="000D0CF6"/>
    <w:rsid w:val="000D185D"/>
    <w:rsid w:val="000D218A"/>
    <w:rsid w:val="000D30B3"/>
    <w:rsid w:val="000D3592"/>
    <w:rsid w:val="000D3B0E"/>
    <w:rsid w:val="000D3F1E"/>
    <w:rsid w:val="000D4465"/>
    <w:rsid w:val="000D57CE"/>
    <w:rsid w:val="000D5ACD"/>
    <w:rsid w:val="000D665D"/>
    <w:rsid w:val="000D766A"/>
    <w:rsid w:val="000E049C"/>
    <w:rsid w:val="000E0BC8"/>
    <w:rsid w:val="000E1499"/>
    <w:rsid w:val="000E1516"/>
    <w:rsid w:val="000E1D81"/>
    <w:rsid w:val="000E1F01"/>
    <w:rsid w:val="000E223F"/>
    <w:rsid w:val="000E261A"/>
    <w:rsid w:val="000E2839"/>
    <w:rsid w:val="000E2D1D"/>
    <w:rsid w:val="000E2DB6"/>
    <w:rsid w:val="000E335A"/>
    <w:rsid w:val="000E348A"/>
    <w:rsid w:val="000E3902"/>
    <w:rsid w:val="000E42E9"/>
    <w:rsid w:val="000E436A"/>
    <w:rsid w:val="000E477F"/>
    <w:rsid w:val="000E5C01"/>
    <w:rsid w:val="000E6011"/>
    <w:rsid w:val="000F00EE"/>
    <w:rsid w:val="000F014C"/>
    <w:rsid w:val="000F0DF8"/>
    <w:rsid w:val="000F1224"/>
    <w:rsid w:val="000F1C6B"/>
    <w:rsid w:val="000F3D52"/>
    <w:rsid w:val="000F5043"/>
    <w:rsid w:val="000F53B9"/>
    <w:rsid w:val="000F574C"/>
    <w:rsid w:val="000F59A1"/>
    <w:rsid w:val="000F5A5C"/>
    <w:rsid w:val="000F6096"/>
    <w:rsid w:val="000F69D8"/>
    <w:rsid w:val="000F7139"/>
    <w:rsid w:val="000F7412"/>
    <w:rsid w:val="000F79A8"/>
    <w:rsid w:val="00100E1B"/>
    <w:rsid w:val="00100FC8"/>
    <w:rsid w:val="001014B2"/>
    <w:rsid w:val="00101772"/>
    <w:rsid w:val="00101F8E"/>
    <w:rsid w:val="001021A6"/>
    <w:rsid w:val="0010226F"/>
    <w:rsid w:val="00102F06"/>
    <w:rsid w:val="001033F2"/>
    <w:rsid w:val="001047A2"/>
    <w:rsid w:val="00104FE3"/>
    <w:rsid w:val="001053EB"/>
    <w:rsid w:val="00105EB7"/>
    <w:rsid w:val="001064A4"/>
    <w:rsid w:val="00106BE1"/>
    <w:rsid w:val="00106ECD"/>
    <w:rsid w:val="001074B1"/>
    <w:rsid w:val="001108E4"/>
    <w:rsid w:val="00110CE1"/>
    <w:rsid w:val="00110DAE"/>
    <w:rsid w:val="001111CA"/>
    <w:rsid w:val="00111B6B"/>
    <w:rsid w:val="001128AD"/>
    <w:rsid w:val="00112EC2"/>
    <w:rsid w:val="00113661"/>
    <w:rsid w:val="001137C3"/>
    <w:rsid w:val="00113B94"/>
    <w:rsid w:val="00113BBE"/>
    <w:rsid w:val="001148B7"/>
    <w:rsid w:val="00114EED"/>
    <w:rsid w:val="0011550F"/>
    <w:rsid w:val="00115F91"/>
    <w:rsid w:val="00116596"/>
    <w:rsid w:val="001178C3"/>
    <w:rsid w:val="001207BA"/>
    <w:rsid w:val="00121955"/>
    <w:rsid w:val="00121F09"/>
    <w:rsid w:val="001221AD"/>
    <w:rsid w:val="0012255C"/>
    <w:rsid w:val="001233BC"/>
    <w:rsid w:val="001241D3"/>
    <w:rsid w:val="001243F7"/>
    <w:rsid w:val="001248A0"/>
    <w:rsid w:val="00125ACD"/>
    <w:rsid w:val="00125FF0"/>
    <w:rsid w:val="00126027"/>
    <w:rsid w:val="00127227"/>
    <w:rsid w:val="0012789B"/>
    <w:rsid w:val="00131A17"/>
    <w:rsid w:val="00132D19"/>
    <w:rsid w:val="00133B3E"/>
    <w:rsid w:val="00135D26"/>
    <w:rsid w:val="00136039"/>
    <w:rsid w:val="00136241"/>
    <w:rsid w:val="0013638B"/>
    <w:rsid w:val="00137226"/>
    <w:rsid w:val="001373F5"/>
    <w:rsid w:val="00137DBA"/>
    <w:rsid w:val="00140827"/>
    <w:rsid w:val="00140C61"/>
    <w:rsid w:val="00140E15"/>
    <w:rsid w:val="0014179C"/>
    <w:rsid w:val="00141CB5"/>
    <w:rsid w:val="001429B0"/>
    <w:rsid w:val="00142BAD"/>
    <w:rsid w:val="00142D55"/>
    <w:rsid w:val="001437C5"/>
    <w:rsid w:val="0014479C"/>
    <w:rsid w:val="001447A2"/>
    <w:rsid w:val="00144AB1"/>
    <w:rsid w:val="00145F60"/>
    <w:rsid w:val="001460AE"/>
    <w:rsid w:val="00146329"/>
    <w:rsid w:val="00146753"/>
    <w:rsid w:val="001469E7"/>
    <w:rsid w:val="00147363"/>
    <w:rsid w:val="001505FE"/>
    <w:rsid w:val="001506DE"/>
    <w:rsid w:val="00150C82"/>
    <w:rsid w:val="00150CCB"/>
    <w:rsid w:val="00151940"/>
    <w:rsid w:val="00151B4D"/>
    <w:rsid w:val="0015237A"/>
    <w:rsid w:val="00152AE9"/>
    <w:rsid w:val="00152AEB"/>
    <w:rsid w:val="0015315E"/>
    <w:rsid w:val="001535DC"/>
    <w:rsid w:val="001546BE"/>
    <w:rsid w:val="00154D37"/>
    <w:rsid w:val="00155523"/>
    <w:rsid w:val="00155C97"/>
    <w:rsid w:val="00155EC4"/>
    <w:rsid w:val="00156635"/>
    <w:rsid w:val="00156B01"/>
    <w:rsid w:val="00156D60"/>
    <w:rsid w:val="00156DF0"/>
    <w:rsid w:val="001575B8"/>
    <w:rsid w:val="001579B6"/>
    <w:rsid w:val="00157C1D"/>
    <w:rsid w:val="0016026A"/>
    <w:rsid w:val="0016078A"/>
    <w:rsid w:val="00160FA8"/>
    <w:rsid w:val="001623D4"/>
    <w:rsid w:val="001631F0"/>
    <w:rsid w:val="00163497"/>
    <w:rsid w:val="0016397C"/>
    <w:rsid w:val="00163A25"/>
    <w:rsid w:val="00163D34"/>
    <w:rsid w:val="00163F53"/>
    <w:rsid w:val="001658FA"/>
    <w:rsid w:val="00167925"/>
    <w:rsid w:val="00167B46"/>
    <w:rsid w:val="00170E4A"/>
    <w:rsid w:val="00171798"/>
    <w:rsid w:val="00171840"/>
    <w:rsid w:val="00171AC3"/>
    <w:rsid w:val="001726A5"/>
    <w:rsid w:val="0017295F"/>
    <w:rsid w:val="00173078"/>
    <w:rsid w:val="0017329D"/>
    <w:rsid w:val="00173420"/>
    <w:rsid w:val="00173885"/>
    <w:rsid w:val="00175F7F"/>
    <w:rsid w:val="00176162"/>
    <w:rsid w:val="0017656F"/>
    <w:rsid w:val="00176E96"/>
    <w:rsid w:val="001772BE"/>
    <w:rsid w:val="00177FC7"/>
    <w:rsid w:val="00180877"/>
    <w:rsid w:val="00180A28"/>
    <w:rsid w:val="00180F49"/>
    <w:rsid w:val="00181D99"/>
    <w:rsid w:val="001829ED"/>
    <w:rsid w:val="0018430B"/>
    <w:rsid w:val="0018432D"/>
    <w:rsid w:val="00184441"/>
    <w:rsid w:val="001848AD"/>
    <w:rsid w:val="00184C47"/>
    <w:rsid w:val="00184D17"/>
    <w:rsid w:val="001857BA"/>
    <w:rsid w:val="00185BEB"/>
    <w:rsid w:val="00186C18"/>
    <w:rsid w:val="001879B3"/>
    <w:rsid w:val="00191490"/>
    <w:rsid w:val="001916C4"/>
    <w:rsid w:val="00193292"/>
    <w:rsid w:val="001939D0"/>
    <w:rsid w:val="00193B67"/>
    <w:rsid w:val="00194110"/>
    <w:rsid w:val="00194EB3"/>
    <w:rsid w:val="00195BD1"/>
    <w:rsid w:val="00195E05"/>
    <w:rsid w:val="001965AC"/>
    <w:rsid w:val="001966F1"/>
    <w:rsid w:val="00196707"/>
    <w:rsid w:val="00197E4D"/>
    <w:rsid w:val="001A04BA"/>
    <w:rsid w:val="001A170C"/>
    <w:rsid w:val="001A1F7E"/>
    <w:rsid w:val="001A244A"/>
    <w:rsid w:val="001A2912"/>
    <w:rsid w:val="001A349F"/>
    <w:rsid w:val="001A3959"/>
    <w:rsid w:val="001A3A10"/>
    <w:rsid w:val="001A3A72"/>
    <w:rsid w:val="001A3BA8"/>
    <w:rsid w:val="001A4153"/>
    <w:rsid w:val="001A4B84"/>
    <w:rsid w:val="001A5E28"/>
    <w:rsid w:val="001A6112"/>
    <w:rsid w:val="001A6C28"/>
    <w:rsid w:val="001A7CDE"/>
    <w:rsid w:val="001B0597"/>
    <w:rsid w:val="001B1DD7"/>
    <w:rsid w:val="001B2304"/>
    <w:rsid w:val="001B26EC"/>
    <w:rsid w:val="001B2D24"/>
    <w:rsid w:val="001B3D31"/>
    <w:rsid w:val="001B56F6"/>
    <w:rsid w:val="001B5F89"/>
    <w:rsid w:val="001B5FB5"/>
    <w:rsid w:val="001B60C4"/>
    <w:rsid w:val="001C0073"/>
    <w:rsid w:val="001C0553"/>
    <w:rsid w:val="001C09A6"/>
    <w:rsid w:val="001C09D3"/>
    <w:rsid w:val="001C24F5"/>
    <w:rsid w:val="001C2ACB"/>
    <w:rsid w:val="001C2EF7"/>
    <w:rsid w:val="001C3A1E"/>
    <w:rsid w:val="001C4B0F"/>
    <w:rsid w:val="001C4D7B"/>
    <w:rsid w:val="001D02F9"/>
    <w:rsid w:val="001D07F8"/>
    <w:rsid w:val="001D133D"/>
    <w:rsid w:val="001D1467"/>
    <w:rsid w:val="001D303D"/>
    <w:rsid w:val="001D350A"/>
    <w:rsid w:val="001D3630"/>
    <w:rsid w:val="001D3E79"/>
    <w:rsid w:val="001D3EFA"/>
    <w:rsid w:val="001D4457"/>
    <w:rsid w:val="001D48BB"/>
    <w:rsid w:val="001D5871"/>
    <w:rsid w:val="001D5C0F"/>
    <w:rsid w:val="001D5CBB"/>
    <w:rsid w:val="001D69E1"/>
    <w:rsid w:val="001D6C22"/>
    <w:rsid w:val="001D7FF6"/>
    <w:rsid w:val="001E02BF"/>
    <w:rsid w:val="001E0522"/>
    <w:rsid w:val="001E0B09"/>
    <w:rsid w:val="001E13C4"/>
    <w:rsid w:val="001E1491"/>
    <w:rsid w:val="001E1677"/>
    <w:rsid w:val="001E17E0"/>
    <w:rsid w:val="001E2B86"/>
    <w:rsid w:val="001E3A36"/>
    <w:rsid w:val="001E4C32"/>
    <w:rsid w:val="001E5005"/>
    <w:rsid w:val="001E563C"/>
    <w:rsid w:val="001E60CE"/>
    <w:rsid w:val="001E64EE"/>
    <w:rsid w:val="001E7281"/>
    <w:rsid w:val="001E742C"/>
    <w:rsid w:val="001F1690"/>
    <w:rsid w:val="001F3645"/>
    <w:rsid w:val="001F38C9"/>
    <w:rsid w:val="001F4001"/>
    <w:rsid w:val="001F42E8"/>
    <w:rsid w:val="001F4B53"/>
    <w:rsid w:val="001F5895"/>
    <w:rsid w:val="00201280"/>
    <w:rsid w:val="002021C6"/>
    <w:rsid w:val="00202343"/>
    <w:rsid w:val="002023B8"/>
    <w:rsid w:val="0020265B"/>
    <w:rsid w:val="00202B4B"/>
    <w:rsid w:val="0020305F"/>
    <w:rsid w:val="0020427D"/>
    <w:rsid w:val="00204399"/>
    <w:rsid w:val="002051DA"/>
    <w:rsid w:val="0020589C"/>
    <w:rsid w:val="00205B77"/>
    <w:rsid w:val="00205EA3"/>
    <w:rsid w:val="0020645D"/>
    <w:rsid w:val="0020795F"/>
    <w:rsid w:val="00210D86"/>
    <w:rsid w:val="002110FF"/>
    <w:rsid w:val="00211126"/>
    <w:rsid w:val="00211825"/>
    <w:rsid w:val="00212E53"/>
    <w:rsid w:val="00213828"/>
    <w:rsid w:val="00213883"/>
    <w:rsid w:val="0021519A"/>
    <w:rsid w:val="00215E6F"/>
    <w:rsid w:val="00215EFE"/>
    <w:rsid w:val="00216069"/>
    <w:rsid w:val="0021617D"/>
    <w:rsid w:val="00216504"/>
    <w:rsid w:val="00216875"/>
    <w:rsid w:val="00216BCF"/>
    <w:rsid w:val="00216ED9"/>
    <w:rsid w:val="00217CB6"/>
    <w:rsid w:val="00217CF1"/>
    <w:rsid w:val="0022031F"/>
    <w:rsid w:val="0022042E"/>
    <w:rsid w:val="00220C71"/>
    <w:rsid w:val="00221C09"/>
    <w:rsid w:val="00221F3B"/>
    <w:rsid w:val="002221ED"/>
    <w:rsid w:val="00222899"/>
    <w:rsid w:val="002235BC"/>
    <w:rsid w:val="00223E7D"/>
    <w:rsid w:val="00224E6A"/>
    <w:rsid w:val="002250D0"/>
    <w:rsid w:val="00225127"/>
    <w:rsid w:val="002258B0"/>
    <w:rsid w:val="002259FB"/>
    <w:rsid w:val="00226226"/>
    <w:rsid w:val="00227D50"/>
    <w:rsid w:val="00231590"/>
    <w:rsid w:val="00231CD0"/>
    <w:rsid w:val="00231D81"/>
    <w:rsid w:val="00231EB7"/>
    <w:rsid w:val="002320FC"/>
    <w:rsid w:val="00232332"/>
    <w:rsid w:val="00232713"/>
    <w:rsid w:val="002347DE"/>
    <w:rsid w:val="002354B9"/>
    <w:rsid w:val="00235B48"/>
    <w:rsid w:val="002362A7"/>
    <w:rsid w:val="002364F2"/>
    <w:rsid w:val="00236768"/>
    <w:rsid w:val="002368AC"/>
    <w:rsid w:val="00237557"/>
    <w:rsid w:val="002377F1"/>
    <w:rsid w:val="00240D3A"/>
    <w:rsid w:val="00240FAF"/>
    <w:rsid w:val="00241605"/>
    <w:rsid w:val="0024220B"/>
    <w:rsid w:val="0024269C"/>
    <w:rsid w:val="00243347"/>
    <w:rsid w:val="00243987"/>
    <w:rsid w:val="00243BB9"/>
    <w:rsid w:val="00244072"/>
    <w:rsid w:val="0024469F"/>
    <w:rsid w:val="00244741"/>
    <w:rsid w:val="002454B1"/>
    <w:rsid w:val="002456A8"/>
    <w:rsid w:val="00245FDC"/>
    <w:rsid w:val="002467D3"/>
    <w:rsid w:val="0024696A"/>
    <w:rsid w:val="00246AED"/>
    <w:rsid w:val="00247B2D"/>
    <w:rsid w:val="00247EC7"/>
    <w:rsid w:val="0025067F"/>
    <w:rsid w:val="00250A00"/>
    <w:rsid w:val="00250A31"/>
    <w:rsid w:val="00251B7C"/>
    <w:rsid w:val="00251DA6"/>
    <w:rsid w:val="00251F5E"/>
    <w:rsid w:val="002522B4"/>
    <w:rsid w:val="002522D0"/>
    <w:rsid w:val="0025262E"/>
    <w:rsid w:val="00252A76"/>
    <w:rsid w:val="002534EF"/>
    <w:rsid w:val="0025424E"/>
    <w:rsid w:val="00254728"/>
    <w:rsid w:val="002547AB"/>
    <w:rsid w:val="00254B56"/>
    <w:rsid w:val="002559A3"/>
    <w:rsid w:val="00256264"/>
    <w:rsid w:val="00256BCA"/>
    <w:rsid w:val="002573EE"/>
    <w:rsid w:val="0025770E"/>
    <w:rsid w:val="00260AD7"/>
    <w:rsid w:val="00260B6A"/>
    <w:rsid w:val="00260FCA"/>
    <w:rsid w:val="002615C9"/>
    <w:rsid w:val="00262FAF"/>
    <w:rsid w:val="0026339F"/>
    <w:rsid w:val="0026353C"/>
    <w:rsid w:val="00264B72"/>
    <w:rsid w:val="00265223"/>
    <w:rsid w:val="00265276"/>
    <w:rsid w:val="00265983"/>
    <w:rsid w:val="002671F6"/>
    <w:rsid w:val="00267B74"/>
    <w:rsid w:val="0027000A"/>
    <w:rsid w:val="0027220C"/>
    <w:rsid w:val="0027293A"/>
    <w:rsid w:val="002731E7"/>
    <w:rsid w:val="00273629"/>
    <w:rsid w:val="00273BB4"/>
    <w:rsid w:val="00274630"/>
    <w:rsid w:val="00275655"/>
    <w:rsid w:val="0027602A"/>
    <w:rsid w:val="002770ED"/>
    <w:rsid w:val="00277D32"/>
    <w:rsid w:val="00277DDE"/>
    <w:rsid w:val="00280AAA"/>
    <w:rsid w:val="002810EC"/>
    <w:rsid w:val="00281E41"/>
    <w:rsid w:val="00281EF8"/>
    <w:rsid w:val="00282640"/>
    <w:rsid w:val="002829A1"/>
    <w:rsid w:val="00283383"/>
    <w:rsid w:val="002838CD"/>
    <w:rsid w:val="00283C8E"/>
    <w:rsid w:val="00284119"/>
    <w:rsid w:val="00284137"/>
    <w:rsid w:val="002841C1"/>
    <w:rsid w:val="002847F9"/>
    <w:rsid w:val="002857CD"/>
    <w:rsid w:val="00285AE4"/>
    <w:rsid w:val="0028632C"/>
    <w:rsid w:val="00286A8A"/>
    <w:rsid w:val="002904D5"/>
    <w:rsid w:val="00290935"/>
    <w:rsid w:val="00290E16"/>
    <w:rsid w:val="002914DB"/>
    <w:rsid w:val="002923C4"/>
    <w:rsid w:val="00292486"/>
    <w:rsid w:val="00292F51"/>
    <w:rsid w:val="00293313"/>
    <w:rsid w:val="0029337E"/>
    <w:rsid w:val="00294BF6"/>
    <w:rsid w:val="00294F30"/>
    <w:rsid w:val="00296042"/>
    <w:rsid w:val="00296976"/>
    <w:rsid w:val="00297449"/>
    <w:rsid w:val="002A0823"/>
    <w:rsid w:val="002A0F76"/>
    <w:rsid w:val="002A11E2"/>
    <w:rsid w:val="002A1438"/>
    <w:rsid w:val="002A2115"/>
    <w:rsid w:val="002A2594"/>
    <w:rsid w:val="002A2851"/>
    <w:rsid w:val="002A44D7"/>
    <w:rsid w:val="002A470A"/>
    <w:rsid w:val="002A4B11"/>
    <w:rsid w:val="002A5051"/>
    <w:rsid w:val="002A581B"/>
    <w:rsid w:val="002A5BB5"/>
    <w:rsid w:val="002A5ED8"/>
    <w:rsid w:val="002A6147"/>
    <w:rsid w:val="002A67C4"/>
    <w:rsid w:val="002A6C9D"/>
    <w:rsid w:val="002A6D4B"/>
    <w:rsid w:val="002A6D75"/>
    <w:rsid w:val="002A74CA"/>
    <w:rsid w:val="002B00B4"/>
    <w:rsid w:val="002B0A5F"/>
    <w:rsid w:val="002B2168"/>
    <w:rsid w:val="002B299A"/>
    <w:rsid w:val="002B2E7B"/>
    <w:rsid w:val="002B339B"/>
    <w:rsid w:val="002B3431"/>
    <w:rsid w:val="002B343B"/>
    <w:rsid w:val="002B38D9"/>
    <w:rsid w:val="002B453F"/>
    <w:rsid w:val="002B55FD"/>
    <w:rsid w:val="002B5EF3"/>
    <w:rsid w:val="002B61E8"/>
    <w:rsid w:val="002B72E2"/>
    <w:rsid w:val="002B784A"/>
    <w:rsid w:val="002B7F2D"/>
    <w:rsid w:val="002C069C"/>
    <w:rsid w:val="002C1547"/>
    <w:rsid w:val="002C2E31"/>
    <w:rsid w:val="002C350A"/>
    <w:rsid w:val="002C568D"/>
    <w:rsid w:val="002C5C19"/>
    <w:rsid w:val="002C64CE"/>
    <w:rsid w:val="002C6EC2"/>
    <w:rsid w:val="002C7155"/>
    <w:rsid w:val="002D0A19"/>
    <w:rsid w:val="002D174C"/>
    <w:rsid w:val="002D332C"/>
    <w:rsid w:val="002D3F8D"/>
    <w:rsid w:val="002D4AEA"/>
    <w:rsid w:val="002D4B07"/>
    <w:rsid w:val="002D4CCA"/>
    <w:rsid w:val="002D67D5"/>
    <w:rsid w:val="002D709F"/>
    <w:rsid w:val="002D73D5"/>
    <w:rsid w:val="002D7ED9"/>
    <w:rsid w:val="002E01AC"/>
    <w:rsid w:val="002E0C7E"/>
    <w:rsid w:val="002E0DD0"/>
    <w:rsid w:val="002E211A"/>
    <w:rsid w:val="002E292D"/>
    <w:rsid w:val="002E2E1B"/>
    <w:rsid w:val="002E3246"/>
    <w:rsid w:val="002E34FE"/>
    <w:rsid w:val="002E3678"/>
    <w:rsid w:val="002E36C9"/>
    <w:rsid w:val="002E3C1B"/>
    <w:rsid w:val="002E40E9"/>
    <w:rsid w:val="002E45A2"/>
    <w:rsid w:val="002E4A45"/>
    <w:rsid w:val="002E56F5"/>
    <w:rsid w:val="002E663C"/>
    <w:rsid w:val="002E677D"/>
    <w:rsid w:val="002E6C37"/>
    <w:rsid w:val="002E7097"/>
    <w:rsid w:val="002E7501"/>
    <w:rsid w:val="002F0593"/>
    <w:rsid w:val="002F0AA4"/>
    <w:rsid w:val="002F0FF5"/>
    <w:rsid w:val="002F240C"/>
    <w:rsid w:val="002F2419"/>
    <w:rsid w:val="002F26D4"/>
    <w:rsid w:val="002F2CC9"/>
    <w:rsid w:val="002F3C97"/>
    <w:rsid w:val="002F3D86"/>
    <w:rsid w:val="002F3E32"/>
    <w:rsid w:val="002F3F4A"/>
    <w:rsid w:val="002F4521"/>
    <w:rsid w:val="002F5348"/>
    <w:rsid w:val="002F5A0F"/>
    <w:rsid w:val="002F5B56"/>
    <w:rsid w:val="002F7C07"/>
    <w:rsid w:val="00300489"/>
    <w:rsid w:val="003005E2"/>
    <w:rsid w:val="00300C88"/>
    <w:rsid w:val="00300CEB"/>
    <w:rsid w:val="003015AF"/>
    <w:rsid w:val="00301742"/>
    <w:rsid w:val="003018E0"/>
    <w:rsid w:val="00301B08"/>
    <w:rsid w:val="00301E81"/>
    <w:rsid w:val="00302278"/>
    <w:rsid w:val="00302AD1"/>
    <w:rsid w:val="00303248"/>
    <w:rsid w:val="003037D0"/>
    <w:rsid w:val="00303C7F"/>
    <w:rsid w:val="00303D94"/>
    <w:rsid w:val="0030420A"/>
    <w:rsid w:val="003043CC"/>
    <w:rsid w:val="00304C52"/>
    <w:rsid w:val="0030575C"/>
    <w:rsid w:val="00305CB5"/>
    <w:rsid w:val="00306BC8"/>
    <w:rsid w:val="0030723C"/>
    <w:rsid w:val="00310A1D"/>
    <w:rsid w:val="003111D9"/>
    <w:rsid w:val="003112B3"/>
    <w:rsid w:val="0031143A"/>
    <w:rsid w:val="00312E15"/>
    <w:rsid w:val="003137D3"/>
    <w:rsid w:val="003153FA"/>
    <w:rsid w:val="00315AA5"/>
    <w:rsid w:val="00315EA8"/>
    <w:rsid w:val="00316790"/>
    <w:rsid w:val="003168DE"/>
    <w:rsid w:val="00316C28"/>
    <w:rsid w:val="00317966"/>
    <w:rsid w:val="00317A85"/>
    <w:rsid w:val="00317DA9"/>
    <w:rsid w:val="00322BE6"/>
    <w:rsid w:val="00323255"/>
    <w:rsid w:val="0032353E"/>
    <w:rsid w:val="00323EA2"/>
    <w:rsid w:val="0032405E"/>
    <w:rsid w:val="003245B6"/>
    <w:rsid w:val="003251C4"/>
    <w:rsid w:val="00325B6A"/>
    <w:rsid w:val="00325EE9"/>
    <w:rsid w:val="00326211"/>
    <w:rsid w:val="0032699D"/>
    <w:rsid w:val="00326C0B"/>
    <w:rsid w:val="00327189"/>
    <w:rsid w:val="0032758B"/>
    <w:rsid w:val="00330F19"/>
    <w:rsid w:val="00330F2F"/>
    <w:rsid w:val="0033166D"/>
    <w:rsid w:val="003316BB"/>
    <w:rsid w:val="00333238"/>
    <w:rsid w:val="00333EB2"/>
    <w:rsid w:val="0033481B"/>
    <w:rsid w:val="0033674A"/>
    <w:rsid w:val="003372E6"/>
    <w:rsid w:val="003373AA"/>
    <w:rsid w:val="00340A6A"/>
    <w:rsid w:val="00340E0B"/>
    <w:rsid w:val="0034123F"/>
    <w:rsid w:val="003412B9"/>
    <w:rsid w:val="003412E4"/>
    <w:rsid w:val="00341966"/>
    <w:rsid w:val="00342F6D"/>
    <w:rsid w:val="003437BA"/>
    <w:rsid w:val="00344508"/>
    <w:rsid w:val="00344601"/>
    <w:rsid w:val="00344972"/>
    <w:rsid w:val="0034506D"/>
    <w:rsid w:val="0034545E"/>
    <w:rsid w:val="003475F3"/>
    <w:rsid w:val="00347C86"/>
    <w:rsid w:val="00350139"/>
    <w:rsid w:val="0035016C"/>
    <w:rsid w:val="00350D4A"/>
    <w:rsid w:val="003513E2"/>
    <w:rsid w:val="00351640"/>
    <w:rsid w:val="00351853"/>
    <w:rsid w:val="00351FF6"/>
    <w:rsid w:val="00352D3B"/>
    <w:rsid w:val="00353099"/>
    <w:rsid w:val="003535C9"/>
    <w:rsid w:val="003540EC"/>
    <w:rsid w:val="00355FC9"/>
    <w:rsid w:val="00356F3B"/>
    <w:rsid w:val="003571C4"/>
    <w:rsid w:val="00357F37"/>
    <w:rsid w:val="003604A1"/>
    <w:rsid w:val="00360ABA"/>
    <w:rsid w:val="00360BF9"/>
    <w:rsid w:val="003619DD"/>
    <w:rsid w:val="00361E11"/>
    <w:rsid w:val="00361E3B"/>
    <w:rsid w:val="003627E1"/>
    <w:rsid w:val="003631A0"/>
    <w:rsid w:val="00363CB0"/>
    <w:rsid w:val="0036437A"/>
    <w:rsid w:val="00364521"/>
    <w:rsid w:val="00364892"/>
    <w:rsid w:val="00364A57"/>
    <w:rsid w:val="00365D7A"/>
    <w:rsid w:val="00366322"/>
    <w:rsid w:val="00367D57"/>
    <w:rsid w:val="00367F01"/>
    <w:rsid w:val="00370CDA"/>
    <w:rsid w:val="00370DCF"/>
    <w:rsid w:val="003711A6"/>
    <w:rsid w:val="003719B9"/>
    <w:rsid w:val="00371F1A"/>
    <w:rsid w:val="00372D6F"/>
    <w:rsid w:val="003735B7"/>
    <w:rsid w:val="00373895"/>
    <w:rsid w:val="003738AA"/>
    <w:rsid w:val="00373B59"/>
    <w:rsid w:val="00375BF5"/>
    <w:rsid w:val="00375F33"/>
    <w:rsid w:val="003766CF"/>
    <w:rsid w:val="00376785"/>
    <w:rsid w:val="003774AC"/>
    <w:rsid w:val="00377890"/>
    <w:rsid w:val="003779C6"/>
    <w:rsid w:val="003805B3"/>
    <w:rsid w:val="00381373"/>
    <w:rsid w:val="003813C6"/>
    <w:rsid w:val="003837FF"/>
    <w:rsid w:val="00383892"/>
    <w:rsid w:val="00383937"/>
    <w:rsid w:val="003841FB"/>
    <w:rsid w:val="00384656"/>
    <w:rsid w:val="0038553B"/>
    <w:rsid w:val="00385BA2"/>
    <w:rsid w:val="0038627A"/>
    <w:rsid w:val="00390EFC"/>
    <w:rsid w:val="003910B6"/>
    <w:rsid w:val="0039127C"/>
    <w:rsid w:val="00391640"/>
    <w:rsid w:val="00392E21"/>
    <w:rsid w:val="00393649"/>
    <w:rsid w:val="00393B95"/>
    <w:rsid w:val="00394432"/>
    <w:rsid w:val="003946FC"/>
    <w:rsid w:val="00394D94"/>
    <w:rsid w:val="0039589A"/>
    <w:rsid w:val="00395991"/>
    <w:rsid w:val="00395BBE"/>
    <w:rsid w:val="00395BE7"/>
    <w:rsid w:val="00396576"/>
    <w:rsid w:val="003967F3"/>
    <w:rsid w:val="003978B3"/>
    <w:rsid w:val="003A0312"/>
    <w:rsid w:val="003A079C"/>
    <w:rsid w:val="003A0849"/>
    <w:rsid w:val="003A10B2"/>
    <w:rsid w:val="003A1AF1"/>
    <w:rsid w:val="003A1B4F"/>
    <w:rsid w:val="003A2328"/>
    <w:rsid w:val="003A2B5C"/>
    <w:rsid w:val="003A399B"/>
    <w:rsid w:val="003A5BA7"/>
    <w:rsid w:val="003A67C3"/>
    <w:rsid w:val="003A6925"/>
    <w:rsid w:val="003A7129"/>
    <w:rsid w:val="003A71CC"/>
    <w:rsid w:val="003B06BD"/>
    <w:rsid w:val="003B09A1"/>
    <w:rsid w:val="003B0A14"/>
    <w:rsid w:val="003B0BF3"/>
    <w:rsid w:val="003B1166"/>
    <w:rsid w:val="003B1382"/>
    <w:rsid w:val="003B2754"/>
    <w:rsid w:val="003B2D0C"/>
    <w:rsid w:val="003B32E6"/>
    <w:rsid w:val="003B338B"/>
    <w:rsid w:val="003B4151"/>
    <w:rsid w:val="003B4190"/>
    <w:rsid w:val="003B474B"/>
    <w:rsid w:val="003B4C51"/>
    <w:rsid w:val="003B6523"/>
    <w:rsid w:val="003B7083"/>
    <w:rsid w:val="003B736D"/>
    <w:rsid w:val="003B7671"/>
    <w:rsid w:val="003B7C3A"/>
    <w:rsid w:val="003C030D"/>
    <w:rsid w:val="003C04FB"/>
    <w:rsid w:val="003C160E"/>
    <w:rsid w:val="003C27DE"/>
    <w:rsid w:val="003C2877"/>
    <w:rsid w:val="003C36EE"/>
    <w:rsid w:val="003C3733"/>
    <w:rsid w:val="003C39F8"/>
    <w:rsid w:val="003C3A12"/>
    <w:rsid w:val="003C3D55"/>
    <w:rsid w:val="003C4200"/>
    <w:rsid w:val="003C4A0F"/>
    <w:rsid w:val="003C4D40"/>
    <w:rsid w:val="003C4D78"/>
    <w:rsid w:val="003C5657"/>
    <w:rsid w:val="003C57D8"/>
    <w:rsid w:val="003C5A69"/>
    <w:rsid w:val="003C60FD"/>
    <w:rsid w:val="003C6A17"/>
    <w:rsid w:val="003D0FD4"/>
    <w:rsid w:val="003D1068"/>
    <w:rsid w:val="003D1267"/>
    <w:rsid w:val="003D14ED"/>
    <w:rsid w:val="003D1948"/>
    <w:rsid w:val="003D1D38"/>
    <w:rsid w:val="003D2118"/>
    <w:rsid w:val="003D2556"/>
    <w:rsid w:val="003D2914"/>
    <w:rsid w:val="003D3043"/>
    <w:rsid w:val="003D3C67"/>
    <w:rsid w:val="003D4423"/>
    <w:rsid w:val="003D50E4"/>
    <w:rsid w:val="003D59BA"/>
    <w:rsid w:val="003D5EB7"/>
    <w:rsid w:val="003D773D"/>
    <w:rsid w:val="003E0062"/>
    <w:rsid w:val="003E05D0"/>
    <w:rsid w:val="003E0812"/>
    <w:rsid w:val="003E0E88"/>
    <w:rsid w:val="003E0EE8"/>
    <w:rsid w:val="003E1475"/>
    <w:rsid w:val="003E18E4"/>
    <w:rsid w:val="003E2074"/>
    <w:rsid w:val="003E268F"/>
    <w:rsid w:val="003E2A30"/>
    <w:rsid w:val="003E2CEA"/>
    <w:rsid w:val="003E2E8B"/>
    <w:rsid w:val="003E47F8"/>
    <w:rsid w:val="003E4E65"/>
    <w:rsid w:val="003E598E"/>
    <w:rsid w:val="003E5F32"/>
    <w:rsid w:val="003E62A5"/>
    <w:rsid w:val="003E6843"/>
    <w:rsid w:val="003E698E"/>
    <w:rsid w:val="003E6CAD"/>
    <w:rsid w:val="003E717C"/>
    <w:rsid w:val="003E771C"/>
    <w:rsid w:val="003E77A2"/>
    <w:rsid w:val="003E7B12"/>
    <w:rsid w:val="003F20B2"/>
    <w:rsid w:val="003F24CF"/>
    <w:rsid w:val="003F2638"/>
    <w:rsid w:val="003F288E"/>
    <w:rsid w:val="003F2975"/>
    <w:rsid w:val="003F31A3"/>
    <w:rsid w:val="003F3301"/>
    <w:rsid w:val="003F33A6"/>
    <w:rsid w:val="003F4D08"/>
    <w:rsid w:val="003F5BB7"/>
    <w:rsid w:val="003F6817"/>
    <w:rsid w:val="003F703F"/>
    <w:rsid w:val="003F7944"/>
    <w:rsid w:val="00400021"/>
    <w:rsid w:val="00400D0C"/>
    <w:rsid w:val="00401583"/>
    <w:rsid w:val="00401714"/>
    <w:rsid w:val="004024ED"/>
    <w:rsid w:val="00402B9E"/>
    <w:rsid w:val="0040306E"/>
    <w:rsid w:val="00403451"/>
    <w:rsid w:val="004034E2"/>
    <w:rsid w:val="00403649"/>
    <w:rsid w:val="004036BE"/>
    <w:rsid w:val="00403C4E"/>
    <w:rsid w:val="004046AB"/>
    <w:rsid w:val="00404D47"/>
    <w:rsid w:val="004052B4"/>
    <w:rsid w:val="0040545D"/>
    <w:rsid w:val="00405A9B"/>
    <w:rsid w:val="00405ED9"/>
    <w:rsid w:val="0040686A"/>
    <w:rsid w:val="00406B64"/>
    <w:rsid w:val="00407CD6"/>
    <w:rsid w:val="004107C4"/>
    <w:rsid w:val="0041191A"/>
    <w:rsid w:val="00412B48"/>
    <w:rsid w:val="0041312E"/>
    <w:rsid w:val="004131ED"/>
    <w:rsid w:val="00413630"/>
    <w:rsid w:val="00413763"/>
    <w:rsid w:val="00413CED"/>
    <w:rsid w:val="00414329"/>
    <w:rsid w:val="0041526D"/>
    <w:rsid w:val="00415ABB"/>
    <w:rsid w:val="004160EF"/>
    <w:rsid w:val="0041645C"/>
    <w:rsid w:val="004169AE"/>
    <w:rsid w:val="00417D4D"/>
    <w:rsid w:val="0042053F"/>
    <w:rsid w:val="00420DAA"/>
    <w:rsid w:val="00420E5B"/>
    <w:rsid w:val="0042355E"/>
    <w:rsid w:val="004237F6"/>
    <w:rsid w:val="00424888"/>
    <w:rsid w:val="004248A8"/>
    <w:rsid w:val="00424FB4"/>
    <w:rsid w:val="004252CD"/>
    <w:rsid w:val="004254D2"/>
    <w:rsid w:val="00426528"/>
    <w:rsid w:val="004265B7"/>
    <w:rsid w:val="00426737"/>
    <w:rsid w:val="00427205"/>
    <w:rsid w:val="004275DC"/>
    <w:rsid w:val="00427A77"/>
    <w:rsid w:val="00427EEF"/>
    <w:rsid w:val="00430330"/>
    <w:rsid w:val="00430D67"/>
    <w:rsid w:val="00431156"/>
    <w:rsid w:val="00431ED8"/>
    <w:rsid w:val="00433731"/>
    <w:rsid w:val="00433EEA"/>
    <w:rsid w:val="00434929"/>
    <w:rsid w:val="00434B14"/>
    <w:rsid w:val="00434F49"/>
    <w:rsid w:val="00435644"/>
    <w:rsid w:val="0043684A"/>
    <w:rsid w:val="00436C7A"/>
    <w:rsid w:val="00436CB3"/>
    <w:rsid w:val="00436E48"/>
    <w:rsid w:val="0043736C"/>
    <w:rsid w:val="00440760"/>
    <w:rsid w:val="004411BF"/>
    <w:rsid w:val="00441868"/>
    <w:rsid w:val="00441B42"/>
    <w:rsid w:val="00442762"/>
    <w:rsid w:val="00443D06"/>
    <w:rsid w:val="00444008"/>
    <w:rsid w:val="004453FC"/>
    <w:rsid w:val="00445A99"/>
    <w:rsid w:val="00446267"/>
    <w:rsid w:val="00446449"/>
    <w:rsid w:val="004464FD"/>
    <w:rsid w:val="00447305"/>
    <w:rsid w:val="00447A42"/>
    <w:rsid w:val="004501CA"/>
    <w:rsid w:val="00450282"/>
    <w:rsid w:val="004507EE"/>
    <w:rsid w:val="00451066"/>
    <w:rsid w:val="0045126C"/>
    <w:rsid w:val="00451556"/>
    <w:rsid w:val="00451561"/>
    <w:rsid w:val="0045160B"/>
    <w:rsid w:val="004516B5"/>
    <w:rsid w:val="004517D4"/>
    <w:rsid w:val="00452F48"/>
    <w:rsid w:val="004532C8"/>
    <w:rsid w:val="00453511"/>
    <w:rsid w:val="0045356A"/>
    <w:rsid w:val="00453856"/>
    <w:rsid w:val="004543B8"/>
    <w:rsid w:val="00454FAA"/>
    <w:rsid w:val="00455852"/>
    <w:rsid w:val="00456E92"/>
    <w:rsid w:val="00456EE8"/>
    <w:rsid w:val="004571FA"/>
    <w:rsid w:val="0045783C"/>
    <w:rsid w:val="00457D2B"/>
    <w:rsid w:val="00460F7D"/>
    <w:rsid w:val="004612FF"/>
    <w:rsid w:val="004614BD"/>
    <w:rsid w:val="00461A35"/>
    <w:rsid w:val="00462490"/>
    <w:rsid w:val="004624B2"/>
    <w:rsid w:val="0046258A"/>
    <w:rsid w:val="004627D5"/>
    <w:rsid w:val="0046287B"/>
    <w:rsid w:val="00463A35"/>
    <w:rsid w:val="00464FEA"/>
    <w:rsid w:val="00467632"/>
    <w:rsid w:val="0046795D"/>
    <w:rsid w:val="00467B95"/>
    <w:rsid w:val="0047078A"/>
    <w:rsid w:val="0047101C"/>
    <w:rsid w:val="00471897"/>
    <w:rsid w:val="00471C71"/>
    <w:rsid w:val="00472411"/>
    <w:rsid w:val="0047325C"/>
    <w:rsid w:val="0047415C"/>
    <w:rsid w:val="00474924"/>
    <w:rsid w:val="0047494C"/>
    <w:rsid w:val="00474BD0"/>
    <w:rsid w:val="00475168"/>
    <w:rsid w:val="0047726A"/>
    <w:rsid w:val="004815A2"/>
    <w:rsid w:val="004816B5"/>
    <w:rsid w:val="004824C9"/>
    <w:rsid w:val="004830A0"/>
    <w:rsid w:val="00483CA7"/>
    <w:rsid w:val="0048407B"/>
    <w:rsid w:val="00484552"/>
    <w:rsid w:val="00484761"/>
    <w:rsid w:val="00484B14"/>
    <w:rsid w:val="00484CB5"/>
    <w:rsid w:val="00484EB2"/>
    <w:rsid w:val="00484FCE"/>
    <w:rsid w:val="004850C0"/>
    <w:rsid w:val="00485AFD"/>
    <w:rsid w:val="004861D2"/>
    <w:rsid w:val="00486809"/>
    <w:rsid w:val="00486CAA"/>
    <w:rsid w:val="00486E77"/>
    <w:rsid w:val="004873E7"/>
    <w:rsid w:val="0049010B"/>
    <w:rsid w:val="00490A71"/>
    <w:rsid w:val="00490E20"/>
    <w:rsid w:val="004910C4"/>
    <w:rsid w:val="00491888"/>
    <w:rsid w:val="00491FEE"/>
    <w:rsid w:val="00492CF0"/>
    <w:rsid w:val="0049305B"/>
    <w:rsid w:val="00493526"/>
    <w:rsid w:val="00493C13"/>
    <w:rsid w:val="00493E9B"/>
    <w:rsid w:val="004944F9"/>
    <w:rsid w:val="00494C99"/>
    <w:rsid w:val="004954D9"/>
    <w:rsid w:val="00496943"/>
    <w:rsid w:val="00496C8C"/>
    <w:rsid w:val="004A0CC8"/>
    <w:rsid w:val="004A1350"/>
    <w:rsid w:val="004A1A7B"/>
    <w:rsid w:val="004A1E83"/>
    <w:rsid w:val="004A2B0F"/>
    <w:rsid w:val="004A2B66"/>
    <w:rsid w:val="004A312B"/>
    <w:rsid w:val="004A3D78"/>
    <w:rsid w:val="004A3F6B"/>
    <w:rsid w:val="004A485C"/>
    <w:rsid w:val="004A498B"/>
    <w:rsid w:val="004A4D30"/>
    <w:rsid w:val="004A51E8"/>
    <w:rsid w:val="004A670C"/>
    <w:rsid w:val="004A6C5F"/>
    <w:rsid w:val="004B01C2"/>
    <w:rsid w:val="004B02AD"/>
    <w:rsid w:val="004B034A"/>
    <w:rsid w:val="004B0D72"/>
    <w:rsid w:val="004B1476"/>
    <w:rsid w:val="004B1478"/>
    <w:rsid w:val="004B20E6"/>
    <w:rsid w:val="004B2279"/>
    <w:rsid w:val="004B2BA9"/>
    <w:rsid w:val="004B2CD0"/>
    <w:rsid w:val="004B3094"/>
    <w:rsid w:val="004B3231"/>
    <w:rsid w:val="004B3253"/>
    <w:rsid w:val="004B3923"/>
    <w:rsid w:val="004B54E8"/>
    <w:rsid w:val="004B5DC2"/>
    <w:rsid w:val="004B6707"/>
    <w:rsid w:val="004B6FC0"/>
    <w:rsid w:val="004B71A5"/>
    <w:rsid w:val="004B7AE8"/>
    <w:rsid w:val="004B7B5C"/>
    <w:rsid w:val="004C12CC"/>
    <w:rsid w:val="004C16CC"/>
    <w:rsid w:val="004C25B6"/>
    <w:rsid w:val="004C348A"/>
    <w:rsid w:val="004C3B01"/>
    <w:rsid w:val="004C3C1F"/>
    <w:rsid w:val="004C44EF"/>
    <w:rsid w:val="004C4A1E"/>
    <w:rsid w:val="004C52F2"/>
    <w:rsid w:val="004C5845"/>
    <w:rsid w:val="004C5E00"/>
    <w:rsid w:val="004C626B"/>
    <w:rsid w:val="004C70E2"/>
    <w:rsid w:val="004C7FA0"/>
    <w:rsid w:val="004D0082"/>
    <w:rsid w:val="004D08DC"/>
    <w:rsid w:val="004D2508"/>
    <w:rsid w:val="004D2681"/>
    <w:rsid w:val="004D2E80"/>
    <w:rsid w:val="004D308D"/>
    <w:rsid w:val="004D427A"/>
    <w:rsid w:val="004D44F6"/>
    <w:rsid w:val="004D5A61"/>
    <w:rsid w:val="004D5ED1"/>
    <w:rsid w:val="004D6668"/>
    <w:rsid w:val="004D7928"/>
    <w:rsid w:val="004E0A48"/>
    <w:rsid w:val="004E0ADD"/>
    <w:rsid w:val="004E1DEB"/>
    <w:rsid w:val="004E2036"/>
    <w:rsid w:val="004E2710"/>
    <w:rsid w:val="004E287C"/>
    <w:rsid w:val="004E2C83"/>
    <w:rsid w:val="004E2F74"/>
    <w:rsid w:val="004E3D0A"/>
    <w:rsid w:val="004E523F"/>
    <w:rsid w:val="004E5481"/>
    <w:rsid w:val="004E5CD2"/>
    <w:rsid w:val="004E618D"/>
    <w:rsid w:val="004E6DE5"/>
    <w:rsid w:val="004F0018"/>
    <w:rsid w:val="004F04CC"/>
    <w:rsid w:val="004F0C21"/>
    <w:rsid w:val="004F168B"/>
    <w:rsid w:val="004F1D81"/>
    <w:rsid w:val="004F23D5"/>
    <w:rsid w:val="004F6A25"/>
    <w:rsid w:val="004F6A6E"/>
    <w:rsid w:val="004F6CDE"/>
    <w:rsid w:val="004F6E52"/>
    <w:rsid w:val="004F717D"/>
    <w:rsid w:val="004F7DC3"/>
    <w:rsid w:val="004F7E3F"/>
    <w:rsid w:val="00500B06"/>
    <w:rsid w:val="005016D6"/>
    <w:rsid w:val="00501899"/>
    <w:rsid w:val="00502ED0"/>
    <w:rsid w:val="005036CC"/>
    <w:rsid w:val="00504525"/>
    <w:rsid w:val="00504D64"/>
    <w:rsid w:val="00505060"/>
    <w:rsid w:val="005050D9"/>
    <w:rsid w:val="005050F7"/>
    <w:rsid w:val="00505239"/>
    <w:rsid w:val="0050560C"/>
    <w:rsid w:val="005058D5"/>
    <w:rsid w:val="005059BA"/>
    <w:rsid w:val="0050610A"/>
    <w:rsid w:val="00506198"/>
    <w:rsid w:val="00506452"/>
    <w:rsid w:val="005072A8"/>
    <w:rsid w:val="00507A87"/>
    <w:rsid w:val="005100D9"/>
    <w:rsid w:val="0051023B"/>
    <w:rsid w:val="0051061D"/>
    <w:rsid w:val="00511540"/>
    <w:rsid w:val="00511889"/>
    <w:rsid w:val="00511A9E"/>
    <w:rsid w:val="005122BC"/>
    <w:rsid w:val="005122DA"/>
    <w:rsid w:val="005127CD"/>
    <w:rsid w:val="0051290B"/>
    <w:rsid w:val="00513D3D"/>
    <w:rsid w:val="00513D99"/>
    <w:rsid w:val="00513DB2"/>
    <w:rsid w:val="00514385"/>
    <w:rsid w:val="00514B76"/>
    <w:rsid w:val="00515909"/>
    <w:rsid w:val="0051616E"/>
    <w:rsid w:val="0051655A"/>
    <w:rsid w:val="0051670A"/>
    <w:rsid w:val="005169DD"/>
    <w:rsid w:val="0051713F"/>
    <w:rsid w:val="005176F0"/>
    <w:rsid w:val="0052016A"/>
    <w:rsid w:val="00520378"/>
    <w:rsid w:val="0052103E"/>
    <w:rsid w:val="00521232"/>
    <w:rsid w:val="00523588"/>
    <w:rsid w:val="00523F32"/>
    <w:rsid w:val="00524395"/>
    <w:rsid w:val="00524805"/>
    <w:rsid w:val="00524FD9"/>
    <w:rsid w:val="0052522E"/>
    <w:rsid w:val="0052543E"/>
    <w:rsid w:val="00525874"/>
    <w:rsid w:val="00527396"/>
    <w:rsid w:val="0053020A"/>
    <w:rsid w:val="0053087F"/>
    <w:rsid w:val="00531D8E"/>
    <w:rsid w:val="00531FB7"/>
    <w:rsid w:val="005320B1"/>
    <w:rsid w:val="0053214A"/>
    <w:rsid w:val="00533934"/>
    <w:rsid w:val="00534A79"/>
    <w:rsid w:val="00534AE3"/>
    <w:rsid w:val="00534B95"/>
    <w:rsid w:val="005353D0"/>
    <w:rsid w:val="005360C1"/>
    <w:rsid w:val="005362E0"/>
    <w:rsid w:val="0053732C"/>
    <w:rsid w:val="0053738D"/>
    <w:rsid w:val="005379F3"/>
    <w:rsid w:val="00537DB6"/>
    <w:rsid w:val="00537ED7"/>
    <w:rsid w:val="00540144"/>
    <w:rsid w:val="005408EB"/>
    <w:rsid w:val="00540DF8"/>
    <w:rsid w:val="0054104A"/>
    <w:rsid w:val="00541536"/>
    <w:rsid w:val="00541CF8"/>
    <w:rsid w:val="0054229B"/>
    <w:rsid w:val="0054244C"/>
    <w:rsid w:val="005424E6"/>
    <w:rsid w:val="005426CA"/>
    <w:rsid w:val="00542D28"/>
    <w:rsid w:val="00542FD3"/>
    <w:rsid w:val="00543118"/>
    <w:rsid w:val="005441B2"/>
    <w:rsid w:val="00544547"/>
    <w:rsid w:val="005448BA"/>
    <w:rsid w:val="00544BC5"/>
    <w:rsid w:val="00544F13"/>
    <w:rsid w:val="00547429"/>
    <w:rsid w:val="005475B2"/>
    <w:rsid w:val="0054796C"/>
    <w:rsid w:val="00547D02"/>
    <w:rsid w:val="00547D76"/>
    <w:rsid w:val="005501FD"/>
    <w:rsid w:val="00550CD7"/>
    <w:rsid w:val="00551001"/>
    <w:rsid w:val="00551E65"/>
    <w:rsid w:val="00552E4C"/>
    <w:rsid w:val="00553553"/>
    <w:rsid w:val="00554DCE"/>
    <w:rsid w:val="005556AE"/>
    <w:rsid w:val="00556609"/>
    <w:rsid w:val="005570D6"/>
    <w:rsid w:val="00557765"/>
    <w:rsid w:val="00560978"/>
    <w:rsid w:val="0056118B"/>
    <w:rsid w:val="005614C3"/>
    <w:rsid w:val="00562064"/>
    <w:rsid w:val="00562B79"/>
    <w:rsid w:val="00562EA2"/>
    <w:rsid w:val="0056412D"/>
    <w:rsid w:val="005646AE"/>
    <w:rsid w:val="00564928"/>
    <w:rsid w:val="00564962"/>
    <w:rsid w:val="00564F29"/>
    <w:rsid w:val="0056514C"/>
    <w:rsid w:val="0056523E"/>
    <w:rsid w:val="0056532E"/>
    <w:rsid w:val="00565BFD"/>
    <w:rsid w:val="00565CD9"/>
    <w:rsid w:val="00565E39"/>
    <w:rsid w:val="005663CE"/>
    <w:rsid w:val="0056707D"/>
    <w:rsid w:val="005674C5"/>
    <w:rsid w:val="005722E0"/>
    <w:rsid w:val="00573A2D"/>
    <w:rsid w:val="005754BA"/>
    <w:rsid w:val="005758FA"/>
    <w:rsid w:val="00575C0C"/>
    <w:rsid w:val="00576F6C"/>
    <w:rsid w:val="00577853"/>
    <w:rsid w:val="00577B62"/>
    <w:rsid w:val="005800A8"/>
    <w:rsid w:val="00581A7B"/>
    <w:rsid w:val="00581C6F"/>
    <w:rsid w:val="00582B45"/>
    <w:rsid w:val="0058372B"/>
    <w:rsid w:val="00583C37"/>
    <w:rsid w:val="00584988"/>
    <w:rsid w:val="0058516A"/>
    <w:rsid w:val="005865CE"/>
    <w:rsid w:val="00586808"/>
    <w:rsid w:val="00586885"/>
    <w:rsid w:val="00586D4B"/>
    <w:rsid w:val="0058719E"/>
    <w:rsid w:val="00590035"/>
    <w:rsid w:val="00590E1D"/>
    <w:rsid w:val="00590E80"/>
    <w:rsid w:val="00591038"/>
    <w:rsid w:val="00591732"/>
    <w:rsid w:val="005930C5"/>
    <w:rsid w:val="00593980"/>
    <w:rsid w:val="00593993"/>
    <w:rsid w:val="0059466B"/>
    <w:rsid w:val="00594A8F"/>
    <w:rsid w:val="00594AAF"/>
    <w:rsid w:val="00594BA7"/>
    <w:rsid w:val="00596B6D"/>
    <w:rsid w:val="00596BA3"/>
    <w:rsid w:val="00596E1E"/>
    <w:rsid w:val="005976DA"/>
    <w:rsid w:val="00597A74"/>
    <w:rsid w:val="00597C0C"/>
    <w:rsid w:val="005A0C44"/>
    <w:rsid w:val="005A0E57"/>
    <w:rsid w:val="005A2594"/>
    <w:rsid w:val="005A2823"/>
    <w:rsid w:val="005A2D9C"/>
    <w:rsid w:val="005A2E3D"/>
    <w:rsid w:val="005A2E8C"/>
    <w:rsid w:val="005A3095"/>
    <w:rsid w:val="005A3B67"/>
    <w:rsid w:val="005A48E2"/>
    <w:rsid w:val="005A4B24"/>
    <w:rsid w:val="005A4B29"/>
    <w:rsid w:val="005A4C1B"/>
    <w:rsid w:val="005A5B1D"/>
    <w:rsid w:val="005A6D99"/>
    <w:rsid w:val="005A7BEC"/>
    <w:rsid w:val="005A7DA1"/>
    <w:rsid w:val="005B0940"/>
    <w:rsid w:val="005B17C4"/>
    <w:rsid w:val="005B18A5"/>
    <w:rsid w:val="005B2C19"/>
    <w:rsid w:val="005B3578"/>
    <w:rsid w:val="005B373A"/>
    <w:rsid w:val="005B3754"/>
    <w:rsid w:val="005B43A7"/>
    <w:rsid w:val="005B559A"/>
    <w:rsid w:val="005B6CF3"/>
    <w:rsid w:val="005B6D8E"/>
    <w:rsid w:val="005B746C"/>
    <w:rsid w:val="005B758B"/>
    <w:rsid w:val="005C049A"/>
    <w:rsid w:val="005C1909"/>
    <w:rsid w:val="005C1DD6"/>
    <w:rsid w:val="005C21B8"/>
    <w:rsid w:val="005C24E3"/>
    <w:rsid w:val="005C3685"/>
    <w:rsid w:val="005C50C9"/>
    <w:rsid w:val="005C5105"/>
    <w:rsid w:val="005C513E"/>
    <w:rsid w:val="005C5170"/>
    <w:rsid w:val="005C5CAE"/>
    <w:rsid w:val="005C6FF7"/>
    <w:rsid w:val="005C77E3"/>
    <w:rsid w:val="005D0E99"/>
    <w:rsid w:val="005D0E9C"/>
    <w:rsid w:val="005D121D"/>
    <w:rsid w:val="005D1F0B"/>
    <w:rsid w:val="005D2640"/>
    <w:rsid w:val="005D2F81"/>
    <w:rsid w:val="005D3660"/>
    <w:rsid w:val="005D36C2"/>
    <w:rsid w:val="005D38F2"/>
    <w:rsid w:val="005D3967"/>
    <w:rsid w:val="005D3EE7"/>
    <w:rsid w:val="005D40C5"/>
    <w:rsid w:val="005D40FF"/>
    <w:rsid w:val="005D415A"/>
    <w:rsid w:val="005D4254"/>
    <w:rsid w:val="005D491D"/>
    <w:rsid w:val="005D5282"/>
    <w:rsid w:val="005D5445"/>
    <w:rsid w:val="005D6023"/>
    <w:rsid w:val="005D69D1"/>
    <w:rsid w:val="005D6C1F"/>
    <w:rsid w:val="005D6CC5"/>
    <w:rsid w:val="005D6D98"/>
    <w:rsid w:val="005D7120"/>
    <w:rsid w:val="005D759A"/>
    <w:rsid w:val="005D7871"/>
    <w:rsid w:val="005E021F"/>
    <w:rsid w:val="005E06E6"/>
    <w:rsid w:val="005E08AE"/>
    <w:rsid w:val="005E0D59"/>
    <w:rsid w:val="005E1A87"/>
    <w:rsid w:val="005E1E62"/>
    <w:rsid w:val="005E273D"/>
    <w:rsid w:val="005E2BA4"/>
    <w:rsid w:val="005E2D9A"/>
    <w:rsid w:val="005E306A"/>
    <w:rsid w:val="005E3883"/>
    <w:rsid w:val="005E421E"/>
    <w:rsid w:val="005E4E50"/>
    <w:rsid w:val="005E4EF3"/>
    <w:rsid w:val="005E6C5C"/>
    <w:rsid w:val="005F03B6"/>
    <w:rsid w:val="005F07D6"/>
    <w:rsid w:val="005F0A5F"/>
    <w:rsid w:val="005F1237"/>
    <w:rsid w:val="005F2D83"/>
    <w:rsid w:val="005F2F8B"/>
    <w:rsid w:val="005F3722"/>
    <w:rsid w:val="005F3BE0"/>
    <w:rsid w:val="005F4EA1"/>
    <w:rsid w:val="005F5420"/>
    <w:rsid w:val="005F55B1"/>
    <w:rsid w:val="005F5A40"/>
    <w:rsid w:val="005F6190"/>
    <w:rsid w:val="005F74D2"/>
    <w:rsid w:val="005F75DD"/>
    <w:rsid w:val="005F764B"/>
    <w:rsid w:val="005F78E1"/>
    <w:rsid w:val="00600853"/>
    <w:rsid w:val="00600908"/>
    <w:rsid w:val="00600BCB"/>
    <w:rsid w:val="00600C35"/>
    <w:rsid w:val="00600E70"/>
    <w:rsid w:val="00601016"/>
    <w:rsid w:val="0060169B"/>
    <w:rsid w:val="00603083"/>
    <w:rsid w:val="0060441C"/>
    <w:rsid w:val="0060471D"/>
    <w:rsid w:val="00604FAF"/>
    <w:rsid w:val="00605AAD"/>
    <w:rsid w:val="00605E91"/>
    <w:rsid w:val="00605EE1"/>
    <w:rsid w:val="00606A69"/>
    <w:rsid w:val="0060740D"/>
    <w:rsid w:val="0060759C"/>
    <w:rsid w:val="0060774A"/>
    <w:rsid w:val="00607824"/>
    <w:rsid w:val="00610481"/>
    <w:rsid w:val="00611661"/>
    <w:rsid w:val="0061184F"/>
    <w:rsid w:val="006118AC"/>
    <w:rsid w:val="006118D9"/>
    <w:rsid w:val="00612340"/>
    <w:rsid w:val="00612601"/>
    <w:rsid w:val="00613C8F"/>
    <w:rsid w:val="00614B67"/>
    <w:rsid w:val="00614FC3"/>
    <w:rsid w:val="00614FC7"/>
    <w:rsid w:val="00615172"/>
    <w:rsid w:val="00616837"/>
    <w:rsid w:val="00616A7C"/>
    <w:rsid w:val="0061749B"/>
    <w:rsid w:val="00617600"/>
    <w:rsid w:val="0061798E"/>
    <w:rsid w:val="00620793"/>
    <w:rsid w:val="0062123D"/>
    <w:rsid w:val="00622490"/>
    <w:rsid w:val="00622D2B"/>
    <w:rsid w:val="0062332B"/>
    <w:rsid w:val="00623C87"/>
    <w:rsid w:val="00623E72"/>
    <w:rsid w:val="00624015"/>
    <w:rsid w:val="00624016"/>
    <w:rsid w:val="00624386"/>
    <w:rsid w:val="006256FA"/>
    <w:rsid w:val="006258E6"/>
    <w:rsid w:val="00626F80"/>
    <w:rsid w:val="006274F7"/>
    <w:rsid w:val="00630063"/>
    <w:rsid w:val="006313AA"/>
    <w:rsid w:val="00631AC3"/>
    <w:rsid w:val="00631D34"/>
    <w:rsid w:val="00632DB7"/>
    <w:rsid w:val="00633633"/>
    <w:rsid w:val="00633A91"/>
    <w:rsid w:val="006348D5"/>
    <w:rsid w:val="00634B2C"/>
    <w:rsid w:val="00634B77"/>
    <w:rsid w:val="00634F3F"/>
    <w:rsid w:val="00635248"/>
    <w:rsid w:val="00635CBB"/>
    <w:rsid w:val="0063679D"/>
    <w:rsid w:val="00637FF6"/>
    <w:rsid w:val="006400CE"/>
    <w:rsid w:val="006401FB"/>
    <w:rsid w:val="00641045"/>
    <w:rsid w:val="00641188"/>
    <w:rsid w:val="0064125D"/>
    <w:rsid w:val="00641728"/>
    <w:rsid w:val="00641A17"/>
    <w:rsid w:val="00641B02"/>
    <w:rsid w:val="00641D94"/>
    <w:rsid w:val="00641FFE"/>
    <w:rsid w:val="00642987"/>
    <w:rsid w:val="00642DD9"/>
    <w:rsid w:val="006435AA"/>
    <w:rsid w:val="00643CA8"/>
    <w:rsid w:val="00644390"/>
    <w:rsid w:val="006452E4"/>
    <w:rsid w:val="00646FA6"/>
    <w:rsid w:val="00650613"/>
    <w:rsid w:val="006506B9"/>
    <w:rsid w:val="00651111"/>
    <w:rsid w:val="006519BD"/>
    <w:rsid w:val="00652213"/>
    <w:rsid w:val="00653BD0"/>
    <w:rsid w:val="00653F87"/>
    <w:rsid w:val="00654504"/>
    <w:rsid w:val="00654D1E"/>
    <w:rsid w:val="00654F33"/>
    <w:rsid w:val="00655A5B"/>
    <w:rsid w:val="00656B6A"/>
    <w:rsid w:val="00656F7B"/>
    <w:rsid w:val="00660B18"/>
    <w:rsid w:val="00661D7F"/>
    <w:rsid w:val="00662493"/>
    <w:rsid w:val="00662749"/>
    <w:rsid w:val="006628B1"/>
    <w:rsid w:val="00662E57"/>
    <w:rsid w:val="006639AD"/>
    <w:rsid w:val="00664D68"/>
    <w:rsid w:val="0066557F"/>
    <w:rsid w:val="00665F71"/>
    <w:rsid w:val="00666084"/>
    <w:rsid w:val="00667774"/>
    <w:rsid w:val="0067060C"/>
    <w:rsid w:val="00670850"/>
    <w:rsid w:val="006708BC"/>
    <w:rsid w:val="0067160F"/>
    <w:rsid w:val="00671EF5"/>
    <w:rsid w:val="00672E37"/>
    <w:rsid w:val="00673738"/>
    <w:rsid w:val="00674295"/>
    <w:rsid w:val="0067547D"/>
    <w:rsid w:val="006774D3"/>
    <w:rsid w:val="00677A81"/>
    <w:rsid w:val="006801B8"/>
    <w:rsid w:val="006822B1"/>
    <w:rsid w:val="006830B5"/>
    <w:rsid w:val="006838DA"/>
    <w:rsid w:val="00684118"/>
    <w:rsid w:val="0068414F"/>
    <w:rsid w:val="006843DF"/>
    <w:rsid w:val="00684C75"/>
    <w:rsid w:val="00685713"/>
    <w:rsid w:val="006858F3"/>
    <w:rsid w:val="00685CDC"/>
    <w:rsid w:val="00686B83"/>
    <w:rsid w:val="00686D7F"/>
    <w:rsid w:val="00687552"/>
    <w:rsid w:val="00687F70"/>
    <w:rsid w:val="00687F86"/>
    <w:rsid w:val="006902CA"/>
    <w:rsid w:val="00691CF0"/>
    <w:rsid w:val="0069241A"/>
    <w:rsid w:val="0069312B"/>
    <w:rsid w:val="006932FB"/>
    <w:rsid w:val="006934A1"/>
    <w:rsid w:val="00693A19"/>
    <w:rsid w:val="00693EA7"/>
    <w:rsid w:val="00694376"/>
    <w:rsid w:val="00694718"/>
    <w:rsid w:val="006958D8"/>
    <w:rsid w:val="00695A5C"/>
    <w:rsid w:val="0069651E"/>
    <w:rsid w:val="00696CD6"/>
    <w:rsid w:val="00696D43"/>
    <w:rsid w:val="00697017"/>
    <w:rsid w:val="006974C7"/>
    <w:rsid w:val="0069759A"/>
    <w:rsid w:val="0069767B"/>
    <w:rsid w:val="006A0DC5"/>
    <w:rsid w:val="006A15AD"/>
    <w:rsid w:val="006A22AD"/>
    <w:rsid w:val="006A23EF"/>
    <w:rsid w:val="006A29AE"/>
    <w:rsid w:val="006A35E2"/>
    <w:rsid w:val="006A3B8F"/>
    <w:rsid w:val="006A3F40"/>
    <w:rsid w:val="006A4AA9"/>
    <w:rsid w:val="006A4E2D"/>
    <w:rsid w:val="006A53F6"/>
    <w:rsid w:val="006A5CC2"/>
    <w:rsid w:val="006A5D16"/>
    <w:rsid w:val="006A5D34"/>
    <w:rsid w:val="006A5EAE"/>
    <w:rsid w:val="006A5EFE"/>
    <w:rsid w:val="006A7987"/>
    <w:rsid w:val="006B04AD"/>
    <w:rsid w:val="006B24B4"/>
    <w:rsid w:val="006B271A"/>
    <w:rsid w:val="006B2E29"/>
    <w:rsid w:val="006B42E5"/>
    <w:rsid w:val="006B4436"/>
    <w:rsid w:val="006B5ACD"/>
    <w:rsid w:val="006B695E"/>
    <w:rsid w:val="006B6B96"/>
    <w:rsid w:val="006B7180"/>
    <w:rsid w:val="006C007B"/>
    <w:rsid w:val="006C02ED"/>
    <w:rsid w:val="006C1579"/>
    <w:rsid w:val="006C1A42"/>
    <w:rsid w:val="006C1B9D"/>
    <w:rsid w:val="006C216D"/>
    <w:rsid w:val="006C2528"/>
    <w:rsid w:val="006C257A"/>
    <w:rsid w:val="006C2DD3"/>
    <w:rsid w:val="006C2E06"/>
    <w:rsid w:val="006C30D1"/>
    <w:rsid w:val="006C3C3A"/>
    <w:rsid w:val="006C40E4"/>
    <w:rsid w:val="006C4229"/>
    <w:rsid w:val="006C46FF"/>
    <w:rsid w:val="006C58DC"/>
    <w:rsid w:val="006C5C3F"/>
    <w:rsid w:val="006C5F06"/>
    <w:rsid w:val="006C65B6"/>
    <w:rsid w:val="006C6AF3"/>
    <w:rsid w:val="006D00FA"/>
    <w:rsid w:val="006D08B7"/>
    <w:rsid w:val="006D094F"/>
    <w:rsid w:val="006D0FB3"/>
    <w:rsid w:val="006D1497"/>
    <w:rsid w:val="006D1BA2"/>
    <w:rsid w:val="006D2065"/>
    <w:rsid w:val="006D256B"/>
    <w:rsid w:val="006D2FFF"/>
    <w:rsid w:val="006D3479"/>
    <w:rsid w:val="006D3D13"/>
    <w:rsid w:val="006D484F"/>
    <w:rsid w:val="006D4EA3"/>
    <w:rsid w:val="006D641F"/>
    <w:rsid w:val="006D6D50"/>
    <w:rsid w:val="006E0B28"/>
    <w:rsid w:val="006E0EA7"/>
    <w:rsid w:val="006E1E60"/>
    <w:rsid w:val="006E24D5"/>
    <w:rsid w:val="006E26A7"/>
    <w:rsid w:val="006E300F"/>
    <w:rsid w:val="006E3440"/>
    <w:rsid w:val="006E4C77"/>
    <w:rsid w:val="006E6885"/>
    <w:rsid w:val="006E6A2C"/>
    <w:rsid w:val="006E7810"/>
    <w:rsid w:val="006E7992"/>
    <w:rsid w:val="006E7D30"/>
    <w:rsid w:val="006F1534"/>
    <w:rsid w:val="006F1F34"/>
    <w:rsid w:val="006F1FCD"/>
    <w:rsid w:val="006F3140"/>
    <w:rsid w:val="006F33A3"/>
    <w:rsid w:val="006F347B"/>
    <w:rsid w:val="006F394E"/>
    <w:rsid w:val="006F3E1F"/>
    <w:rsid w:val="006F41F7"/>
    <w:rsid w:val="006F45E8"/>
    <w:rsid w:val="006F476C"/>
    <w:rsid w:val="006F47A9"/>
    <w:rsid w:val="006F4CE4"/>
    <w:rsid w:val="006F5224"/>
    <w:rsid w:val="006F569B"/>
    <w:rsid w:val="006F5735"/>
    <w:rsid w:val="006F65BC"/>
    <w:rsid w:val="00702641"/>
    <w:rsid w:val="00703D60"/>
    <w:rsid w:val="007041ED"/>
    <w:rsid w:val="00705178"/>
    <w:rsid w:val="00705196"/>
    <w:rsid w:val="007054D7"/>
    <w:rsid w:val="0070599D"/>
    <w:rsid w:val="00705D9D"/>
    <w:rsid w:val="007067E5"/>
    <w:rsid w:val="00706C2C"/>
    <w:rsid w:val="007102CF"/>
    <w:rsid w:val="007103F4"/>
    <w:rsid w:val="00711AC6"/>
    <w:rsid w:val="00712410"/>
    <w:rsid w:val="00712AEF"/>
    <w:rsid w:val="0071335D"/>
    <w:rsid w:val="00713C60"/>
    <w:rsid w:val="00714375"/>
    <w:rsid w:val="00714E91"/>
    <w:rsid w:val="007152E3"/>
    <w:rsid w:val="00715DE0"/>
    <w:rsid w:val="00716518"/>
    <w:rsid w:val="007169D2"/>
    <w:rsid w:val="00716B70"/>
    <w:rsid w:val="007176CA"/>
    <w:rsid w:val="00721820"/>
    <w:rsid w:val="00721E84"/>
    <w:rsid w:val="007226A1"/>
    <w:rsid w:val="00722A6B"/>
    <w:rsid w:val="00723151"/>
    <w:rsid w:val="007241E9"/>
    <w:rsid w:val="007249CD"/>
    <w:rsid w:val="00724C8F"/>
    <w:rsid w:val="00724DE4"/>
    <w:rsid w:val="00726470"/>
    <w:rsid w:val="007264E4"/>
    <w:rsid w:val="00727152"/>
    <w:rsid w:val="00727373"/>
    <w:rsid w:val="0072755F"/>
    <w:rsid w:val="007276E8"/>
    <w:rsid w:val="00727F62"/>
    <w:rsid w:val="007303B6"/>
    <w:rsid w:val="00730462"/>
    <w:rsid w:val="007306AD"/>
    <w:rsid w:val="00730BC0"/>
    <w:rsid w:val="00730C35"/>
    <w:rsid w:val="00731A4B"/>
    <w:rsid w:val="00731F6A"/>
    <w:rsid w:val="0073306B"/>
    <w:rsid w:val="007339E1"/>
    <w:rsid w:val="007364DE"/>
    <w:rsid w:val="007369CE"/>
    <w:rsid w:val="00737448"/>
    <w:rsid w:val="00740248"/>
    <w:rsid w:val="0074060E"/>
    <w:rsid w:val="007410C5"/>
    <w:rsid w:val="007415AF"/>
    <w:rsid w:val="00741A3F"/>
    <w:rsid w:val="00741DD8"/>
    <w:rsid w:val="0074215B"/>
    <w:rsid w:val="00742BFC"/>
    <w:rsid w:val="0074455A"/>
    <w:rsid w:val="007457A5"/>
    <w:rsid w:val="0074599E"/>
    <w:rsid w:val="00745AE1"/>
    <w:rsid w:val="00746FA6"/>
    <w:rsid w:val="00747A28"/>
    <w:rsid w:val="00747B49"/>
    <w:rsid w:val="00747F26"/>
    <w:rsid w:val="00750490"/>
    <w:rsid w:val="00751AFD"/>
    <w:rsid w:val="00752DDE"/>
    <w:rsid w:val="0075361E"/>
    <w:rsid w:val="007539D3"/>
    <w:rsid w:val="00753CA3"/>
    <w:rsid w:val="007546E7"/>
    <w:rsid w:val="00755601"/>
    <w:rsid w:val="007570EF"/>
    <w:rsid w:val="007571A9"/>
    <w:rsid w:val="007609AF"/>
    <w:rsid w:val="00761682"/>
    <w:rsid w:val="00761B9F"/>
    <w:rsid w:val="0076327E"/>
    <w:rsid w:val="0076356E"/>
    <w:rsid w:val="00764558"/>
    <w:rsid w:val="007648BF"/>
    <w:rsid w:val="00764F49"/>
    <w:rsid w:val="00765098"/>
    <w:rsid w:val="007650C3"/>
    <w:rsid w:val="00767A82"/>
    <w:rsid w:val="007702E3"/>
    <w:rsid w:val="00770BDC"/>
    <w:rsid w:val="00770ECD"/>
    <w:rsid w:val="007712BB"/>
    <w:rsid w:val="00771329"/>
    <w:rsid w:val="00772FFA"/>
    <w:rsid w:val="00773375"/>
    <w:rsid w:val="00773795"/>
    <w:rsid w:val="0077386E"/>
    <w:rsid w:val="00773B89"/>
    <w:rsid w:val="00773BEF"/>
    <w:rsid w:val="0077407A"/>
    <w:rsid w:val="007740D4"/>
    <w:rsid w:val="007741E8"/>
    <w:rsid w:val="00774D07"/>
    <w:rsid w:val="00775AD7"/>
    <w:rsid w:val="0077745D"/>
    <w:rsid w:val="007777C7"/>
    <w:rsid w:val="007800D8"/>
    <w:rsid w:val="007808E6"/>
    <w:rsid w:val="007808F6"/>
    <w:rsid w:val="00780BC9"/>
    <w:rsid w:val="0078118E"/>
    <w:rsid w:val="00781771"/>
    <w:rsid w:val="00782B68"/>
    <w:rsid w:val="00783A2B"/>
    <w:rsid w:val="00783B73"/>
    <w:rsid w:val="00785265"/>
    <w:rsid w:val="0078567D"/>
    <w:rsid w:val="007862C1"/>
    <w:rsid w:val="00786341"/>
    <w:rsid w:val="007867E3"/>
    <w:rsid w:val="0078705D"/>
    <w:rsid w:val="00787FAE"/>
    <w:rsid w:val="00790544"/>
    <w:rsid w:val="007911F6"/>
    <w:rsid w:val="0079123E"/>
    <w:rsid w:val="007922FF"/>
    <w:rsid w:val="0079248F"/>
    <w:rsid w:val="00792856"/>
    <w:rsid w:val="007928C4"/>
    <w:rsid w:val="00792A39"/>
    <w:rsid w:val="00793485"/>
    <w:rsid w:val="00793A3E"/>
    <w:rsid w:val="007947E4"/>
    <w:rsid w:val="00795C60"/>
    <w:rsid w:val="00796E8C"/>
    <w:rsid w:val="00796FE0"/>
    <w:rsid w:val="007977D8"/>
    <w:rsid w:val="007A09EE"/>
    <w:rsid w:val="007A1BFC"/>
    <w:rsid w:val="007A222F"/>
    <w:rsid w:val="007A311F"/>
    <w:rsid w:val="007A4000"/>
    <w:rsid w:val="007A486D"/>
    <w:rsid w:val="007A4874"/>
    <w:rsid w:val="007A489A"/>
    <w:rsid w:val="007A4916"/>
    <w:rsid w:val="007A4969"/>
    <w:rsid w:val="007A52B6"/>
    <w:rsid w:val="007A5447"/>
    <w:rsid w:val="007A5DC8"/>
    <w:rsid w:val="007A5F3F"/>
    <w:rsid w:val="007A63AF"/>
    <w:rsid w:val="007A6CBE"/>
    <w:rsid w:val="007A6DC7"/>
    <w:rsid w:val="007A7978"/>
    <w:rsid w:val="007A7BBB"/>
    <w:rsid w:val="007A7CF4"/>
    <w:rsid w:val="007A7D5F"/>
    <w:rsid w:val="007B0459"/>
    <w:rsid w:val="007B1413"/>
    <w:rsid w:val="007B262D"/>
    <w:rsid w:val="007B2AC6"/>
    <w:rsid w:val="007B3058"/>
    <w:rsid w:val="007B30B9"/>
    <w:rsid w:val="007B33AB"/>
    <w:rsid w:val="007B45F3"/>
    <w:rsid w:val="007B5C39"/>
    <w:rsid w:val="007B6167"/>
    <w:rsid w:val="007B61A0"/>
    <w:rsid w:val="007B6CFB"/>
    <w:rsid w:val="007B6E06"/>
    <w:rsid w:val="007B7009"/>
    <w:rsid w:val="007B7254"/>
    <w:rsid w:val="007B78B5"/>
    <w:rsid w:val="007C021C"/>
    <w:rsid w:val="007C02E1"/>
    <w:rsid w:val="007C06FF"/>
    <w:rsid w:val="007C0824"/>
    <w:rsid w:val="007C0CE2"/>
    <w:rsid w:val="007C1D54"/>
    <w:rsid w:val="007C2003"/>
    <w:rsid w:val="007C2145"/>
    <w:rsid w:val="007C264D"/>
    <w:rsid w:val="007C348D"/>
    <w:rsid w:val="007C35F8"/>
    <w:rsid w:val="007C364E"/>
    <w:rsid w:val="007C3F3B"/>
    <w:rsid w:val="007C4DA4"/>
    <w:rsid w:val="007C55A8"/>
    <w:rsid w:val="007C5A59"/>
    <w:rsid w:val="007C773C"/>
    <w:rsid w:val="007C7767"/>
    <w:rsid w:val="007D1753"/>
    <w:rsid w:val="007D1801"/>
    <w:rsid w:val="007D22FB"/>
    <w:rsid w:val="007D2BB1"/>
    <w:rsid w:val="007D3118"/>
    <w:rsid w:val="007D3900"/>
    <w:rsid w:val="007D3982"/>
    <w:rsid w:val="007D4028"/>
    <w:rsid w:val="007D47CB"/>
    <w:rsid w:val="007D4D4D"/>
    <w:rsid w:val="007D4D98"/>
    <w:rsid w:val="007D52B0"/>
    <w:rsid w:val="007D56D7"/>
    <w:rsid w:val="007D591F"/>
    <w:rsid w:val="007D5FA9"/>
    <w:rsid w:val="007D6A05"/>
    <w:rsid w:val="007D6A11"/>
    <w:rsid w:val="007D6D0D"/>
    <w:rsid w:val="007D6DA9"/>
    <w:rsid w:val="007D7DE4"/>
    <w:rsid w:val="007E0299"/>
    <w:rsid w:val="007E04D8"/>
    <w:rsid w:val="007E072C"/>
    <w:rsid w:val="007E2AEF"/>
    <w:rsid w:val="007E2EAE"/>
    <w:rsid w:val="007E3E84"/>
    <w:rsid w:val="007E3E98"/>
    <w:rsid w:val="007E43B1"/>
    <w:rsid w:val="007E475F"/>
    <w:rsid w:val="007E4BD4"/>
    <w:rsid w:val="007E5734"/>
    <w:rsid w:val="007E5737"/>
    <w:rsid w:val="007E60AE"/>
    <w:rsid w:val="007E70E4"/>
    <w:rsid w:val="007E748A"/>
    <w:rsid w:val="007E7BB3"/>
    <w:rsid w:val="007E7E55"/>
    <w:rsid w:val="007F0AFE"/>
    <w:rsid w:val="007F14B5"/>
    <w:rsid w:val="007F1B5B"/>
    <w:rsid w:val="007F3335"/>
    <w:rsid w:val="007F4AD2"/>
    <w:rsid w:val="007F512E"/>
    <w:rsid w:val="007F5E92"/>
    <w:rsid w:val="007F739A"/>
    <w:rsid w:val="007F7798"/>
    <w:rsid w:val="007F7CD4"/>
    <w:rsid w:val="008007D0"/>
    <w:rsid w:val="00800987"/>
    <w:rsid w:val="00800EE2"/>
    <w:rsid w:val="00802266"/>
    <w:rsid w:val="00802640"/>
    <w:rsid w:val="00803689"/>
    <w:rsid w:val="00804814"/>
    <w:rsid w:val="008052BF"/>
    <w:rsid w:val="0080561B"/>
    <w:rsid w:val="00806224"/>
    <w:rsid w:val="0080645D"/>
    <w:rsid w:val="008100B6"/>
    <w:rsid w:val="008102A6"/>
    <w:rsid w:val="008126B6"/>
    <w:rsid w:val="00812770"/>
    <w:rsid w:val="0081314C"/>
    <w:rsid w:val="008131FD"/>
    <w:rsid w:val="0081343E"/>
    <w:rsid w:val="00813D29"/>
    <w:rsid w:val="00813D6E"/>
    <w:rsid w:val="00814860"/>
    <w:rsid w:val="008150DA"/>
    <w:rsid w:val="008151ED"/>
    <w:rsid w:val="008151F5"/>
    <w:rsid w:val="008154B6"/>
    <w:rsid w:val="00815EE8"/>
    <w:rsid w:val="00817104"/>
    <w:rsid w:val="008178BF"/>
    <w:rsid w:val="00817B4D"/>
    <w:rsid w:val="00820A87"/>
    <w:rsid w:val="00820AA6"/>
    <w:rsid w:val="00820BEF"/>
    <w:rsid w:val="00821846"/>
    <w:rsid w:val="00822CDC"/>
    <w:rsid w:val="00822E79"/>
    <w:rsid w:val="00823188"/>
    <w:rsid w:val="00823199"/>
    <w:rsid w:val="008232B0"/>
    <w:rsid w:val="008236DE"/>
    <w:rsid w:val="00823A07"/>
    <w:rsid w:val="00823AD3"/>
    <w:rsid w:val="00824581"/>
    <w:rsid w:val="0082493D"/>
    <w:rsid w:val="00825390"/>
    <w:rsid w:val="00825C4B"/>
    <w:rsid w:val="0082636C"/>
    <w:rsid w:val="008263CD"/>
    <w:rsid w:val="008264BD"/>
    <w:rsid w:val="008276B6"/>
    <w:rsid w:val="008276BF"/>
    <w:rsid w:val="00827EFE"/>
    <w:rsid w:val="0083030A"/>
    <w:rsid w:val="008305EB"/>
    <w:rsid w:val="00831916"/>
    <w:rsid w:val="00832CF1"/>
    <w:rsid w:val="008350F2"/>
    <w:rsid w:val="00835651"/>
    <w:rsid w:val="008359C3"/>
    <w:rsid w:val="00835A3B"/>
    <w:rsid w:val="00837132"/>
    <w:rsid w:val="00837C63"/>
    <w:rsid w:val="008404B2"/>
    <w:rsid w:val="008408A8"/>
    <w:rsid w:val="00840959"/>
    <w:rsid w:val="00840EA1"/>
    <w:rsid w:val="00841461"/>
    <w:rsid w:val="00842632"/>
    <w:rsid w:val="00842D2E"/>
    <w:rsid w:val="00842EF9"/>
    <w:rsid w:val="00843252"/>
    <w:rsid w:val="00845576"/>
    <w:rsid w:val="008460D1"/>
    <w:rsid w:val="008465A6"/>
    <w:rsid w:val="0084674B"/>
    <w:rsid w:val="008472C5"/>
    <w:rsid w:val="008479F8"/>
    <w:rsid w:val="00847BCF"/>
    <w:rsid w:val="0085079E"/>
    <w:rsid w:val="00850A05"/>
    <w:rsid w:val="00851269"/>
    <w:rsid w:val="0085127B"/>
    <w:rsid w:val="008517F0"/>
    <w:rsid w:val="008518A2"/>
    <w:rsid w:val="00851AE5"/>
    <w:rsid w:val="008527CC"/>
    <w:rsid w:val="00852B22"/>
    <w:rsid w:val="00852DFE"/>
    <w:rsid w:val="00852FDE"/>
    <w:rsid w:val="00853128"/>
    <w:rsid w:val="00853372"/>
    <w:rsid w:val="00854093"/>
    <w:rsid w:val="0085456F"/>
    <w:rsid w:val="008550C7"/>
    <w:rsid w:val="00855394"/>
    <w:rsid w:val="008554F0"/>
    <w:rsid w:val="008559ED"/>
    <w:rsid w:val="00855DB0"/>
    <w:rsid w:val="00857381"/>
    <w:rsid w:val="0085766F"/>
    <w:rsid w:val="008576AA"/>
    <w:rsid w:val="00857FA4"/>
    <w:rsid w:val="00860C92"/>
    <w:rsid w:val="00860DC3"/>
    <w:rsid w:val="00861A3B"/>
    <w:rsid w:val="008627F7"/>
    <w:rsid w:val="0086340F"/>
    <w:rsid w:val="00863549"/>
    <w:rsid w:val="0086368B"/>
    <w:rsid w:val="00863ED8"/>
    <w:rsid w:val="00863F44"/>
    <w:rsid w:val="00863FA1"/>
    <w:rsid w:val="00865243"/>
    <w:rsid w:val="00866FCE"/>
    <w:rsid w:val="008674EF"/>
    <w:rsid w:val="008709E1"/>
    <w:rsid w:val="00870E8B"/>
    <w:rsid w:val="008710A2"/>
    <w:rsid w:val="008711B9"/>
    <w:rsid w:val="00871AAA"/>
    <w:rsid w:val="00871CF0"/>
    <w:rsid w:val="00872401"/>
    <w:rsid w:val="008724AF"/>
    <w:rsid w:val="00872FAE"/>
    <w:rsid w:val="0087342C"/>
    <w:rsid w:val="00873809"/>
    <w:rsid w:val="00873A9F"/>
    <w:rsid w:val="00873F4B"/>
    <w:rsid w:val="00874054"/>
    <w:rsid w:val="008748EB"/>
    <w:rsid w:val="00874D3B"/>
    <w:rsid w:val="00875F7F"/>
    <w:rsid w:val="00876286"/>
    <w:rsid w:val="008762BA"/>
    <w:rsid w:val="0087642C"/>
    <w:rsid w:val="00876434"/>
    <w:rsid w:val="0087707B"/>
    <w:rsid w:val="00877172"/>
    <w:rsid w:val="008808F3"/>
    <w:rsid w:val="00880BF7"/>
    <w:rsid w:val="008816DF"/>
    <w:rsid w:val="00881D32"/>
    <w:rsid w:val="00881DC0"/>
    <w:rsid w:val="0088243C"/>
    <w:rsid w:val="008846FA"/>
    <w:rsid w:val="00885DE7"/>
    <w:rsid w:val="00886828"/>
    <w:rsid w:val="008909B2"/>
    <w:rsid w:val="00891775"/>
    <w:rsid w:val="00892030"/>
    <w:rsid w:val="00893046"/>
    <w:rsid w:val="00893EB6"/>
    <w:rsid w:val="008960C4"/>
    <w:rsid w:val="008967F6"/>
    <w:rsid w:val="008969AB"/>
    <w:rsid w:val="008974D5"/>
    <w:rsid w:val="008A0397"/>
    <w:rsid w:val="008A1643"/>
    <w:rsid w:val="008A1D74"/>
    <w:rsid w:val="008A270F"/>
    <w:rsid w:val="008A2AE2"/>
    <w:rsid w:val="008A2C3F"/>
    <w:rsid w:val="008A3088"/>
    <w:rsid w:val="008A4C9D"/>
    <w:rsid w:val="008A61F3"/>
    <w:rsid w:val="008B01B7"/>
    <w:rsid w:val="008B06AC"/>
    <w:rsid w:val="008B08FE"/>
    <w:rsid w:val="008B0FB7"/>
    <w:rsid w:val="008B146F"/>
    <w:rsid w:val="008B189C"/>
    <w:rsid w:val="008B18F7"/>
    <w:rsid w:val="008B32CF"/>
    <w:rsid w:val="008B338E"/>
    <w:rsid w:val="008B5175"/>
    <w:rsid w:val="008B528B"/>
    <w:rsid w:val="008B58E1"/>
    <w:rsid w:val="008B5954"/>
    <w:rsid w:val="008B6702"/>
    <w:rsid w:val="008B6A6B"/>
    <w:rsid w:val="008B7143"/>
    <w:rsid w:val="008B7903"/>
    <w:rsid w:val="008C013E"/>
    <w:rsid w:val="008C0872"/>
    <w:rsid w:val="008C1040"/>
    <w:rsid w:val="008C15F1"/>
    <w:rsid w:val="008C16E8"/>
    <w:rsid w:val="008C177F"/>
    <w:rsid w:val="008C2007"/>
    <w:rsid w:val="008C3EE7"/>
    <w:rsid w:val="008C475C"/>
    <w:rsid w:val="008C5557"/>
    <w:rsid w:val="008C5B64"/>
    <w:rsid w:val="008C6982"/>
    <w:rsid w:val="008C7E2A"/>
    <w:rsid w:val="008D07B3"/>
    <w:rsid w:val="008D0D42"/>
    <w:rsid w:val="008D2F41"/>
    <w:rsid w:val="008D2FFF"/>
    <w:rsid w:val="008D325F"/>
    <w:rsid w:val="008D3D90"/>
    <w:rsid w:val="008D3DCB"/>
    <w:rsid w:val="008D5D46"/>
    <w:rsid w:val="008D7ABE"/>
    <w:rsid w:val="008D7B52"/>
    <w:rsid w:val="008D7EC4"/>
    <w:rsid w:val="008E0449"/>
    <w:rsid w:val="008E126E"/>
    <w:rsid w:val="008E17A5"/>
    <w:rsid w:val="008E1E15"/>
    <w:rsid w:val="008E2053"/>
    <w:rsid w:val="008E3545"/>
    <w:rsid w:val="008E39E6"/>
    <w:rsid w:val="008E404E"/>
    <w:rsid w:val="008E4A21"/>
    <w:rsid w:val="008E5427"/>
    <w:rsid w:val="008E569E"/>
    <w:rsid w:val="008E573D"/>
    <w:rsid w:val="008E590E"/>
    <w:rsid w:val="008E6284"/>
    <w:rsid w:val="008E683A"/>
    <w:rsid w:val="008E6AC0"/>
    <w:rsid w:val="008E706F"/>
    <w:rsid w:val="008E776F"/>
    <w:rsid w:val="008E79C8"/>
    <w:rsid w:val="008E7FF9"/>
    <w:rsid w:val="008F0904"/>
    <w:rsid w:val="008F0928"/>
    <w:rsid w:val="008F169E"/>
    <w:rsid w:val="008F16D9"/>
    <w:rsid w:val="008F1763"/>
    <w:rsid w:val="008F1F92"/>
    <w:rsid w:val="008F29FB"/>
    <w:rsid w:val="008F2DF8"/>
    <w:rsid w:val="008F2F34"/>
    <w:rsid w:val="008F337A"/>
    <w:rsid w:val="008F3E21"/>
    <w:rsid w:val="008F503F"/>
    <w:rsid w:val="008F5B8D"/>
    <w:rsid w:val="008F6138"/>
    <w:rsid w:val="008F6553"/>
    <w:rsid w:val="008F76D2"/>
    <w:rsid w:val="00900611"/>
    <w:rsid w:val="00900E92"/>
    <w:rsid w:val="00901097"/>
    <w:rsid w:val="009011C8"/>
    <w:rsid w:val="0090168A"/>
    <w:rsid w:val="00902AD3"/>
    <w:rsid w:val="00904E1F"/>
    <w:rsid w:val="009051C0"/>
    <w:rsid w:val="009055C1"/>
    <w:rsid w:val="00906AF5"/>
    <w:rsid w:val="00907637"/>
    <w:rsid w:val="00907915"/>
    <w:rsid w:val="00911009"/>
    <w:rsid w:val="009112A5"/>
    <w:rsid w:val="009117FA"/>
    <w:rsid w:val="00911D92"/>
    <w:rsid w:val="009129D3"/>
    <w:rsid w:val="0091337E"/>
    <w:rsid w:val="00913887"/>
    <w:rsid w:val="00913BEA"/>
    <w:rsid w:val="0091526E"/>
    <w:rsid w:val="009152B2"/>
    <w:rsid w:val="009153A9"/>
    <w:rsid w:val="0091598A"/>
    <w:rsid w:val="00916026"/>
    <w:rsid w:val="00916680"/>
    <w:rsid w:val="00916BD0"/>
    <w:rsid w:val="00917166"/>
    <w:rsid w:val="00917440"/>
    <w:rsid w:val="00917C99"/>
    <w:rsid w:val="00920016"/>
    <w:rsid w:val="00920BC1"/>
    <w:rsid w:val="00921221"/>
    <w:rsid w:val="00921279"/>
    <w:rsid w:val="009225E9"/>
    <w:rsid w:val="0092261E"/>
    <w:rsid w:val="009226CD"/>
    <w:rsid w:val="00922A5A"/>
    <w:rsid w:val="00923120"/>
    <w:rsid w:val="009232D1"/>
    <w:rsid w:val="00923941"/>
    <w:rsid w:val="00923A53"/>
    <w:rsid w:val="00924BA1"/>
    <w:rsid w:val="00924DAB"/>
    <w:rsid w:val="00924FFB"/>
    <w:rsid w:val="00925022"/>
    <w:rsid w:val="00925F8C"/>
    <w:rsid w:val="00927FE2"/>
    <w:rsid w:val="009307BC"/>
    <w:rsid w:val="009307BF"/>
    <w:rsid w:val="009309B6"/>
    <w:rsid w:val="00930A74"/>
    <w:rsid w:val="00930E26"/>
    <w:rsid w:val="00930FFB"/>
    <w:rsid w:val="00932953"/>
    <w:rsid w:val="00933B2E"/>
    <w:rsid w:val="00933BEF"/>
    <w:rsid w:val="00934883"/>
    <w:rsid w:val="0093489B"/>
    <w:rsid w:val="00935167"/>
    <w:rsid w:val="009355B0"/>
    <w:rsid w:val="009357E2"/>
    <w:rsid w:val="00936D55"/>
    <w:rsid w:val="00940172"/>
    <w:rsid w:val="00940273"/>
    <w:rsid w:val="00940280"/>
    <w:rsid w:val="00940411"/>
    <w:rsid w:val="0094041A"/>
    <w:rsid w:val="00940AB4"/>
    <w:rsid w:val="0094130C"/>
    <w:rsid w:val="00942070"/>
    <w:rsid w:val="009424BC"/>
    <w:rsid w:val="009428FB"/>
    <w:rsid w:val="00943DBF"/>
    <w:rsid w:val="00943ECC"/>
    <w:rsid w:val="009447BE"/>
    <w:rsid w:val="009447DF"/>
    <w:rsid w:val="00944A19"/>
    <w:rsid w:val="009457AD"/>
    <w:rsid w:val="00946251"/>
    <w:rsid w:val="00946F08"/>
    <w:rsid w:val="00947118"/>
    <w:rsid w:val="00947AC0"/>
    <w:rsid w:val="00947D90"/>
    <w:rsid w:val="009500D3"/>
    <w:rsid w:val="009503E6"/>
    <w:rsid w:val="00950D93"/>
    <w:rsid w:val="00952F53"/>
    <w:rsid w:val="00953E70"/>
    <w:rsid w:val="00953EAD"/>
    <w:rsid w:val="009545AA"/>
    <w:rsid w:val="009547F9"/>
    <w:rsid w:val="00954CFC"/>
    <w:rsid w:val="00955061"/>
    <w:rsid w:val="009560B1"/>
    <w:rsid w:val="009563FB"/>
    <w:rsid w:val="009568C4"/>
    <w:rsid w:val="00956D44"/>
    <w:rsid w:val="00957181"/>
    <w:rsid w:val="00961583"/>
    <w:rsid w:val="00961754"/>
    <w:rsid w:val="009618EE"/>
    <w:rsid w:val="009619AF"/>
    <w:rsid w:val="00961BAC"/>
    <w:rsid w:val="00963040"/>
    <w:rsid w:val="00963310"/>
    <w:rsid w:val="009636E2"/>
    <w:rsid w:val="00963DBF"/>
    <w:rsid w:val="00964A76"/>
    <w:rsid w:val="00965515"/>
    <w:rsid w:val="009659C0"/>
    <w:rsid w:val="00965A7C"/>
    <w:rsid w:val="00965C78"/>
    <w:rsid w:val="0096606F"/>
    <w:rsid w:val="0096635E"/>
    <w:rsid w:val="00966624"/>
    <w:rsid w:val="009679F1"/>
    <w:rsid w:val="00967A48"/>
    <w:rsid w:val="00970BBD"/>
    <w:rsid w:val="00970C7B"/>
    <w:rsid w:val="00971496"/>
    <w:rsid w:val="00971A78"/>
    <w:rsid w:val="00971D4D"/>
    <w:rsid w:val="00971EBE"/>
    <w:rsid w:val="00972BE5"/>
    <w:rsid w:val="00973926"/>
    <w:rsid w:val="0097398D"/>
    <w:rsid w:val="00973D7E"/>
    <w:rsid w:val="009745A3"/>
    <w:rsid w:val="00975311"/>
    <w:rsid w:val="009754EC"/>
    <w:rsid w:val="0097630E"/>
    <w:rsid w:val="009802CB"/>
    <w:rsid w:val="009802E7"/>
    <w:rsid w:val="0098035D"/>
    <w:rsid w:val="00980FCE"/>
    <w:rsid w:val="00981338"/>
    <w:rsid w:val="00981989"/>
    <w:rsid w:val="009826FE"/>
    <w:rsid w:val="009827C3"/>
    <w:rsid w:val="009831F9"/>
    <w:rsid w:val="0098337D"/>
    <w:rsid w:val="00983859"/>
    <w:rsid w:val="00983878"/>
    <w:rsid w:val="00983C3E"/>
    <w:rsid w:val="00985600"/>
    <w:rsid w:val="00985AB2"/>
    <w:rsid w:val="00985B4D"/>
    <w:rsid w:val="00986838"/>
    <w:rsid w:val="009868B7"/>
    <w:rsid w:val="00986B07"/>
    <w:rsid w:val="00986DD1"/>
    <w:rsid w:val="00990BDD"/>
    <w:rsid w:val="00990E1B"/>
    <w:rsid w:val="009910C6"/>
    <w:rsid w:val="00992710"/>
    <w:rsid w:val="009932AF"/>
    <w:rsid w:val="00993C0F"/>
    <w:rsid w:val="00993F23"/>
    <w:rsid w:val="00995AF5"/>
    <w:rsid w:val="00995EA9"/>
    <w:rsid w:val="009960DA"/>
    <w:rsid w:val="00996183"/>
    <w:rsid w:val="009965C3"/>
    <w:rsid w:val="00996BAF"/>
    <w:rsid w:val="00996D98"/>
    <w:rsid w:val="009975AC"/>
    <w:rsid w:val="00997BAD"/>
    <w:rsid w:val="009A3B1B"/>
    <w:rsid w:val="009A41C5"/>
    <w:rsid w:val="009A4504"/>
    <w:rsid w:val="009A57A2"/>
    <w:rsid w:val="009A6DD9"/>
    <w:rsid w:val="009A788A"/>
    <w:rsid w:val="009A7D42"/>
    <w:rsid w:val="009B1BBE"/>
    <w:rsid w:val="009B1ECB"/>
    <w:rsid w:val="009B2118"/>
    <w:rsid w:val="009B23D2"/>
    <w:rsid w:val="009B2F21"/>
    <w:rsid w:val="009B36C5"/>
    <w:rsid w:val="009B3877"/>
    <w:rsid w:val="009B3B51"/>
    <w:rsid w:val="009B3E02"/>
    <w:rsid w:val="009B5389"/>
    <w:rsid w:val="009B54D2"/>
    <w:rsid w:val="009B5586"/>
    <w:rsid w:val="009B5D68"/>
    <w:rsid w:val="009B5FDC"/>
    <w:rsid w:val="009B63FB"/>
    <w:rsid w:val="009B6D80"/>
    <w:rsid w:val="009B700A"/>
    <w:rsid w:val="009B755C"/>
    <w:rsid w:val="009B7FB0"/>
    <w:rsid w:val="009C22A8"/>
    <w:rsid w:val="009C3152"/>
    <w:rsid w:val="009C3975"/>
    <w:rsid w:val="009C3A9F"/>
    <w:rsid w:val="009C41F8"/>
    <w:rsid w:val="009C478D"/>
    <w:rsid w:val="009C520E"/>
    <w:rsid w:val="009C5ABF"/>
    <w:rsid w:val="009C6602"/>
    <w:rsid w:val="009C66EA"/>
    <w:rsid w:val="009C7EB2"/>
    <w:rsid w:val="009C7EF6"/>
    <w:rsid w:val="009D0102"/>
    <w:rsid w:val="009D0645"/>
    <w:rsid w:val="009D0F3C"/>
    <w:rsid w:val="009D352D"/>
    <w:rsid w:val="009D43F5"/>
    <w:rsid w:val="009D4786"/>
    <w:rsid w:val="009D4C77"/>
    <w:rsid w:val="009D4C8C"/>
    <w:rsid w:val="009D4D6D"/>
    <w:rsid w:val="009D5340"/>
    <w:rsid w:val="009D5686"/>
    <w:rsid w:val="009D5972"/>
    <w:rsid w:val="009D5BBC"/>
    <w:rsid w:val="009D5BDC"/>
    <w:rsid w:val="009D60DA"/>
    <w:rsid w:val="009E0094"/>
    <w:rsid w:val="009E099B"/>
    <w:rsid w:val="009E10CC"/>
    <w:rsid w:val="009E1434"/>
    <w:rsid w:val="009E1C1C"/>
    <w:rsid w:val="009E1EE8"/>
    <w:rsid w:val="009E27DD"/>
    <w:rsid w:val="009E2D5E"/>
    <w:rsid w:val="009E4356"/>
    <w:rsid w:val="009E4392"/>
    <w:rsid w:val="009E4AB8"/>
    <w:rsid w:val="009E5986"/>
    <w:rsid w:val="009E661F"/>
    <w:rsid w:val="009E7AC6"/>
    <w:rsid w:val="009F00D7"/>
    <w:rsid w:val="009F047E"/>
    <w:rsid w:val="009F06FE"/>
    <w:rsid w:val="009F176E"/>
    <w:rsid w:val="009F2DA7"/>
    <w:rsid w:val="009F2E6B"/>
    <w:rsid w:val="009F355B"/>
    <w:rsid w:val="009F3BC3"/>
    <w:rsid w:val="009F3CA4"/>
    <w:rsid w:val="009F4556"/>
    <w:rsid w:val="009F54FC"/>
    <w:rsid w:val="009F58FD"/>
    <w:rsid w:val="009F6A2E"/>
    <w:rsid w:val="009F6C9D"/>
    <w:rsid w:val="009F70A5"/>
    <w:rsid w:val="00A00CA1"/>
    <w:rsid w:val="00A00D8F"/>
    <w:rsid w:val="00A01778"/>
    <w:rsid w:val="00A01992"/>
    <w:rsid w:val="00A01A63"/>
    <w:rsid w:val="00A02203"/>
    <w:rsid w:val="00A0442E"/>
    <w:rsid w:val="00A04B3F"/>
    <w:rsid w:val="00A04B6B"/>
    <w:rsid w:val="00A05104"/>
    <w:rsid w:val="00A05F0B"/>
    <w:rsid w:val="00A06CD2"/>
    <w:rsid w:val="00A077D7"/>
    <w:rsid w:val="00A0797B"/>
    <w:rsid w:val="00A07D59"/>
    <w:rsid w:val="00A07E72"/>
    <w:rsid w:val="00A11454"/>
    <w:rsid w:val="00A117E0"/>
    <w:rsid w:val="00A11C2D"/>
    <w:rsid w:val="00A12214"/>
    <w:rsid w:val="00A12D53"/>
    <w:rsid w:val="00A12D75"/>
    <w:rsid w:val="00A12EE5"/>
    <w:rsid w:val="00A1342A"/>
    <w:rsid w:val="00A136CF"/>
    <w:rsid w:val="00A13932"/>
    <w:rsid w:val="00A13965"/>
    <w:rsid w:val="00A13971"/>
    <w:rsid w:val="00A14C81"/>
    <w:rsid w:val="00A14EC2"/>
    <w:rsid w:val="00A15247"/>
    <w:rsid w:val="00A1545B"/>
    <w:rsid w:val="00A154D4"/>
    <w:rsid w:val="00A17928"/>
    <w:rsid w:val="00A17FCA"/>
    <w:rsid w:val="00A20784"/>
    <w:rsid w:val="00A209E2"/>
    <w:rsid w:val="00A20A44"/>
    <w:rsid w:val="00A20C84"/>
    <w:rsid w:val="00A2102D"/>
    <w:rsid w:val="00A21BC1"/>
    <w:rsid w:val="00A2264E"/>
    <w:rsid w:val="00A22AA9"/>
    <w:rsid w:val="00A230EE"/>
    <w:rsid w:val="00A234F5"/>
    <w:rsid w:val="00A23B7A"/>
    <w:rsid w:val="00A23C35"/>
    <w:rsid w:val="00A23CAE"/>
    <w:rsid w:val="00A23DC2"/>
    <w:rsid w:val="00A24758"/>
    <w:rsid w:val="00A256E2"/>
    <w:rsid w:val="00A25E9F"/>
    <w:rsid w:val="00A2601C"/>
    <w:rsid w:val="00A2607E"/>
    <w:rsid w:val="00A2646E"/>
    <w:rsid w:val="00A27317"/>
    <w:rsid w:val="00A27E5A"/>
    <w:rsid w:val="00A27F9E"/>
    <w:rsid w:val="00A3009C"/>
    <w:rsid w:val="00A30679"/>
    <w:rsid w:val="00A31027"/>
    <w:rsid w:val="00A32079"/>
    <w:rsid w:val="00A32614"/>
    <w:rsid w:val="00A328AC"/>
    <w:rsid w:val="00A33277"/>
    <w:rsid w:val="00A33444"/>
    <w:rsid w:val="00A34218"/>
    <w:rsid w:val="00A35350"/>
    <w:rsid w:val="00A35C20"/>
    <w:rsid w:val="00A36789"/>
    <w:rsid w:val="00A36A14"/>
    <w:rsid w:val="00A37C87"/>
    <w:rsid w:val="00A37CE5"/>
    <w:rsid w:val="00A4106D"/>
    <w:rsid w:val="00A42362"/>
    <w:rsid w:val="00A42759"/>
    <w:rsid w:val="00A437AC"/>
    <w:rsid w:val="00A43B27"/>
    <w:rsid w:val="00A43D2E"/>
    <w:rsid w:val="00A43FD0"/>
    <w:rsid w:val="00A44526"/>
    <w:rsid w:val="00A46597"/>
    <w:rsid w:val="00A476D3"/>
    <w:rsid w:val="00A47940"/>
    <w:rsid w:val="00A47ABC"/>
    <w:rsid w:val="00A47C0B"/>
    <w:rsid w:val="00A502AC"/>
    <w:rsid w:val="00A50492"/>
    <w:rsid w:val="00A50A2C"/>
    <w:rsid w:val="00A51023"/>
    <w:rsid w:val="00A51204"/>
    <w:rsid w:val="00A51246"/>
    <w:rsid w:val="00A513D9"/>
    <w:rsid w:val="00A5148B"/>
    <w:rsid w:val="00A51795"/>
    <w:rsid w:val="00A528AC"/>
    <w:rsid w:val="00A52C61"/>
    <w:rsid w:val="00A538FF"/>
    <w:rsid w:val="00A53B66"/>
    <w:rsid w:val="00A53F0A"/>
    <w:rsid w:val="00A543D3"/>
    <w:rsid w:val="00A56A36"/>
    <w:rsid w:val="00A56C5B"/>
    <w:rsid w:val="00A56E78"/>
    <w:rsid w:val="00A578B0"/>
    <w:rsid w:val="00A60758"/>
    <w:rsid w:val="00A6191F"/>
    <w:rsid w:val="00A6208A"/>
    <w:rsid w:val="00A62192"/>
    <w:rsid w:val="00A62FC1"/>
    <w:rsid w:val="00A63354"/>
    <w:rsid w:val="00A633DC"/>
    <w:rsid w:val="00A63718"/>
    <w:rsid w:val="00A64129"/>
    <w:rsid w:val="00A64958"/>
    <w:rsid w:val="00A64A8D"/>
    <w:rsid w:val="00A65144"/>
    <w:rsid w:val="00A65594"/>
    <w:rsid w:val="00A65CB0"/>
    <w:rsid w:val="00A70A84"/>
    <w:rsid w:val="00A71678"/>
    <w:rsid w:val="00A71C5F"/>
    <w:rsid w:val="00A73AF3"/>
    <w:rsid w:val="00A74004"/>
    <w:rsid w:val="00A75516"/>
    <w:rsid w:val="00A75A72"/>
    <w:rsid w:val="00A765F7"/>
    <w:rsid w:val="00A76C16"/>
    <w:rsid w:val="00A80150"/>
    <w:rsid w:val="00A803B9"/>
    <w:rsid w:val="00A809B6"/>
    <w:rsid w:val="00A80CF6"/>
    <w:rsid w:val="00A80E2F"/>
    <w:rsid w:val="00A8106E"/>
    <w:rsid w:val="00A81334"/>
    <w:rsid w:val="00A81C58"/>
    <w:rsid w:val="00A82B1B"/>
    <w:rsid w:val="00A83137"/>
    <w:rsid w:val="00A841BD"/>
    <w:rsid w:val="00A8455C"/>
    <w:rsid w:val="00A85866"/>
    <w:rsid w:val="00A85B28"/>
    <w:rsid w:val="00A86160"/>
    <w:rsid w:val="00A86F64"/>
    <w:rsid w:val="00A871C1"/>
    <w:rsid w:val="00A87E7E"/>
    <w:rsid w:val="00A90A9D"/>
    <w:rsid w:val="00A91785"/>
    <w:rsid w:val="00A920B1"/>
    <w:rsid w:val="00A92312"/>
    <w:rsid w:val="00A92748"/>
    <w:rsid w:val="00A92BCB"/>
    <w:rsid w:val="00A948A5"/>
    <w:rsid w:val="00A9498C"/>
    <w:rsid w:val="00A95AC2"/>
    <w:rsid w:val="00A96548"/>
    <w:rsid w:val="00A96F55"/>
    <w:rsid w:val="00A97030"/>
    <w:rsid w:val="00A976E8"/>
    <w:rsid w:val="00AA0B2C"/>
    <w:rsid w:val="00AA105B"/>
    <w:rsid w:val="00AA1DD3"/>
    <w:rsid w:val="00AA26E2"/>
    <w:rsid w:val="00AA28DA"/>
    <w:rsid w:val="00AA353C"/>
    <w:rsid w:val="00AA3918"/>
    <w:rsid w:val="00AA3E31"/>
    <w:rsid w:val="00AA4021"/>
    <w:rsid w:val="00AA4A77"/>
    <w:rsid w:val="00AA5B2F"/>
    <w:rsid w:val="00AA5E61"/>
    <w:rsid w:val="00AA6127"/>
    <w:rsid w:val="00AA6221"/>
    <w:rsid w:val="00AA6D03"/>
    <w:rsid w:val="00AA71F6"/>
    <w:rsid w:val="00AA75BE"/>
    <w:rsid w:val="00AB098D"/>
    <w:rsid w:val="00AB0D3B"/>
    <w:rsid w:val="00AB2B21"/>
    <w:rsid w:val="00AB46B3"/>
    <w:rsid w:val="00AB4809"/>
    <w:rsid w:val="00AB48B6"/>
    <w:rsid w:val="00AB5A75"/>
    <w:rsid w:val="00AB5F4B"/>
    <w:rsid w:val="00AB7DFE"/>
    <w:rsid w:val="00AC08AA"/>
    <w:rsid w:val="00AC0FB1"/>
    <w:rsid w:val="00AC170A"/>
    <w:rsid w:val="00AC1BFF"/>
    <w:rsid w:val="00AC2B64"/>
    <w:rsid w:val="00AC3199"/>
    <w:rsid w:val="00AC3570"/>
    <w:rsid w:val="00AC455A"/>
    <w:rsid w:val="00AC4C30"/>
    <w:rsid w:val="00AC4C64"/>
    <w:rsid w:val="00AC5B5D"/>
    <w:rsid w:val="00AC5E94"/>
    <w:rsid w:val="00AC684B"/>
    <w:rsid w:val="00AC72A4"/>
    <w:rsid w:val="00AD0691"/>
    <w:rsid w:val="00AD0981"/>
    <w:rsid w:val="00AD157E"/>
    <w:rsid w:val="00AD1BF6"/>
    <w:rsid w:val="00AD220E"/>
    <w:rsid w:val="00AD2BC5"/>
    <w:rsid w:val="00AD2C73"/>
    <w:rsid w:val="00AD2C7C"/>
    <w:rsid w:val="00AD334F"/>
    <w:rsid w:val="00AD35ED"/>
    <w:rsid w:val="00AD3BCB"/>
    <w:rsid w:val="00AD479C"/>
    <w:rsid w:val="00AD5E64"/>
    <w:rsid w:val="00AD7A4F"/>
    <w:rsid w:val="00AD7C55"/>
    <w:rsid w:val="00AE03C4"/>
    <w:rsid w:val="00AE060B"/>
    <w:rsid w:val="00AE192D"/>
    <w:rsid w:val="00AE1F82"/>
    <w:rsid w:val="00AE23BA"/>
    <w:rsid w:val="00AE23DA"/>
    <w:rsid w:val="00AE3074"/>
    <w:rsid w:val="00AE3361"/>
    <w:rsid w:val="00AE360F"/>
    <w:rsid w:val="00AE3F66"/>
    <w:rsid w:val="00AE5029"/>
    <w:rsid w:val="00AE5077"/>
    <w:rsid w:val="00AE5455"/>
    <w:rsid w:val="00AE65C5"/>
    <w:rsid w:val="00AE6BD3"/>
    <w:rsid w:val="00AE7789"/>
    <w:rsid w:val="00AE7DD8"/>
    <w:rsid w:val="00AE7E81"/>
    <w:rsid w:val="00AF035A"/>
    <w:rsid w:val="00AF1197"/>
    <w:rsid w:val="00AF17E0"/>
    <w:rsid w:val="00AF1D87"/>
    <w:rsid w:val="00AF1EA7"/>
    <w:rsid w:val="00AF241E"/>
    <w:rsid w:val="00AF2D09"/>
    <w:rsid w:val="00AF3073"/>
    <w:rsid w:val="00AF33B0"/>
    <w:rsid w:val="00AF3B1E"/>
    <w:rsid w:val="00AF3F5C"/>
    <w:rsid w:val="00AF4318"/>
    <w:rsid w:val="00AF45C7"/>
    <w:rsid w:val="00AF46C6"/>
    <w:rsid w:val="00AF4B4C"/>
    <w:rsid w:val="00AF4E31"/>
    <w:rsid w:val="00AF51BB"/>
    <w:rsid w:val="00AF525D"/>
    <w:rsid w:val="00AF53A8"/>
    <w:rsid w:val="00AF71D6"/>
    <w:rsid w:val="00AF7CEE"/>
    <w:rsid w:val="00B0062B"/>
    <w:rsid w:val="00B00B13"/>
    <w:rsid w:val="00B01974"/>
    <w:rsid w:val="00B01999"/>
    <w:rsid w:val="00B02843"/>
    <w:rsid w:val="00B02858"/>
    <w:rsid w:val="00B028FA"/>
    <w:rsid w:val="00B057E6"/>
    <w:rsid w:val="00B05A67"/>
    <w:rsid w:val="00B06190"/>
    <w:rsid w:val="00B06683"/>
    <w:rsid w:val="00B0689D"/>
    <w:rsid w:val="00B06CA4"/>
    <w:rsid w:val="00B07271"/>
    <w:rsid w:val="00B07303"/>
    <w:rsid w:val="00B07762"/>
    <w:rsid w:val="00B07AAA"/>
    <w:rsid w:val="00B10126"/>
    <w:rsid w:val="00B10383"/>
    <w:rsid w:val="00B10C84"/>
    <w:rsid w:val="00B1111E"/>
    <w:rsid w:val="00B11EF8"/>
    <w:rsid w:val="00B121A5"/>
    <w:rsid w:val="00B12DF8"/>
    <w:rsid w:val="00B12EFD"/>
    <w:rsid w:val="00B133F7"/>
    <w:rsid w:val="00B13863"/>
    <w:rsid w:val="00B13DF6"/>
    <w:rsid w:val="00B143FD"/>
    <w:rsid w:val="00B14D39"/>
    <w:rsid w:val="00B15735"/>
    <w:rsid w:val="00B16069"/>
    <w:rsid w:val="00B170A1"/>
    <w:rsid w:val="00B17779"/>
    <w:rsid w:val="00B17EBF"/>
    <w:rsid w:val="00B2091A"/>
    <w:rsid w:val="00B20E2E"/>
    <w:rsid w:val="00B21C57"/>
    <w:rsid w:val="00B21CE1"/>
    <w:rsid w:val="00B22FBF"/>
    <w:rsid w:val="00B23233"/>
    <w:rsid w:val="00B23635"/>
    <w:rsid w:val="00B236FD"/>
    <w:rsid w:val="00B24F40"/>
    <w:rsid w:val="00B2510B"/>
    <w:rsid w:val="00B2510C"/>
    <w:rsid w:val="00B25F60"/>
    <w:rsid w:val="00B277CE"/>
    <w:rsid w:val="00B30211"/>
    <w:rsid w:val="00B31039"/>
    <w:rsid w:val="00B312A0"/>
    <w:rsid w:val="00B312B7"/>
    <w:rsid w:val="00B325EE"/>
    <w:rsid w:val="00B32A3C"/>
    <w:rsid w:val="00B32BDF"/>
    <w:rsid w:val="00B338FF"/>
    <w:rsid w:val="00B33EDA"/>
    <w:rsid w:val="00B33FC7"/>
    <w:rsid w:val="00B34C2F"/>
    <w:rsid w:val="00B34D4F"/>
    <w:rsid w:val="00B34DFE"/>
    <w:rsid w:val="00B35696"/>
    <w:rsid w:val="00B35A88"/>
    <w:rsid w:val="00B35A96"/>
    <w:rsid w:val="00B35CCE"/>
    <w:rsid w:val="00B3659C"/>
    <w:rsid w:val="00B3778C"/>
    <w:rsid w:val="00B378CD"/>
    <w:rsid w:val="00B37E34"/>
    <w:rsid w:val="00B37EBF"/>
    <w:rsid w:val="00B405B7"/>
    <w:rsid w:val="00B406AE"/>
    <w:rsid w:val="00B40882"/>
    <w:rsid w:val="00B4312A"/>
    <w:rsid w:val="00B44657"/>
    <w:rsid w:val="00B446AD"/>
    <w:rsid w:val="00B44DA8"/>
    <w:rsid w:val="00B45594"/>
    <w:rsid w:val="00B475CA"/>
    <w:rsid w:val="00B47A37"/>
    <w:rsid w:val="00B47ABE"/>
    <w:rsid w:val="00B50463"/>
    <w:rsid w:val="00B50F07"/>
    <w:rsid w:val="00B50FCC"/>
    <w:rsid w:val="00B5168D"/>
    <w:rsid w:val="00B516DB"/>
    <w:rsid w:val="00B51987"/>
    <w:rsid w:val="00B51D20"/>
    <w:rsid w:val="00B52466"/>
    <w:rsid w:val="00B53F46"/>
    <w:rsid w:val="00B549AD"/>
    <w:rsid w:val="00B55768"/>
    <w:rsid w:val="00B56725"/>
    <w:rsid w:val="00B57627"/>
    <w:rsid w:val="00B57991"/>
    <w:rsid w:val="00B6004C"/>
    <w:rsid w:val="00B6063C"/>
    <w:rsid w:val="00B60847"/>
    <w:rsid w:val="00B61171"/>
    <w:rsid w:val="00B61479"/>
    <w:rsid w:val="00B62A7C"/>
    <w:rsid w:val="00B62AE9"/>
    <w:rsid w:val="00B65098"/>
    <w:rsid w:val="00B658B9"/>
    <w:rsid w:val="00B679AE"/>
    <w:rsid w:val="00B67BF6"/>
    <w:rsid w:val="00B706D9"/>
    <w:rsid w:val="00B70B5A"/>
    <w:rsid w:val="00B70ED9"/>
    <w:rsid w:val="00B719A0"/>
    <w:rsid w:val="00B7331A"/>
    <w:rsid w:val="00B73EC1"/>
    <w:rsid w:val="00B74C64"/>
    <w:rsid w:val="00B74CA0"/>
    <w:rsid w:val="00B75752"/>
    <w:rsid w:val="00B76B3F"/>
    <w:rsid w:val="00B773E0"/>
    <w:rsid w:val="00B77E4C"/>
    <w:rsid w:val="00B77E7F"/>
    <w:rsid w:val="00B81256"/>
    <w:rsid w:val="00B8141A"/>
    <w:rsid w:val="00B81619"/>
    <w:rsid w:val="00B82CA5"/>
    <w:rsid w:val="00B82F09"/>
    <w:rsid w:val="00B83907"/>
    <w:rsid w:val="00B84BC1"/>
    <w:rsid w:val="00B8639A"/>
    <w:rsid w:val="00B8653E"/>
    <w:rsid w:val="00B87D74"/>
    <w:rsid w:val="00B906BF"/>
    <w:rsid w:val="00B9143A"/>
    <w:rsid w:val="00B94AC9"/>
    <w:rsid w:val="00B95813"/>
    <w:rsid w:val="00B9750B"/>
    <w:rsid w:val="00B9782E"/>
    <w:rsid w:val="00BA0173"/>
    <w:rsid w:val="00BA0343"/>
    <w:rsid w:val="00BA0A6E"/>
    <w:rsid w:val="00BA14CA"/>
    <w:rsid w:val="00BA2C13"/>
    <w:rsid w:val="00BA3D0D"/>
    <w:rsid w:val="00BA4100"/>
    <w:rsid w:val="00BA5039"/>
    <w:rsid w:val="00BA527F"/>
    <w:rsid w:val="00BA57AE"/>
    <w:rsid w:val="00BA595F"/>
    <w:rsid w:val="00BA661D"/>
    <w:rsid w:val="00BA6682"/>
    <w:rsid w:val="00BB0496"/>
    <w:rsid w:val="00BB0EA2"/>
    <w:rsid w:val="00BB213D"/>
    <w:rsid w:val="00BB2355"/>
    <w:rsid w:val="00BB3149"/>
    <w:rsid w:val="00BB322D"/>
    <w:rsid w:val="00BB39FF"/>
    <w:rsid w:val="00BB3A8D"/>
    <w:rsid w:val="00BB444D"/>
    <w:rsid w:val="00BB45A2"/>
    <w:rsid w:val="00BB5C06"/>
    <w:rsid w:val="00BB70FF"/>
    <w:rsid w:val="00BC017E"/>
    <w:rsid w:val="00BC0492"/>
    <w:rsid w:val="00BC0866"/>
    <w:rsid w:val="00BC0CFE"/>
    <w:rsid w:val="00BC0EA3"/>
    <w:rsid w:val="00BC106F"/>
    <w:rsid w:val="00BC12BF"/>
    <w:rsid w:val="00BC1AC0"/>
    <w:rsid w:val="00BC1C98"/>
    <w:rsid w:val="00BC1E3F"/>
    <w:rsid w:val="00BC2E97"/>
    <w:rsid w:val="00BC3DF2"/>
    <w:rsid w:val="00BC3FE1"/>
    <w:rsid w:val="00BC46FA"/>
    <w:rsid w:val="00BC4C1C"/>
    <w:rsid w:val="00BC6EF8"/>
    <w:rsid w:val="00BC75EA"/>
    <w:rsid w:val="00BD0A6E"/>
    <w:rsid w:val="00BD15AB"/>
    <w:rsid w:val="00BD1FF5"/>
    <w:rsid w:val="00BD22EE"/>
    <w:rsid w:val="00BD38DE"/>
    <w:rsid w:val="00BD4AB3"/>
    <w:rsid w:val="00BD64C0"/>
    <w:rsid w:val="00BD7224"/>
    <w:rsid w:val="00BD744D"/>
    <w:rsid w:val="00BD7CD4"/>
    <w:rsid w:val="00BE0B2A"/>
    <w:rsid w:val="00BE0BE6"/>
    <w:rsid w:val="00BE1215"/>
    <w:rsid w:val="00BE1814"/>
    <w:rsid w:val="00BE1EDB"/>
    <w:rsid w:val="00BE2BB6"/>
    <w:rsid w:val="00BE2C92"/>
    <w:rsid w:val="00BE30FB"/>
    <w:rsid w:val="00BE3577"/>
    <w:rsid w:val="00BE3B06"/>
    <w:rsid w:val="00BE546D"/>
    <w:rsid w:val="00BE6AA7"/>
    <w:rsid w:val="00BE6DDD"/>
    <w:rsid w:val="00BE6FBC"/>
    <w:rsid w:val="00BE7AC1"/>
    <w:rsid w:val="00BE7AD1"/>
    <w:rsid w:val="00BE7BB3"/>
    <w:rsid w:val="00BF00DD"/>
    <w:rsid w:val="00BF0229"/>
    <w:rsid w:val="00BF09A1"/>
    <w:rsid w:val="00BF0FA9"/>
    <w:rsid w:val="00BF1574"/>
    <w:rsid w:val="00BF1EC4"/>
    <w:rsid w:val="00BF29C6"/>
    <w:rsid w:val="00BF2DA5"/>
    <w:rsid w:val="00BF2E15"/>
    <w:rsid w:val="00BF372C"/>
    <w:rsid w:val="00BF3A45"/>
    <w:rsid w:val="00BF403B"/>
    <w:rsid w:val="00BF428A"/>
    <w:rsid w:val="00BF4463"/>
    <w:rsid w:val="00BF527D"/>
    <w:rsid w:val="00BF549D"/>
    <w:rsid w:val="00BF5A7C"/>
    <w:rsid w:val="00BF66FA"/>
    <w:rsid w:val="00BF693C"/>
    <w:rsid w:val="00BF6B27"/>
    <w:rsid w:val="00BF6D12"/>
    <w:rsid w:val="00BF6E4D"/>
    <w:rsid w:val="00BF722A"/>
    <w:rsid w:val="00BF7815"/>
    <w:rsid w:val="00BF7FF9"/>
    <w:rsid w:val="00C000C0"/>
    <w:rsid w:val="00C0133D"/>
    <w:rsid w:val="00C0155D"/>
    <w:rsid w:val="00C0183C"/>
    <w:rsid w:val="00C01D25"/>
    <w:rsid w:val="00C0299C"/>
    <w:rsid w:val="00C037D3"/>
    <w:rsid w:val="00C0528B"/>
    <w:rsid w:val="00C05431"/>
    <w:rsid w:val="00C05646"/>
    <w:rsid w:val="00C0564C"/>
    <w:rsid w:val="00C056FE"/>
    <w:rsid w:val="00C06816"/>
    <w:rsid w:val="00C0684C"/>
    <w:rsid w:val="00C07282"/>
    <w:rsid w:val="00C0769E"/>
    <w:rsid w:val="00C10BC4"/>
    <w:rsid w:val="00C11369"/>
    <w:rsid w:val="00C113D1"/>
    <w:rsid w:val="00C1165A"/>
    <w:rsid w:val="00C118A1"/>
    <w:rsid w:val="00C11DEF"/>
    <w:rsid w:val="00C12F65"/>
    <w:rsid w:val="00C13A19"/>
    <w:rsid w:val="00C14101"/>
    <w:rsid w:val="00C14189"/>
    <w:rsid w:val="00C14A99"/>
    <w:rsid w:val="00C150D6"/>
    <w:rsid w:val="00C15921"/>
    <w:rsid w:val="00C15D3B"/>
    <w:rsid w:val="00C16BA0"/>
    <w:rsid w:val="00C17032"/>
    <w:rsid w:val="00C17592"/>
    <w:rsid w:val="00C17F79"/>
    <w:rsid w:val="00C202A0"/>
    <w:rsid w:val="00C20941"/>
    <w:rsid w:val="00C21516"/>
    <w:rsid w:val="00C230E8"/>
    <w:rsid w:val="00C2353D"/>
    <w:rsid w:val="00C24FAE"/>
    <w:rsid w:val="00C251B8"/>
    <w:rsid w:val="00C25758"/>
    <w:rsid w:val="00C26E45"/>
    <w:rsid w:val="00C26F07"/>
    <w:rsid w:val="00C27F4A"/>
    <w:rsid w:val="00C30179"/>
    <w:rsid w:val="00C3041C"/>
    <w:rsid w:val="00C3088A"/>
    <w:rsid w:val="00C308AA"/>
    <w:rsid w:val="00C315BD"/>
    <w:rsid w:val="00C322E3"/>
    <w:rsid w:val="00C32554"/>
    <w:rsid w:val="00C327E2"/>
    <w:rsid w:val="00C328AB"/>
    <w:rsid w:val="00C331D0"/>
    <w:rsid w:val="00C34619"/>
    <w:rsid w:val="00C34C06"/>
    <w:rsid w:val="00C35191"/>
    <w:rsid w:val="00C35978"/>
    <w:rsid w:val="00C37143"/>
    <w:rsid w:val="00C403E4"/>
    <w:rsid w:val="00C40646"/>
    <w:rsid w:val="00C40D25"/>
    <w:rsid w:val="00C41884"/>
    <w:rsid w:val="00C42894"/>
    <w:rsid w:val="00C42B42"/>
    <w:rsid w:val="00C43077"/>
    <w:rsid w:val="00C4364B"/>
    <w:rsid w:val="00C439FE"/>
    <w:rsid w:val="00C44EAB"/>
    <w:rsid w:val="00C4533A"/>
    <w:rsid w:val="00C45C3B"/>
    <w:rsid w:val="00C462E5"/>
    <w:rsid w:val="00C464A6"/>
    <w:rsid w:val="00C47D96"/>
    <w:rsid w:val="00C5074B"/>
    <w:rsid w:val="00C511C4"/>
    <w:rsid w:val="00C542B4"/>
    <w:rsid w:val="00C5469C"/>
    <w:rsid w:val="00C54CBF"/>
    <w:rsid w:val="00C54CC3"/>
    <w:rsid w:val="00C55D48"/>
    <w:rsid w:val="00C56587"/>
    <w:rsid w:val="00C56AD6"/>
    <w:rsid w:val="00C56E44"/>
    <w:rsid w:val="00C57093"/>
    <w:rsid w:val="00C570AF"/>
    <w:rsid w:val="00C606E3"/>
    <w:rsid w:val="00C60AB3"/>
    <w:rsid w:val="00C6100A"/>
    <w:rsid w:val="00C6263E"/>
    <w:rsid w:val="00C62768"/>
    <w:rsid w:val="00C62F9E"/>
    <w:rsid w:val="00C63233"/>
    <w:rsid w:val="00C63CA1"/>
    <w:rsid w:val="00C64078"/>
    <w:rsid w:val="00C64E3A"/>
    <w:rsid w:val="00C64FE6"/>
    <w:rsid w:val="00C6571E"/>
    <w:rsid w:val="00C6607B"/>
    <w:rsid w:val="00C661DA"/>
    <w:rsid w:val="00C66B9E"/>
    <w:rsid w:val="00C66C0D"/>
    <w:rsid w:val="00C67334"/>
    <w:rsid w:val="00C6771C"/>
    <w:rsid w:val="00C678E4"/>
    <w:rsid w:val="00C70084"/>
    <w:rsid w:val="00C72010"/>
    <w:rsid w:val="00C72759"/>
    <w:rsid w:val="00C72F70"/>
    <w:rsid w:val="00C73583"/>
    <w:rsid w:val="00C74EA2"/>
    <w:rsid w:val="00C751A4"/>
    <w:rsid w:val="00C7529D"/>
    <w:rsid w:val="00C75A94"/>
    <w:rsid w:val="00C75B28"/>
    <w:rsid w:val="00C75E95"/>
    <w:rsid w:val="00C76812"/>
    <w:rsid w:val="00C77221"/>
    <w:rsid w:val="00C77FF1"/>
    <w:rsid w:val="00C80892"/>
    <w:rsid w:val="00C80ADF"/>
    <w:rsid w:val="00C80BDD"/>
    <w:rsid w:val="00C80FC1"/>
    <w:rsid w:val="00C819AA"/>
    <w:rsid w:val="00C82A0C"/>
    <w:rsid w:val="00C83D31"/>
    <w:rsid w:val="00C84386"/>
    <w:rsid w:val="00C84515"/>
    <w:rsid w:val="00C85047"/>
    <w:rsid w:val="00C8658A"/>
    <w:rsid w:val="00C87829"/>
    <w:rsid w:val="00C87F6A"/>
    <w:rsid w:val="00C9079E"/>
    <w:rsid w:val="00C92B35"/>
    <w:rsid w:val="00C94A89"/>
    <w:rsid w:val="00C94CF4"/>
    <w:rsid w:val="00C95672"/>
    <w:rsid w:val="00C9641C"/>
    <w:rsid w:val="00C966F7"/>
    <w:rsid w:val="00C969D8"/>
    <w:rsid w:val="00C97875"/>
    <w:rsid w:val="00C978B4"/>
    <w:rsid w:val="00C97C21"/>
    <w:rsid w:val="00C97C3B"/>
    <w:rsid w:val="00CA054F"/>
    <w:rsid w:val="00CA0C3C"/>
    <w:rsid w:val="00CA1134"/>
    <w:rsid w:val="00CA1A9D"/>
    <w:rsid w:val="00CA1F6B"/>
    <w:rsid w:val="00CA22B2"/>
    <w:rsid w:val="00CA2F1A"/>
    <w:rsid w:val="00CA527E"/>
    <w:rsid w:val="00CA6638"/>
    <w:rsid w:val="00CA71DB"/>
    <w:rsid w:val="00CB0951"/>
    <w:rsid w:val="00CB1899"/>
    <w:rsid w:val="00CB28C7"/>
    <w:rsid w:val="00CB3633"/>
    <w:rsid w:val="00CB372E"/>
    <w:rsid w:val="00CB4122"/>
    <w:rsid w:val="00CB4307"/>
    <w:rsid w:val="00CB4378"/>
    <w:rsid w:val="00CB597F"/>
    <w:rsid w:val="00CB60D3"/>
    <w:rsid w:val="00CB7A6C"/>
    <w:rsid w:val="00CB7EBC"/>
    <w:rsid w:val="00CC03B2"/>
    <w:rsid w:val="00CC0C12"/>
    <w:rsid w:val="00CC1924"/>
    <w:rsid w:val="00CC1E43"/>
    <w:rsid w:val="00CC40C1"/>
    <w:rsid w:val="00CC4442"/>
    <w:rsid w:val="00CC4D77"/>
    <w:rsid w:val="00CC5A44"/>
    <w:rsid w:val="00CC748A"/>
    <w:rsid w:val="00CC74DC"/>
    <w:rsid w:val="00CC7CF2"/>
    <w:rsid w:val="00CC7F72"/>
    <w:rsid w:val="00CD070E"/>
    <w:rsid w:val="00CD0C8D"/>
    <w:rsid w:val="00CD160A"/>
    <w:rsid w:val="00CD2E98"/>
    <w:rsid w:val="00CD32DC"/>
    <w:rsid w:val="00CD39B0"/>
    <w:rsid w:val="00CD3A2E"/>
    <w:rsid w:val="00CD57D4"/>
    <w:rsid w:val="00CD5969"/>
    <w:rsid w:val="00CD6039"/>
    <w:rsid w:val="00CD78E5"/>
    <w:rsid w:val="00CE000C"/>
    <w:rsid w:val="00CE0863"/>
    <w:rsid w:val="00CE0C32"/>
    <w:rsid w:val="00CE1866"/>
    <w:rsid w:val="00CE210F"/>
    <w:rsid w:val="00CE2874"/>
    <w:rsid w:val="00CE3532"/>
    <w:rsid w:val="00CE41F3"/>
    <w:rsid w:val="00CE4412"/>
    <w:rsid w:val="00CE4B56"/>
    <w:rsid w:val="00CE587D"/>
    <w:rsid w:val="00CE5D66"/>
    <w:rsid w:val="00CE5DBA"/>
    <w:rsid w:val="00CE5DC2"/>
    <w:rsid w:val="00CE6AFC"/>
    <w:rsid w:val="00CE788D"/>
    <w:rsid w:val="00CF03C2"/>
    <w:rsid w:val="00CF0715"/>
    <w:rsid w:val="00CF0E81"/>
    <w:rsid w:val="00CF0EBE"/>
    <w:rsid w:val="00CF1376"/>
    <w:rsid w:val="00CF235C"/>
    <w:rsid w:val="00CF2F7C"/>
    <w:rsid w:val="00CF3414"/>
    <w:rsid w:val="00CF38F5"/>
    <w:rsid w:val="00CF3C33"/>
    <w:rsid w:val="00CF457E"/>
    <w:rsid w:val="00CF4695"/>
    <w:rsid w:val="00CF46E2"/>
    <w:rsid w:val="00CF49F7"/>
    <w:rsid w:val="00CF4C26"/>
    <w:rsid w:val="00CF5548"/>
    <w:rsid w:val="00CF7E36"/>
    <w:rsid w:val="00D000AA"/>
    <w:rsid w:val="00D011FD"/>
    <w:rsid w:val="00D01F93"/>
    <w:rsid w:val="00D0206D"/>
    <w:rsid w:val="00D02E38"/>
    <w:rsid w:val="00D030C0"/>
    <w:rsid w:val="00D0342D"/>
    <w:rsid w:val="00D03F7D"/>
    <w:rsid w:val="00D041EB"/>
    <w:rsid w:val="00D04344"/>
    <w:rsid w:val="00D0478C"/>
    <w:rsid w:val="00D06983"/>
    <w:rsid w:val="00D0760F"/>
    <w:rsid w:val="00D0784E"/>
    <w:rsid w:val="00D07ABF"/>
    <w:rsid w:val="00D07FE8"/>
    <w:rsid w:val="00D10402"/>
    <w:rsid w:val="00D105F9"/>
    <w:rsid w:val="00D10B49"/>
    <w:rsid w:val="00D12EC7"/>
    <w:rsid w:val="00D12F3E"/>
    <w:rsid w:val="00D1395D"/>
    <w:rsid w:val="00D144F7"/>
    <w:rsid w:val="00D14A70"/>
    <w:rsid w:val="00D15D6A"/>
    <w:rsid w:val="00D16652"/>
    <w:rsid w:val="00D16DE5"/>
    <w:rsid w:val="00D17296"/>
    <w:rsid w:val="00D17943"/>
    <w:rsid w:val="00D17BA9"/>
    <w:rsid w:val="00D208EE"/>
    <w:rsid w:val="00D216E2"/>
    <w:rsid w:val="00D21D00"/>
    <w:rsid w:val="00D21D41"/>
    <w:rsid w:val="00D224EF"/>
    <w:rsid w:val="00D22513"/>
    <w:rsid w:val="00D22C4E"/>
    <w:rsid w:val="00D241F2"/>
    <w:rsid w:val="00D247D2"/>
    <w:rsid w:val="00D24838"/>
    <w:rsid w:val="00D24BD1"/>
    <w:rsid w:val="00D263D9"/>
    <w:rsid w:val="00D26B68"/>
    <w:rsid w:val="00D26C90"/>
    <w:rsid w:val="00D26F39"/>
    <w:rsid w:val="00D2781D"/>
    <w:rsid w:val="00D3047E"/>
    <w:rsid w:val="00D30C27"/>
    <w:rsid w:val="00D30DD4"/>
    <w:rsid w:val="00D3147A"/>
    <w:rsid w:val="00D31665"/>
    <w:rsid w:val="00D31C6A"/>
    <w:rsid w:val="00D3212D"/>
    <w:rsid w:val="00D321EF"/>
    <w:rsid w:val="00D3255C"/>
    <w:rsid w:val="00D32A25"/>
    <w:rsid w:val="00D3362D"/>
    <w:rsid w:val="00D3388F"/>
    <w:rsid w:val="00D341A4"/>
    <w:rsid w:val="00D3435D"/>
    <w:rsid w:val="00D34AB1"/>
    <w:rsid w:val="00D365F2"/>
    <w:rsid w:val="00D36FB9"/>
    <w:rsid w:val="00D40609"/>
    <w:rsid w:val="00D4088C"/>
    <w:rsid w:val="00D40C12"/>
    <w:rsid w:val="00D40E01"/>
    <w:rsid w:val="00D41092"/>
    <w:rsid w:val="00D410DB"/>
    <w:rsid w:val="00D417BB"/>
    <w:rsid w:val="00D418DC"/>
    <w:rsid w:val="00D420E0"/>
    <w:rsid w:val="00D42B67"/>
    <w:rsid w:val="00D42CEA"/>
    <w:rsid w:val="00D4335E"/>
    <w:rsid w:val="00D44011"/>
    <w:rsid w:val="00D449D8"/>
    <w:rsid w:val="00D44CAA"/>
    <w:rsid w:val="00D44E2C"/>
    <w:rsid w:val="00D4534A"/>
    <w:rsid w:val="00D4574C"/>
    <w:rsid w:val="00D45971"/>
    <w:rsid w:val="00D45DD8"/>
    <w:rsid w:val="00D46EC8"/>
    <w:rsid w:val="00D4771F"/>
    <w:rsid w:val="00D4775E"/>
    <w:rsid w:val="00D5008A"/>
    <w:rsid w:val="00D5112F"/>
    <w:rsid w:val="00D5182C"/>
    <w:rsid w:val="00D518DF"/>
    <w:rsid w:val="00D52181"/>
    <w:rsid w:val="00D528F4"/>
    <w:rsid w:val="00D52A1C"/>
    <w:rsid w:val="00D52B23"/>
    <w:rsid w:val="00D533EC"/>
    <w:rsid w:val="00D5407C"/>
    <w:rsid w:val="00D553BC"/>
    <w:rsid w:val="00D554CB"/>
    <w:rsid w:val="00D556A4"/>
    <w:rsid w:val="00D558A4"/>
    <w:rsid w:val="00D56B55"/>
    <w:rsid w:val="00D56D34"/>
    <w:rsid w:val="00D57A00"/>
    <w:rsid w:val="00D57CC6"/>
    <w:rsid w:val="00D603E8"/>
    <w:rsid w:val="00D61826"/>
    <w:rsid w:val="00D62014"/>
    <w:rsid w:val="00D64332"/>
    <w:rsid w:val="00D6543A"/>
    <w:rsid w:val="00D65D9A"/>
    <w:rsid w:val="00D66D4D"/>
    <w:rsid w:val="00D67686"/>
    <w:rsid w:val="00D67FFB"/>
    <w:rsid w:val="00D70E1E"/>
    <w:rsid w:val="00D71499"/>
    <w:rsid w:val="00D71A2C"/>
    <w:rsid w:val="00D71BB7"/>
    <w:rsid w:val="00D731DF"/>
    <w:rsid w:val="00D74214"/>
    <w:rsid w:val="00D74593"/>
    <w:rsid w:val="00D74F3B"/>
    <w:rsid w:val="00D76667"/>
    <w:rsid w:val="00D76CF0"/>
    <w:rsid w:val="00D777DE"/>
    <w:rsid w:val="00D80E21"/>
    <w:rsid w:val="00D80E91"/>
    <w:rsid w:val="00D819AF"/>
    <w:rsid w:val="00D8396D"/>
    <w:rsid w:val="00D83A36"/>
    <w:rsid w:val="00D84C3F"/>
    <w:rsid w:val="00D84DAD"/>
    <w:rsid w:val="00D85B8C"/>
    <w:rsid w:val="00D86197"/>
    <w:rsid w:val="00D87169"/>
    <w:rsid w:val="00D87815"/>
    <w:rsid w:val="00D87AFB"/>
    <w:rsid w:val="00D87CD1"/>
    <w:rsid w:val="00D90162"/>
    <w:rsid w:val="00D90A1B"/>
    <w:rsid w:val="00D90E4E"/>
    <w:rsid w:val="00D9128E"/>
    <w:rsid w:val="00D917D9"/>
    <w:rsid w:val="00D919BA"/>
    <w:rsid w:val="00D94AC8"/>
    <w:rsid w:val="00D94D2B"/>
    <w:rsid w:val="00D951E2"/>
    <w:rsid w:val="00D9556A"/>
    <w:rsid w:val="00D95A2B"/>
    <w:rsid w:val="00D96032"/>
    <w:rsid w:val="00D966A2"/>
    <w:rsid w:val="00D971BD"/>
    <w:rsid w:val="00DA158A"/>
    <w:rsid w:val="00DA1C96"/>
    <w:rsid w:val="00DA22CE"/>
    <w:rsid w:val="00DA250A"/>
    <w:rsid w:val="00DA2583"/>
    <w:rsid w:val="00DA292F"/>
    <w:rsid w:val="00DA34CE"/>
    <w:rsid w:val="00DA3934"/>
    <w:rsid w:val="00DA47FB"/>
    <w:rsid w:val="00DA4898"/>
    <w:rsid w:val="00DA4DF3"/>
    <w:rsid w:val="00DA5ECA"/>
    <w:rsid w:val="00DA63BB"/>
    <w:rsid w:val="00DA63D4"/>
    <w:rsid w:val="00DA77F6"/>
    <w:rsid w:val="00DA7A5D"/>
    <w:rsid w:val="00DA7F89"/>
    <w:rsid w:val="00DB04AE"/>
    <w:rsid w:val="00DB04BF"/>
    <w:rsid w:val="00DB0F74"/>
    <w:rsid w:val="00DB1776"/>
    <w:rsid w:val="00DB1B08"/>
    <w:rsid w:val="00DB23DC"/>
    <w:rsid w:val="00DB2468"/>
    <w:rsid w:val="00DB27C9"/>
    <w:rsid w:val="00DB2C39"/>
    <w:rsid w:val="00DB4E3D"/>
    <w:rsid w:val="00DB4E6C"/>
    <w:rsid w:val="00DB55BD"/>
    <w:rsid w:val="00DB6AA8"/>
    <w:rsid w:val="00DB7527"/>
    <w:rsid w:val="00DC0672"/>
    <w:rsid w:val="00DC0AE0"/>
    <w:rsid w:val="00DC1625"/>
    <w:rsid w:val="00DC1F3F"/>
    <w:rsid w:val="00DC2730"/>
    <w:rsid w:val="00DC2D76"/>
    <w:rsid w:val="00DC3066"/>
    <w:rsid w:val="00DC3A00"/>
    <w:rsid w:val="00DC4B11"/>
    <w:rsid w:val="00DC4EBD"/>
    <w:rsid w:val="00DC69AA"/>
    <w:rsid w:val="00DC6BC6"/>
    <w:rsid w:val="00DC6C03"/>
    <w:rsid w:val="00DC725A"/>
    <w:rsid w:val="00DC7778"/>
    <w:rsid w:val="00DC7CBE"/>
    <w:rsid w:val="00DC7FC8"/>
    <w:rsid w:val="00DD0092"/>
    <w:rsid w:val="00DD03AF"/>
    <w:rsid w:val="00DD057B"/>
    <w:rsid w:val="00DD1C80"/>
    <w:rsid w:val="00DD2F06"/>
    <w:rsid w:val="00DD4770"/>
    <w:rsid w:val="00DD5EA0"/>
    <w:rsid w:val="00DD5EB8"/>
    <w:rsid w:val="00DD6104"/>
    <w:rsid w:val="00DD6D49"/>
    <w:rsid w:val="00DE16A3"/>
    <w:rsid w:val="00DE2093"/>
    <w:rsid w:val="00DE2171"/>
    <w:rsid w:val="00DE2B9A"/>
    <w:rsid w:val="00DE2FF2"/>
    <w:rsid w:val="00DE3724"/>
    <w:rsid w:val="00DE3853"/>
    <w:rsid w:val="00DE3C67"/>
    <w:rsid w:val="00DE452E"/>
    <w:rsid w:val="00DE4C79"/>
    <w:rsid w:val="00DE4D4A"/>
    <w:rsid w:val="00DE4D66"/>
    <w:rsid w:val="00DE4F37"/>
    <w:rsid w:val="00DE6328"/>
    <w:rsid w:val="00DE64AC"/>
    <w:rsid w:val="00DE6C35"/>
    <w:rsid w:val="00DE6ED1"/>
    <w:rsid w:val="00DE722A"/>
    <w:rsid w:val="00DE73A4"/>
    <w:rsid w:val="00DE7979"/>
    <w:rsid w:val="00DF0887"/>
    <w:rsid w:val="00DF0B51"/>
    <w:rsid w:val="00DF0F04"/>
    <w:rsid w:val="00DF1473"/>
    <w:rsid w:val="00DF1C75"/>
    <w:rsid w:val="00DF213A"/>
    <w:rsid w:val="00DF223C"/>
    <w:rsid w:val="00DF40A4"/>
    <w:rsid w:val="00DF419E"/>
    <w:rsid w:val="00DF45C2"/>
    <w:rsid w:val="00DF48E6"/>
    <w:rsid w:val="00DF4EBD"/>
    <w:rsid w:val="00DF4F0D"/>
    <w:rsid w:val="00DF5A65"/>
    <w:rsid w:val="00DF622C"/>
    <w:rsid w:val="00DF7C25"/>
    <w:rsid w:val="00DF7F0C"/>
    <w:rsid w:val="00E00224"/>
    <w:rsid w:val="00E007D8"/>
    <w:rsid w:val="00E008E4"/>
    <w:rsid w:val="00E00CB1"/>
    <w:rsid w:val="00E024EC"/>
    <w:rsid w:val="00E044AB"/>
    <w:rsid w:val="00E04E46"/>
    <w:rsid w:val="00E05E48"/>
    <w:rsid w:val="00E06601"/>
    <w:rsid w:val="00E06605"/>
    <w:rsid w:val="00E066C0"/>
    <w:rsid w:val="00E06809"/>
    <w:rsid w:val="00E07686"/>
    <w:rsid w:val="00E077FD"/>
    <w:rsid w:val="00E111F8"/>
    <w:rsid w:val="00E11A6E"/>
    <w:rsid w:val="00E12325"/>
    <w:rsid w:val="00E1258F"/>
    <w:rsid w:val="00E12E19"/>
    <w:rsid w:val="00E13C52"/>
    <w:rsid w:val="00E145E2"/>
    <w:rsid w:val="00E14BC2"/>
    <w:rsid w:val="00E15A94"/>
    <w:rsid w:val="00E16653"/>
    <w:rsid w:val="00E1667C"/>
    <w:rsid w:val="00E16C34"/>
    <w:rsid w:val="00E174AC"/>
    <w:rsid w:val="00E20A0A"/>
    <w:rsid w:val="00E212C7"/>
    <w:rsid w:val="00E21330"/>
    <w:rsid w:val="00E21809"/>
    <w:rsid w:val="00E22273"/>
    <w:rsid w:val="00E224A5"/>
    <w:rsid w:val="00E23046"/>
    <w:rsid w:val="00E238E2"/>
    <w:rsid w:val="00E24244"/>
    <w:rsid w:val="00E246F2"/>
    <w:rsid w:val="00E2490C"/>
    <w:rsid w:val="00E249D5"/>
    <w:rsid w:val="00E25FC1"/>
    <w:rsid w:val="00E269F6"/>
    <w:rsid w:val="00E3018A"/>
    <w:rsid w:val="00E301C0"/>
    <w:rsid w:val="00E30E7B"/>
    <w:rsid w:val="00E30E90"/>
    <w:rsid w:val="00E3100D"/>
    <w:rsid w:val="00E32CF4"/>
    <w:rsid w:val="00E32E66"/>
    <w:rsid w:val="00E330ED"/>
    <w:rsid w:val="00E349F9"/>
    <w:rsid w:val="00E3502F"/>
    <w:rsid w:val="00E3517C"/>
    <w:rsid w:val="00E3524C"/>
    <w:rsid w:val="00E36716"/>
    <w:rsid w:val="00E36887"/>
    <w:rsid w:val="00E36962"/>
    <w:rsid w:val="00E36F8A"/>
    <w:rsid w:val="00E371AE"/>
    <w:rsid w:val="00E371FC"/>
    <w:rsid w:val="00E37BA1"/>
    <w:rsid w:val="00E41306"/>
    <w:rsid w:val="00E41369"/>
    <w:rsid w:val="00E42E3E"/>
    <w:rsid w:val="00E43554"/>
    <w:rsid w:val="00E4419D"/>
    <w:rsid w:val="00E44936"/>
    <w:rsid w:val="00E45A64"/>
    <w:rsid w:val="00E45C8E"/>
    <w:rsid w:val="00E45E0D"/>
    <w:rsid w:val="00E46DD6"/>
    <w:rsid w:val="00E47003"/>
    <w:rsid w:val="00E475E3"/>
    <w:rsid w:val="00E5049A"/>
    <w:rsid w:val="00E5154C"/>
    <w:rsid w:val="00E5194A"/>
    <w:rsid w:val="00E51D45"/>
    <w:rsid w:val="00E5261D"/>
    <w:rsid w:val="00E52CD3"/>
    <w:rsid w:val="00E52DC8"/>
    <w:rsid w:val="00E5321B"/>
    <w:rsid w:val="00E545EA"/>
    <w:rsid w:val="00E549A2"/>
    <w:rsid w:val="00E555DD"/>
    <w:rsid w:val="00E55738"/>
    <w:rsid w:val="00E5621E"/>
    <w:rsid w:val="00E5642D"/>
    <w:rsid w:val="00E5656A"/>
    <w:rsid w:val="00E5696E"/>
    <w:rsid w:val="00E56EBF"/>
    <w:rsid w:val="00E57521"/>
    <w:rsid w:val="00E61BB7"/>
    <w:rsid w:val="00E62301"/>
    <w:rsid w:val="00E632C4"/>
    <w:rsid w:val="00E645F5"/>
    <w:rsid w:val="00E649B6"/>
    <w:rsid w:val="00E64CFE"/>
    <w:rsid w:val="00E6535A"/>
    <w:rsid w:val="00E65B48"/>
    <w:rsid w:val="00E65BDF"/>
    <w:rsid w:val="00E6672F"/>
    <w:rsid w:val="00E67428"/>
    <w:rsid w:val="00E67F02"/>
    <w:rsid w:val="00E67FCA"/>
    <w:rsid w:val="00E7043C"/>
    <w:rsid w:val="00E70FFB"/>
    <w:rsid w:val="00E71725"/>
    <w:rsid w:val="00E72050"/>
    <w:rsid w:val="00E72282"/>
    <w:rsid w:val="00E723DF"/>
    <w:rsid w:val="00E727FD"/>
    <w:rsid w:val="00E72A7D"/>
    <w:rsid w:val="00E72E20"/>
    <w:rsid w:val="00E7351E"/>
    <w:rsid w:val="00E7364D"/>
    <w:rsid w:val="00E743F5"/>
    <w:rsid w:val="00E74848"/>
    <w:rsid w:val="00E74A5B"/>
    <w:rsid w:val="00E751C6"/>
    <w:rsid w:val="00E75DB3"/>
    <w:rsid w:val="00E775D1"/>
    <w:rsid w:val="00E7760C"/>
    <w:rsid w:val="00E77AD6"/>
    <w:rsid w:val="00E80BB1"/>
    <w:rsid w:val="00E81196"/>
    <w:rsid w:val="00E81D1B"/>
    <w:rsid w:val="00E8277F"/>
    <w:rsid w:val="00E83579"/>
    <w:rsid w:val="00E83A2F"/>
    <w:rsid w:val="00E83FF2"/>
    <w:rsid w:val="00E84808"/>
    <w:rsid w:val="00E84C79"/>
    <w:rsid w:val="00E84CB2"/>
    <w:rsid w:val="00E852B5"/>
    <w:rsid w:val="00E85674"/>
    <w:rsid w:val="00E8577A"/>
    <w:rsid w:val="00E85901"/>
    <w:rsid w:val="00E85A75"/>
    <w:rsid w:val="00E86771"/>
    <w:rsid w:val="00E86FCD"/>
    <w:rsid w:val="00E87890"/>
    <w:rsid w:val="00E87C05"/>
    <w:rsid w:val="00E87DD0"/>
    <w:rsid w:val="00E87E03"/>
    <w:rsid w:val="00E904B9"/>
    <w:rsid w:val="00E90C91"/>
    <w:rsid w:val="00E9150E"/>
    <w:rsid w:val="00E927EC"/>
    <w:rsid w:val="00E955D8"/>
    <w:rsid w:val="00E9574D"/>
    <w:rsid w:val="00E9598D"/>
    <w:rsid w:val="00E95E64"/>
    <w:rsid w:val="00E9640F"/>
    <w:rsid w:val="00E968EC"/>
    <w:rsid w:val="00E97C2C"/>
    <w:rsid w:val="00EA0DE8"/>
    <w:rsid w:val="00EA0E18"/>
    <w:rsid w:val="00EA338C"/>
    <w:rsid w:val="00EA41F9"/>
    <w:rsid w:val="00EA4E3B"/>
    <w:rsid w:val="00EA5050"/>
    <w:rsid w:val="00EA5864"/>
    <w:rsid w:val="00EA6542"/>
    <w:rsid w:val="00EA779D"/>
    <w:rsid w:val="00EA7C3E"/>
    <w:rsid w:val="00EB022B"/>
    <w:rsid w:val="00EB134A"/>
    <w:rsid w:val="00EB19F8"/>
    <w:rsid w:val="00EB1E00"/>
    <w:rsid w:val="00EB3B2A"/>
    <w:rsid w:val="00EB3B2B"/>
    <w:rsid w:val="00EB4D43"/>
    <w:rsid w:val="00EB5445"/>
    <w:rsid w:val="00EB69D7"/>
    <w:rsid w:val="00EB725D"/>
    <w:rsid w:val="00EB7404"/>
    <w:rsid w:val="00EC0C26"/>
    <w:rsid w:val="00EC0C2E"/>
    <w:rsid w:val="00EC1D5D"/>
    <w:rsid w:val="00EC2814"/>
    <w:rsid w:val="00EC42C7"/>
    <w:rsid w:val="00EC4574"/>
    <w:rsid w:val="00EC4DB7"/>
    <w:rsid w:val="00EC56E5"/>
    <w:rsid w:val="00EC7726"/>
    <w:rsid w:val="00ED001D"/>
    <w:rsid w:val="00ED0141"/>
    <w:rsid w:val="00ED0C6A"/>
    <w:rsid w:val="00ED0DD6"/>
    <w:rsid w:val="00ED11D1"/>
    <w:rsid w:val="00ED1A21"/>
    <w:rsid w:val="00ED1FA0"/>
    <w:rsid w:val="00ED247F"/>
    <w:rsid w:val="00ED274E"/>
    <w:rsid w:val="00ED2F77"/>
    <w:rsid w:val="00ED3FCA"/>
    <w:rsid w:val="00ED62C9"/>
    <w:rsid w:val="00ED64DA"/>
    <w:rsid w:val="00ED6A3D"/>
    <w:rsid w:val="00ED6FD7"/>
    <w:rsid w:val="00ED724E"/>
    <w:rsid w:val="00EE0937"/>
    <w:rsid w:val="00EE122E"/>
    <w:rsid w:val="00EE16BF"/>
    <w:rsid w:val="00EE2564"/>
    <w:rsid w:val="00EE26A8"/>
    <w:rsid w:val="00EE4299"/>
    <w:rsid w:val="00EE4435"/>
    <w:rsid w:val="00EE4510"/>
    <w:rsid w:val="00EE4E1A"/>
    <w:rsid w:val="00EE4FF2"/>
    <w:rsid w:val="00EE6851"/>
    <w:rsid w:val="00EF0061"/>
    <w:rsid w:val="00EF018C"/>
    <w:rsid w:val="00EF082D"/>
    <w:rsid w:val="00EF1981"/>
    <w:rsid w:val="00EF1DE7"/>
    <w:rsid w:val="00EF1E47"/>
    <w:rsid w:val="00EF20B1"/>
    <w:rsid w:val="00EF216F"/>
    <w:rsid w:val="00EF21B3"/>
    <w:rsid w:val="00EF27A8"/>
    <w:rsid w:val="00EF324F"/>
    <w:rsid w:val="00EF32D3"/>
    <w:rsid w:val="00EF3368"/>
    <w:rsid w:val="00EF3483"/>
    <w:rsid w:val="00EF3859"/>
    <w:rsid w:val="00EF3AD4"/>
    <w:rsid w:val="00EF3E0B"/>
    <w:rsid w:val="00EF4C96"/>
    <w:rsid w:val="00EF515B"/>
    <w:rsid w:val="00EF6AC5"/>
    <w:rsid w:val="00F0037A"/>
    <w:rsid w:val="00F01C48"/>
    <w:rsid w:val="00F01CE7"/>
    <w:rsid w:val="00F0301E"/>
    <w:rsid w:val="00F03405"/>
    <w:rsid w:val="00F04B29"/>
    <w:rsid w:val="00F05524"/>
    <w:rsid w:val="00F05751"/>
    <w:rsid w:val="00F05EEB"/>
    <w:rsid w:val="00F06ECD"/>
    <w:rsid w:val="00F071A3"/>
    <w:rsid w:val="00F1023C"/>
    <w:rsid w:val="00F10FC4"/>
    <w:rsid w:val="00F11020"/>
    <w:rsid w:val="00F11DCA"/>
    <w:rsid w:val="00F122F3"/>
    <w:rsid w:val="00F12867"/>
    <w:rsid w:val="00F13051"/>
    <w:rsid w:val="00F1398A"/>
    <w:rsid w:val="00F14066"/>
    <w:rsid w:val="00F14957"/>
    <w:rsid w:val="00F151B6"/>
    <w:rsid w:val="00F151FB"/>
    <w:rsid w:val="00F1560D"/>
    <w:rsid w:val="00F1580B"/>
    <w:rsid w:val="00F162D0"/>
    <w:rsid w:val="00F1642F"/>
    <w:rsid w:val="00F16688"/>
    <w:rsid w:val="00F16831"/>
    <w:rsid w:val="00F16BC3"/>
    <w:rsid w:val="00F16C55"/>
    <w:rsid w:val="00F16CA9"/>
    <w:rsid w:val="00F16EF8"/>
    <w:rsid w:val="00F1721B"/>
    <w:rsid w:val="00F17719"/>
    <w:rsid w:val="00F17D6C"/>
    <w:rsid w:val="00F17F2D"/>
    <w:rsid w:val="00F20557"/>
    <w:rsid w:val="00F21823"/>
    <w:rsid w:val="00F225E7"/>
    <w:rsid w:val="00F22C68"/>
    <w:rsid w:val="00F23D54"/>
    <w:rsid w:val="00F24348"/>
    <w:rsid w:val="00F2519C"/>
    <w:rsid w:val="00F262F5"/>
    <w:rsid w:val="00F269B2"/>
    <w:rsid w:val="00F26C5B"/>
    <w:rsid w:val="00F2711F"/>
    <w:rsid w:val="00F279DC"/>
    <w:rsid w:val="00F30A09"/>
    <w:rsid w:val="00F3191F"/>
    <w:rsid w:val="00F32007"/>
    <w:rsid w:val="00F320F7"/>
    <w:rsid w:val="00F32871"/>
    <w:rsid w:val="00F34E62"/>
    <w:rsid w:val="00F3577F"/>
    <w:rsid w:val="00F3592E"/>
    <w:rsid w:val="00F35C8D"/>
    <w:rsid w:val="00F36278"/>
    <w:rsid w:val="00F3657F"/>
    <w:rsid w:val="00F37519"/>
    <w:rsid w:val="00F37807"/>
    <w:rsid w:val="00F40287"/>
    <w:rsid w:val="00F409E9"/>
    <w:rsid w:val="00F41765"/>
    <w:rsid w:val="00F4179A"/>
    <w:rsid w:val="00F41937"/>
    <w:rsid w:val="00F41EAD"/>
    <w:rsid w:val="00F4347E"/>
    <w:rsid w:val="00F43701"/>
    <w:rsid w:val="00F44D7A"/>
    <w:rsid w:val="00F44FDB"/>
    <w:rsid w:val="00F46047"/>
    <w:rsid w:val="00F47202"/>
    <w:rsid w:val="00F50584"/>
    <w:rsid w:val="00F50611"/>
    <w:rsid w:val="00F50721"/>
    <w:rsid w:val="00F50EE1"/>
    <w:rsid w:val="00F51335"/>
    <w:rsid w:val="00F51DD5"/>
    <w:rsid w:val="00F5221C"/>
    <w:rsid w:val="00F52B00"/>
    <w:rsid w:val="00F52DB6"/>
    <w:rsid w:val="00F53BD2"/>
    <w:rsid w:val="00F53D45"/>
    <w:rsid w:val="00F54A50"/>
    <w:rsid w:val="00F55A35"/>
    <w:rsid w:val="00F55F0B"/>
    <w:rsid w:val="00F56A10"/>
    <w:rsid w:val="00F56B3E"/>
    <w:rsid w:val="00F56C53"/>
    <w:rsid w:val="00F57410"/>
    <w:rsid w:val="00F576E5"/>
    <w:rsid w:val="00F604C9"/>
    <w:rsid w:val="00F607C9"/>
    <w:rsid w:val="00F60F64"/>
    <w:rsid w:val="00F60F7D"/>
    <w:rsid w:val="00F61FCE"/>
    <w:rsid w:val="00F63248"/>
    <w:rsid w:val="00F635E6"/>
    <w:rsid w:val="00F6477E"/>
    <w:rsid w:val="00F647CC"/>
    <w:rsid w:val="00F654CC"/>
    <w:rsid w:val="00F65A56"/>
    <w:rsid w:val="00F65ECC"/>
    <w:rsid w:val="00F660DD"/>
    <w:rsid w:val="00F660EA"/>
    <w:rsid w:val="00F66308"/>
    <w:rsid w:val="00F66423"/>
    <w:rsid w:val="00F67038"/>
    <w:rsid w:val="00F7059D"/>
    <w:rsid w:val="00F70745"/>
    <w:rsid w:val="00F70B6D"/>
    <w:rsid w:val="00F70CBD"/>
    <w:rsid w:val="00F71267"/>
    <w:rsid w:val="00F71836"/>
    <w:rsid w:val="00F7242E"/>
    <w:rsid w:val="00F72A4C"/>
    <w:rsid w:val="00F730BD"/>
    <w:rsid w:val="00F73487"/>
    <w:rsid w:val="00F73531"/>
    <w:rsid w:val="00F74D87"/>
    <w:rsid w:val="00F75F5A"/>
    <w:rsid w:val="00F76037"/>
    <w:rsid w:val="00F76329"/>
    <w:rsid w:val="00F768B5"/>
    <w:rsid w:val="00F76F3D"/>
    <w:rsid w:val="00F7767C"/>
    <w:rsid w:val="00F80C41"/>
    <w:rsid w:val="00F811D9"/>
    <w:rsid w:val="00F81454"/>
    <w:rsid w:val="00F81A81"/>
    <w:rsid w:val="00F82024"/>
    <w:rsid w:val="00F8255D"/>
    <w:rsid w:val="00F825F2"/>
    <w:rsid w:val="00F82B81"/>
    <w:rsid w:val="00F82D18"/>
    <w:rsid w:val="00F83878"/>
    <w:rsid w:val="00F83DF0"/>
    <w:rsid w:val="00F84209"/>
    <w:rsid w:val="00F843A1"/>
    <w:rsid w:val="00F865E4"/>
    <w:rsid w:val="00F86637"/>
    <w:rsid w:val="00F86B79"/>
    <w:rsid w:val="00F8745D"/>
    <w:rsid w:val="00F8765E"/>
    <w:rsid w:val="00F92E68"/>
    <w:rsid w:val="00F9349B"/>
    <w:rsid w:val="00F9389A"/>
    <w:rsid w:val="00F93E37"/>
    <w:rsid w:val="00F94065"/>
    <w:rsid w:val="00F94576"/>
    <w:rsid w:val="00F94C90"/>
    <w:rsid w:val="00F94D0D"/>
    <w:rsid w:val="00F94E72"/>
    <w:rsid w:val="00F95B97"/>
    <w:rsid w:val="00F9735C"/>
    <w:rsid w:val="00FA1AF4"/>
    <w:rsid w:val="00FA1B4D"/>
    <w:rsid w:val="00FA20AD"/>
    <w:rsid w:val="00FA2866"/>
    <w:rsid w:val="00FA2D1B"/>
    <w:rsid w:val="00FA3329"/>
    <w:rsid w:val="00FA3870"/>
    <w:rsid w:val="00FA390D"/>
    <w:rsid w:val="00FA40AF"/>
    <w:rsid w:val="00FA40BE"/>
    <w:rsid w:val="00FA5E61"/>
    <w:rsid w:val="00FA5EA3"/>
    <w:rsid w:val="00FA6CA5"/>
    <w:rsid w:val="00FA7316"/>
    <w:rsid w:val="00FA77FA"/>
    <w:rsid w:val="00FA7BF7"/>
    <w:rsid w:val="00FA7D16"/>
    <w:rsid w:val="00FB01CA"/>
    <w:rsid w:val="00FB057F"/>
    <w:rsid w:val="00FB0E68"/>
    <w:rsid w:val="00FB11EF"/>
    <w:rsid w:val="00FB1723"/>
    <w:rsid w:val="00FB195F"/>
    <w:rsid w:val="00FB35B5"/>
    <w:rsid w:val="00FB3649"/>
    <w:rsid w:val="00FB401F"/>
    <w:rsid w:val="00FB421B"/>
    <w:rsid w:val="00FB4514"/>
    <w:rsid w:val="00FB50C4"/>
    <w:rsid w:val="00FB5D09"/>
    <w:rsid w:val="00FB5D74"/>
    <w:rsid w:val="00FB6DDE"/>
    <w:rsid w:val="00FB6F8E"/>
    <w:rsid w:val="00FB72C2"/>
    <w:rsid w:val="00FC1536"/>
    <w:rsid w:val="00FC1C0D"/>
    <w:rsid w:val="00FC23F4"/>
    <w:rsid w:val="00FC2C6D"/>
    <w:rsid w:val="00FC3FC3"/>
    <w:rsid w:val="00FC4560"/>
    <w:rsid w:val="00FC460D"/>
    <w:rsid w:val="00FC4709"/>
    <w:rsid w:val="00FC4F00"/>
    <w:rsid w:val="00FC5165"/>
    <w:rsid w:val="00FC5313"/>
    <w:rsid w:val="00FC543D"/>
    <w:rsid w:val="00FC5EFA"/>
    <w:rsid w:val="00FC6945"/>
    <w:rsid w:val="00FC7840"/>
    <w:rsid w:val="00FC7AF2"/>
    <w:rsid w:val="00FC7C6D"/>
    <w:rsid w:val="00FD05A7"/>
    <w:rsid w:val="00FD09C6"/>
    <w:rsid w:val="00FD0A90"/>
    <w:rsid w:val="00FD0A9F"/>
    <w:rsid w:val="00FD0C21"/>
    <w:rsid w:val="00FD1950"/>
    <w:rsid w:val="00FD1AD6"/>
    <w:rsid w:val="00FD21CE"/>
    <w:rsid w:val="00FD29B0"/>
    <w:rsid w:val="00FD2EE0"/>
    <w:rsid w:val="00FD3B04"/>
    <w:rsid w:val="00FD467E"/>
    <w:rsid w:val="00FD4929"/>
    <w:rsid w:val="00FD4F7A"/>
    <w:rsid w:val="00FD547B"/>
    <w:rsid w:val="00FD7615"/>
    <w:rsid w:val="00FD7A3C"/>
    <w:rsid w:val="00FD7AF7"/>
    <w:rsid w:val="00FD7B57"/>
    <w:rsid w:val="00FE18EF"/>
    <w:rsid w:val="00FE28B6"/>
    <w:rsid w:val="00FE293F"/>
    <w:rsid w:val="00FE2DE1"/>
    <w:rsid w:val="00FE2FCC"/>
    <w:rsid w:val="00FE3569"/>
    <w:rsid w:val="00FE35B7"/>
    <w:rsid w:val="00FE449D"/>
    <w:rsid w:val="00FE4758"/>
    <w:rsid w:val="00FE4AB5"/>
    <w:rsid w:val="00FE55AD"/>
    <w:rsid w:val="00FE58D5"/>
    <w:rsid w:val="00FE6DD5"/>
    <w:rsid w:val="00FE74EA"/>
    <w:rsid w:val="00FF0DE6"/>
    <w:rsid w:val="00FF0F79"/>
    <w:rsid w:val="00FF1167"/>
    <w:rsid w:val="00FF19AA"/>
    <w:rsid w:val="00FF1BBF"/>
    <w:rsid w:val="00FF392B"/>
    <w:rsid w:val="00FF4081"/>
    <w:rsid w:val="00FF554E"/>
    <w:rsid w:val="00FF645A"/>
    <w:rsid w:val="00FF6950"/>
    <w:rsid w:val="00FF6E31"/>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hapeDefaults>
    <o:shapedefaults v:ext="edit" spidmax="2050"/>
    <o:shapelayout v:ext="edit">
      <o:idmap v:ext="edit" data="2"/>
    </o:shapelayout>
  </w:shapeDefaults>
  <w:decimalSymbol w:val=","/>
  <w:listSeparator w:val=";"/>
  <w14:docId w14:val="4F92D764"/>
  <w15:chartTrackingRefBased/>
  <w15:docId w15:val="{5C944851-720F-4E99-A04E-DD3AA6E6F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8E4A21"/>
    <w:pPr>
      <w:spacing w:line="360" w:lineRule="auto"/>
      <w:jc w:val="both"/>
    </w:pPr>
    <w:rPr>
      <w:rFonts w:ascii="Calibri" w:hAnsi="Calibri" w:cs="Arial"/>
      <w:sz w:val="24"/>
      <w:szCs w:val="22"/>
      <w:lang w:eastAsia="en-US"/>
    </w:rPr>
  </w:style>
  <w:style w:type="paragraph" w:styleId="Naslov1">
    <w:name w:val="heading 1"/>
    <w:basedOn w:val="Navaden"/>
    <w:next w:val="Navaden"/>
    <w:link w:val="Naslov1Znak"/>
    <w:uiPriority w:val="9"/>
    <w:qFormat/>
    <w:rsid w:val="00BE546D"/>
    <w:pPr>
      <w:widowControl w:val="0"/>
      <w:numPr>
        <w:numId w:val="1"/>
      </w:numPr>
      <w:spacing w:before="360" w:after="240" w:line="240" w:lineRule="auto"/>
      <w:ind w:left="431" w:hanging="431"/>
      <w:jc w:val="left"/>
      <w:outlineLvl w:val="0"/>
    </w:pPr>
    <w:rPr>
      <w:rFonts w:cs="Times New Roman"/>
      <w:bCs/>
      <w:caps/>
      <w:kern w:val="32"/>
      <w:sz w:val="32"/>
      <w:szCs w:val="32"/>
      <w:lang w:val="en-US"/>
    </w:rPr>
  </w:style>
  <w:style w:type="paragraph" w:styleId="Naslov2">
    <w:name w:val="heading 2"/>
    <w:basedOn w:val="Navaden"/>
    <w:next w:val="Navaden"/>
    <w:link w:val="Naslov2Znak"/>
    <w:uiPriority w:val="99"/>
    <w:qFormat/>
    <w:rsid w:val="00746FA6"/>
    <w:pPr>
      <w:keepNext/>
      <w:numPr>
        <w:ilvl w:val="1"/>
        <w:numId w:val="1"/>
      </w:numPr>
      <w:tabs>
        <w:tab w:val="left" w:pos="0"/>
        <w:tab w:val="left" w:pos="284"/>
      </w:tabs>
      <w:spacing w:before="120"/>
      <w:ind w:left="578" w:hanging="578"/>
      <w:jc w:val="left"/>
      <w:outlineLvl w:val="1"/>
    </w:pPr>
    <w:rPr>
      <w:bCs/>
      <w:iCs/>
      <w:sz w:val="28"/>
      <w:szCs w:val="28"/>
    </w:rPr>
  </w:style>
  <w:style w:type="paragraph" w:styleId="Naslov3">
    <w:name w:val="heading 3"/>
    <w:basedOn w:val="Navaden"/>
    <w:next w:val="Navaden"/>
    <w:link w:val="Naslov3Znak"/>
    <w:uiPriority w:val="99"/>
    <w:qFormat/>
    <w:rsid w:val="00AF2D09"/>
    <w:pPr>
      <w:keepNext/>
      <w:numPr>
        <w:ilvl w:val="2"/>
        <w:numId w:val="1"/>
      </w:numPr>
      <w:spacing w:before="240" w:after="60"/>
      <w:jc w:val="left"/>
      <w:outlineLvl w:val="2"/>
    </w:pPr>
    <w:rPr>
      <w:bCs/>
      <w:szCs w:val="26"/>
    </w:rPr>
  </w:style>
  <w:style w:type="paragraph" w:styleId="Naslov4">
    <w:name w:val="heading 4"/>
    <w:basedOn w:val="Navaden"/>
    <w:next w:val="Navaden"/>
    <w:link w:val="Naslov4Znak"/>
    <w:uiPriority w:val="99"/>
    <w:qFormat/>
    <w:rsid w:val="00AF2D09"/>
    <w:pPr>
      <w:keepNext/>
      <w:numPr>
        <w:ilvl w:val="3"/>
        <w:numId w:val="1"/>
      </w:numPr>
      <w:tabs>
        <w:tab w:val="left" w:pos="567"/>
      </w:tabs>
      <w:spacing w:before="120"/>
      <w:jc w:val="left"/>
      <w:outlineLvl w:val="3"/>
    </w:pPr>
    <w:rPr>
      <w:rFonts w:ascii="Times New Roman" w:hAnsi="Times New Roman"/>
      <w:bCs/>
      <w:szCs w:val="28"/>
    </w:rPr>
  </w:style>
  <w:style w:type="paragraph" w:styleId="Naslov5">
    <w:name w:val="heading 5"/>
    <w:basedOn w:val="Navaden"/>
    <w:next w:val="Navaden"/>
    <w:link w:val="Naslov5Znak"/>
    <w:uiPriority w:val="99"/>
    <w:qFormat/>
    <w:rsid w:val="00AF2D09"/>
    <w:pPr>
      <w:numPr>
        <w:ilvl w:val="4"/>
        <w:numId w:val="1"/>
      </w:numPr>
      <w:outlineLvl w:val="4"/>
    </w:pPr>
    <w:rPr>
      <w:rFonts w:ascii="Times New Roman" w:hAnsi="Times New Roman"/>
      <w:bCs/>
      <w:iCs/>
      <w:szCs w:val="26"/>
    </w:rPr>
  </w:style>
  <w:style w:type="paragraph" w:styleId="Naslov6">
    <w:name w:val="heading 6"/>
    <w:basedOn w:val="Navaden"/>
    <w:next w:val="Navaden"/>
    <w:link w:val="Naslov6Znak"/>
    <w:uiPriority w:val="99"/>
    <w:qFormat/>
    <w:rsid w:val="00AF2D09"/>
    <w:pPr>
      <w:numPr>
        <w:ilvl w:val="5"/>
        <w:numId w:val="1"/>
      </w:numPr>
      <w:spacing w:before="240" w:after="60"/>
      <w:outlineLvl w:val="5"/>
    </w:pPr>
    <w:rPr>
      <w:rFonts w:ascii="Times New Roman" w:hAnsi="Times New Roman"/>
      <w:b/>
      <w:bCs/>
    </w:rPr>
  </w:style>
  <w:style w:type="paragraph" w:styleId="Naslov7">
    <w:name w:val="heading 7"/>
    <w:basedOn w:val="Navaden"/>
    <w:next w:val="Navaden"/>
    <w:link w:val="Naslov7Znak"/>
    <w:uiPriority w:val="99"/>
    <w:qFormat/>
    <w:rsid w:val="00AF2D09"/>
    <w:pPr>
      <w:numPr>
        <w:ilvl w:val="6"/>
        <w:numId w:val="1"/>
      </w:numPr>
      <w:spacing w:before="240" w:after="60"/>
      <w:outlineLvl w:val="6"/>
    </w:pPr>
    <w:rPr>
      <w:rFonts w:ascii="Times New Roman" w:hAnsi="Times New Roman"/>
    </w:rPr>
  </w:style>
  <w:style w:type="paragraph" w:styleId="Naslov8">
    <w:name w:val="heading 8"/>
    <w:basedOn w:val="Navaden"/>
    <w:next w:val="Navaden"/>
    <w:link w:val="Naslov8Znak"/>
    <w:uiPriority w:val="99"/>
    <w:qFormat/>
    <w:rsid w:val="00AF2D09"/>
    <w:pPr>
      <w:numPr>
        <w:ilvl w:val="7"/>
        <w:numId w:val="1"/>
      </w:numPr>
      <w:spacing w:before="240" w:after="60"/>
      <w:outlineLvl w:val="7"/>
    </w:pPr>
    <w:rPr>
      <w:rFonts w:ascii="Times New Roman" w:hAnsi="Times New Roman"/>
      <w:i/>
      <w:iCs/>
    </w:rPr>
  </w:style>
  <w:style w:type="paragraph" w:styleId="Naslov9">
    <w:name w:val="heading 9"/>
    <w:basedOn w:val="Navaden"/>
    <w:next w:val="Navaden"/>
    <w:link w:val="Naslov9Znak"/>
    <w:uiPriority w:val="99"/>
    <w:qFormat/>
    <w:rsid w:val="00AF2D09"/>
    <w:pPr>
      <w:numPr>
        <w:ilvl w:val="8"/>
        <w:numId w:val="1"/>
      </w:numPr>
      <w:spacing w:before="240" w:after="60"/>
      <w:outlineLvl w:val="8"/>
    </w:p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link w:val="Naslov1"/>
    <w:uiPriority w:val="9"/>
    <w:locked/>
    <w:rsid w:val="00BE546D"/>
    <w:rPr>
      <w:rFonts w:ascii="Calibri" w:hAnsi="Calibri"/>
      <w:bCs/>
      <w:caps/>
      <w:kern w:val="32"/>
      <w:sz w:val="32"/>
      <w:szCs w:val="32"/>
      <w:lang w:val="en-US" w:eastAsia="en-US"/>
    </w:rPr>
  </w:style>
  <w:style w:type="character" w:customStyle="1" w:styleId="Naslov2Znak">
    <w:name w:val="Naslov 2 Znak"/>
    <w:link w:val="Naslov2"/>
    <w:uiPriority w:val="99"/>
    <w:locked/>
    <w:rsid w:val="00317DA9"/>
    <w:rPr>
      <w:rFonts w:ascii="Calibri" w:hAnsi="Calibri" w:cs="Arial"/>
      <w:bCs/>
      <w:iCs/>
      <w:sz w:val="28"/>
      <w:szCs w:val="28"/>
      <w:lang w:eastAsia="en-US"/>
    </w:rPr>
  </w:style>
  <w:style w:type="character" w:customStyle="1" w:styleId="Naslov3Znak">
    <w:name w:val="Naslov 3 Znak"/>
    <w:link w:val="Naslov3"/>
    <w:uiPriority w:val="99"/>
    <w:locked/>
    <w:rsid w:val="00317DA9"/>
    <w:rPr>
      <w:rFonts w:ascii="Calibri" w:hAnsi="Calibri" w:cs="Arial"/>
      <w:bCs/>
      <w:sz w:val="24"/>
      <w:szCs w:val="26"/>
      <w:lang w:eastAsia="en-US"/>
    </w:rPr>
  </w:style>
  <w:style w:type="character" w:customStyle="1" w:styleId="Naslov4Znak">
    <w:name w:val="Naslov 4 Znak"/>
    <w:link w:val="Naslov4"/>
    <w:uiPriority w:val="99"/>
    <w:locked/>
    <w:rsid w:val="00317DA9"/>
    <w:rPr>
      <w:rFonts w:cs="Arial"/>
      <w:bCs/>
      <w:sz w:val="24"/>
      <w:szCs w:val="28"/>
      <w:lang w:eastAsia="en-US"/>
    </w:rPr>
  </w:style>
  <w:style w:type="character" w:customStyle="1" w:styleId="Naslov5Znak">
    <w:name w:val="Naslov 5 Znak"/>
    <w:link w:val="Naslov5"/>
    <w:uiPriority w:val="99"/>
    <w:locked/>
    <w:rsid w:val="00317DA9"/>
    <w:rPr>
      <w:rFonts w:cs="Arial"/>
      <w:bCs/>
      <w:iCs/>
      <w:sz w:val="24"/>
      <w:szCs w:val="26"/>
      <w:lang w:eastAsia="en-US"/>
    </w:rPr>
  </w:style>
  <w:style w:type="character" w:customStyle="1" w:styleId="Naslov6Znak">
    <w:name w:val="Naslov 6 Znak"/>
    <w:link w:val="Naslov6"/>
    <w:uiPriority w:val="99"/>
    <w:locked/>
    <w:rsid w:val="00317DA9"/>
    <w:rPr>
      <w:rFonts w:cs="Arial"/>
      <w:b/>
      <w:bCs/>
      <w:sz w:val="24"/>
      <w:szCs w:val="22"/>
      <w:lang w:eastAsia="en-US"/>
    </w:rPr>
  </w:style>
  <w:style w:type="character" w:customStyle="1" w:styleId="Naslov7Znak">
    <w:name w:val="Naslov 7 Znak"/>
    <w:link w:val="Naslov7"/>
    <w:uiPriority w:val="99"/>
    <w:locked/>
    <w:rsid w:val="00317DA9"/>
    <w:rPr>
      <w:rFonts w:cs="Arial"/>
      <w:sz w:val="24"/>
      <w:szCs w:val="22"/>
      <w:lang w:eastAsia="en-US"/>
    </w:rPr>
  </w:style>
  <w:style w:type="character" w:customStyle="1" w:styleId="Naslov8Znak">
    <w:name w:val="Naslov 8 Znak"/>
    <w:link w:val="Naslov8"/>
    <w:uiPriority w:val="99"/>
    <w:locked/>
    <w:rsid w:val="00317DA9"/>
    <w:rPr>
      <w:rFonts w:cs="Arial"/>
      <w:i/>
      <w:iCs/>
      <w:sz w:val="24"/>
      <w:szCs w:val="22"/>
      <w:lang w:eastAsia="en-US"/>
    </w:rPr>
  </w:style>
  <w:style w:type="character" w:customStyle="1" w:styleId="Naslov9Znak">
    <w:name w:val="Naslov 9 Znak"/>
    <w:link w:val="Naslov9"/>
    <w:uiPriority w:val="99"/>
    <w:locked/>
    <w:rsid w:val="00317DA9"/>
    <w:rPr>
      <w:rFonts w:ascii="Calibri" w:hAnsi="Calibri" w:cs="Arial"/>
      <w:sz w:val="24"/>
      <w:szCs w:val="22"/>
      <w:lang w:eastAsia="en-US"/>
    </w:rPr>
  </w:style>
  <w:style w:type="paragraph" w:styleId="Napis">
    <w:name w:val="caption"/>
    <w:basedOn w:val="Navaden"/>
    <w:next w:val="Navaden"/>
    <w:uiPriority w:val="99"/>
    <w:qFormat/>
    <w:rsid w:val="00B3659C"/>
    <w:pPr>
      <w:spacing w:before="120"/>
      <w:jc w:val="center"/>
    </w:pPr>
    <w:rPr>
      <w:bCs/>
      <w:szCs w:val="20"/>
    </w:rPr>
  </w:style>
  <w:style w:type="character" w:styleId="Hiperpovezava">
    <w:name w:val="Hyperlink"/>
    <w:uiPriority w:val="99"/>
    <w:rsid w:val="00AF2D09"/>
    <w:rPr>
      <w:rFonts w:cs="Times New Roman"/>
      <w:color w:val="0000FF"/>
      <w:u w:val="single"/>
    </w:rPr>
  </w:style>
  <w:style w:type="paragraph" w:styleId="Telobesedila">
    <w:name w:val="Body Text"/>
    <w:basedOn w:val="Navaden"/>
    <w:link w:val="TelobesedilaZnak"/>
    <w:uiPriority w:val="99"/>
    <w:rsid w:val="00AF2D09"/>
    <w:pPr>
      <w:jc w:val="left"/>
    </w:pPr>
  </w:style>
  <w:style w:type="character" w:customStyle="1" w:styleId="TelobesedilaZnak">
    <w:name w:val="Telo besedila Znak"/>
    <w:link w:val="Telobesedila"/>
    <w:uiPriority w:val="99"/>
    <w:locked/>
    <w:rsid w:val="00317DA9"/>
    <w:rPr>
      <w:rFonts w:ascii="Arial" w:hAnsi="Arial" w:cs="Arial"/>
      <w:lang w:val="sl-SI" w:eastAsia="x-none"/>
    </w:rPr>
  </w:style>
  <w:style w:type="paragraph" w:styleId="Kazalovsebine1">
    <w:name w:val="toc 1"/>
    <w:basedOn w:val="Navaden"/>
    <w:next w:val="Navaden"/>
    <w:autoRedefine/>
    <w:uiPriority w:val="39"/>
    <w:rsid w:val="00FB11EF"/>
    <w:pPr>
      <w:tabs>
        <w:tab w:val="left" w:pos="440"/>
        <w:tab w:val="right" w:leader="dot" w:pos="8772"/>
      </w:tabs>
      <w:spacing w:before="240"/>
      <w:jc w:val="left"/>
    </w:pPr>
    <w:rPr>
      <w:b/>
      <w:bCs/>
      <w:caps/>
      <w:noProof/>
      <w:sz w:val="28"/>
      <w:szCs w:val="28"/>
    </w:rPr>
  </w:style>
  <w:style w:type="paragraph" w:styleId="Kazalovsebine2">
    <w:name w:val="toc 2"/>
    <w:basedOn w:val="Navaden"/>
    <w:next w:val="Navaden"/>
    <w:autoRedefine/>
    <w:uiPriority w:val="39"/>
    <w:rsid w:val="00900611"/>
    <w:pPr>
      <w:tabs>
        <w:tab w:val="left" w:pos="660"/>
        <w:tab w:val="right" w:leader="dot" w:pos="8772"/>
      </w:tabs>
      <w:spacing w:before="240"/>
      <w:jc w:val="left"/>
    </w:pPr>
    <w:rPr>
      <w:b/>
      <w:bCs/>
      <w:noProof/>
      <w:sz w:val="20"/>
      <w:szCs w:val="20"/>
    </w:rPr>
  </w:style>
  <w:style w:type="paragraph" w:styleId="Kazalovsebine3">
    <w:name w:val="toc 3"/>
    <w:basedOn w:val="Navaden"/>
    <w:next w:val="Navaden"/>
    <w:autoRedefine/>
    <w:uiPriority w:val="39"/>
    <w:rsid w:val="00AF2D09"/>
    <w:pPr>
      <w:ind w:left="220"/>
      <w:jc w:val="left"/>
    </w:pPr>
    <w:rPr>
      <w:sz w:val="20"/>
      <w:szCs w:val="20"/>
    </w:rPr>
  </w:style>
  <w:style w:type="paragraph" w:styleId="Kazalovsebine4">
    <w:name w:val="toc 4"/>
    <w:basedOn w:val="Navaden"/>
    <w:next w:val="Navaden"/>
    <w:autoRedefine/>
    <w:uiPriority w:val="99"/>
    <w:semiHidden/>
    <w:rsid w:val="00AF2D09"/>
    <w:pPr>
      <w:ind w:left="440"/>
      <w:jc w:val="left"/>
    </w:pPr>
    <w:rPr>
      <w:sz w:val="20"/>
      <w:szCs w:val="20"/>
    </w:rPr>
  </w:style>
  <w:style w:type="paragraph" w:styleId="Kazalovsebine5">
    <w:name w:val="toc 5"/>
    <w:basedOn w:val="Navaden"/>
    <w:next w:val="Navaden"/>
    <w:autoRedefine/>
    <w:uiPriority w:val="99"/>
    <w:semiHidden/>
    <w:rsid w:val="00AF2D09"/>
    <w:pPr>
      <w:ind w:left="660"/>
      <w:jc w:val="left"/>
    </w:pPr>
    <w:rPr>
      <w:sz w:val="20"/>
      <w:szCs w:val="20"/>
    </w:rPr>
  </w:style>
  <w:style w:type="paragraph" w:styleId="Kazalovsebine6">
    <w:name w:val="toc 6"/>
    <w:basedOn w:val="Navaden"/>
    <w:next w:val="Navaden"/>
    <w:autoRedefine/>
    <w:uiPriority w:val="99"/>
    <w:semiHidden/>
    <w:rsid w:val="00AF2D09"/>
    <w:pPr>
      <w:ind w:left="880"/>
      <w:jc w:val="left"/>
    </w:pPr>
    <w:rPr>
      <w:sz w:val="20"/>
      <w:szCs w:val="20"/>
    </w:rPr>
  </w:style>
  <w:style w:type="paragraph" w:styleId="Kazalovsebine7">
    <w:name w:val="toc 7"/>
    <w:basedOn w:val="Navaden"/>
    <w:next w:val="Navaden"/>
    <w:autoRedefine/>
    <w:uiPriority w:val="99"/>
    <w:semiHidden/>
    <w:rsid w:val="00AF2D09"/>
    <w:pPr>
      <w:ind w:left="1100"/>
      <w:jc w:val="left"/>
    </w:pPr>
    <w:rPr>
      <w:sz w:val="20"/>
      <w:szCs w:val="20"/>
    </w:rPr>
  </w:style>
  <w:style w:type="paragraph" w:styleId="Kazalovsebine8">
    <w:name w:val="toc 8"/>
    <w:basedOn w:val="Navaden"/>
    <w:next w:val="Navaden"/>
    <w:autoRedefine/>
    <w:uiPriority w:val="99"/>
    <w:semiHidden/>
    <w:rsid w:val="00AF2D09"/>
    <w:pPr>
      <w:ind w:left="1320"/>
      <w:jc w:val="left"/>
    </w:pPr>
    <w:rPr>
      <w:sz w:val="20"/>
      <w:szCs w:val="20"/>
    </w:rPr>
  </w:style>
  <w:style w:type="paragraph" w:styleId="Kazalovsebine9">
    <w:name w:val="toc 9"/>
    <w:basedOn w:val="Navaden"/>
    <w:next w:val="Navaden"/>
    <w:autoRedefine/>
    <w:uiPriority w:val="99"/>
    <w:semiHidden/>
    <w:rsid w:val="00AF2D09"/>
    <w:pPr>
      <w:ind w:left="1540"/>
      <w:jc w:val="left"/>
    </w:pPr>
    <w:rPr>
      <w:sz w:val="20"/>
      <w:szCs w:val="20"/>
    </w:rPr>
  </w:style>
  <w:style w:type="character" w:styleId="tevilkastrani">
    <w:name w:val="page number"/>
    <w:uiPriority w:val="99"/>
    <w:rsid w:val="00AF2D09"/>
    <w:rPr>
      <w:rFonts w:cs="Times New Roman"/>
      <w:sz w:val="20"/>
    </w:rPr>
  </w:style>
  <w:style w:type="paragraph" w:styleId="Noga">
    <w:name w:val="footer"/>
    <w:basedOn w:val="Navaden"/>
    <w:link w:val="NogaZnak"/>
    <w:uiPriority w:val="99"/>
    <w:rsid w:val="00AF2D09"/>
    <w:pPr>
      <w:tabs>
        <w:tab w:val="center" w:pos="4536"/>
        <w:tab w:val="right" w:pos="9072"/>
      </w:tabs>
    </w:pPr>
    <w:rPr>
      <w:rFonts w:cs="Times New Roman"/>
      <w:lang w:val="en-US"/>
    </w:rPr>
  </w:style>
  <w:style w:type="character" w:customStyle="1" w:styleId="NogaZnak">
    <w:name w:val="Noga Znak"/>
    <w:link w:val="Noga"/>
    <w:uiPriority w:val="99"/>
    <w:locked/>
    <w:rsid w:val="000867F4"/>
    <w:rPr>
      <w:rFonts w:ascii="Arial" w:hAnsi="Arial" w:cs="Times New Roman"/>
      <w:sz w:val="22"/>
      <w:lang w:val="x-none" w:eastAsia="en-US"/>
    </w:rPr>
  </w:style>
  <w:style w:type="paragraph" w:styleId="Sprotnaopomba-besedilo">
    <w:name w:val="footnote text"/>
    <w:basedOn w:val="Navaden"/>
    <w:link w:val="Sprotnaopomba-besediloZnak"/>
    <w:autoRedefine/>
    <w:uiPriority w:val="99"/>
    <w:semiHidden/>
    <w:rsid w:val="00630063"/>
    <w:pPr>
      <w:tabs>
        <w:tab w:val="left" w:pos="284"/>
      </w:tabs>
      <w:spacing w:line="240" w:lineRule="auto"/>
    </w:pPr>
    <w:rPr>
      <w:sz w:val="20"/>
      <w:szCs w:val="20"/>
    </w:rPr>
  </w:style>
  <w:style w:type="character" w:customStyle="1" w:styleId="Sprotnaopomba-besediloZnak">
    <w:name w:val="Sprotna opomba - besedilo Znak"/>
    <w:link w:val="Sprotnaopomba-besedilo"/>
    <w:uiPriority w:val="99"/>
    <w:semiHidden/>
    <w:locked/>
    <w:rsid w:val="00630063"/>
    <w:rPr>
      <w:rFonts w:ascii="Calibri" w:hAnsi="Calibri" w:cs="Arial"/>
      <w:lang w:eastAsia="en-US"/>
    </w:rPr>
  </w:style>
  <w:style w:type="character" w:styleId="Sprotnaopomba-sklic">
    <w:name w:val="footnote reference"/>
    <w:uiPriority w:val="99"/>
    <w:semiHidden/>
    <w:rsid w:val="00AF2D09"/>
    <w:rPr>
      <w:rFonts w:cs="Times New Roman"/>
      <w:vertAlign w:val="superscript"/>
    </w:rPr>
  </w:style>
  <w:style w:type="paragraph" w:styleId="Naslov">
    <w:name w:val="Title"/>
    <w:basedOn w:val="Navaden"/>
    <w:link w:val="NaslovZnak"/>
    <w:uiPriority w:val="99"/>
    <w:qFormat/>
    <w:rsid w:val="00AF2D09"/>
    <w:pPr>
      <w:spacing w:line="240" w:lineRule="auto"/>
      <w:jc w:val="center"/>
    </w:pPr>
    <w:rPr>
      <w:b/>
      <w:sz w:val="40"/>
    </w:rPr>
  </w:style>
  <w:style w:type="character" w:customStyle="1" w:styleId="NaslovZnak">
    <w:name w:val="Naslov Znak"/>
    <w:link w:val="Naslov"/>
    <w:uiPriority w:val="99"/>
    <w:locked/>
    <w:rsid w:val="00317DA9"/>
    <w:rPr>
      <w:rFonts w:ascii="Cambria" w:hAnsi="Cambria" w:cs="Times New Roman"/>
      <w:b/>
      <w:bCs/>
      <w:kern w:val="28"/>
      <w:sz w:val="32"/>
      <w:szCs w:val="32"/>
      <w:lang w:val="sl-SI" w:eastAsia="x-none"/>
    </w:rPr>
  </w:style>
  <w:style w:type="paragraph" w:styleId="Podnaslov">
    <w:name w:val="Subtitle"/>
    <w:basedOn w:val="Navaden"/>
    <w:link w:val="PodnaslovZnak"/>
    <w:uiPriority w:val="99"/>
    <w:qFormat/>
    <w:rsid w:val="00AF2D09"/>
    <w:pPr>
      <w:spacing w:line="240" w:lineRule="auto"/>
      <w:jc w:val="center"/>
    </w:pPr>
    <w:rPr>
      <w:sz w:val="32"/>
    </w:rPr>
  </w:style>
  <w:style w:type="character" w:customStyle="1" w:styleId="PodnaslovZnak">
    <w:name w:val="Podnaslov Znak"/>
    <w:link w:val="Podnaslov"/>
    <w:uiPriority w:val="99"/>
    <w:locked/>
    <w:rsid w:val="00317DA9"/>
    <w:rPr>
      <w:rFonts w:ascii="Cambria" w:hAnsi="Cambria" w:cs="Times New Roman"/>
      <w:sz w:val="24"/>
      <w:szCs w:val="24"/>
      <w:lang w:val="sl-SI" w:eastAsia="x-none"/>
    </w:rPr>
  </w:style>
  <w:style w:type="paragraph" w:styleId="Kazaloslik">
    <w:name w:val="table of figures"/>
    <w:basedOn w:val="Navaden"/>
    <w:next w:val="Navaden"/>
    <w:uiPriority w:val="99"/>
    <w:rsid w:val="00AF2D09"/>
    <w:pPr>
      <w:ind w:left="440" w:hanging="440"/>
      <w:jc w:val="left"/>
    </w:pPr>
    <w:rPr>
      <w:rFonts w:cs="Calibri"/>
      <w:smallCaps/>
      <w:sz w:val="20"/>
      <w:szCs w:val="20"/>
    </w:rPr>
  </w:style>
  <w:style w:type="paragraph" w:customStyle="1" w:styleId="formula">
    <w:name w:val="formula"/>
    <w:basedOn w:val="Navaden"/>
    <w:uiPriority w:val="99"/>
    <w:rsid w:val="005E2D9A"/>
    <w:pPr>
      <w:tabs>
        <w:tab w:val="right" w:pos="7938"/>
        <w:tab w:val="right" w:pos="9072"/>
      </w:tabs>
      <w:spacing w:before="240" w:after="240" w:line="240" w:lineRule="auto"/>
      <w:ind w:left="1134"/>
      <w:jc w:val="left"/>
    </w:pPr>
    <w:rPr>
      <w:sz w:val="20"/>
      <w:szCs w:val="20"/>
    </w:rPr>
  </w:style>
  <w:style w:type="character" w:styleId="Pripombasklic">
    <w:name w:val="annotation reference"/>
    <w:uiPriority w:val="99"/>
    <w:semiHidden/>
    <w:rsid w:val="00AF2D09"/>
    <w:rPr>
      <w:rFonts w:cs="Times New Roman"/>
      <w:sz w:val="16"/>
    </w:rPr>
  </w:style>
  <w:style w:type="paragraph" w:styleId="Glava">
    <w:name w:val="header"/>
    <w:basedOn w:val="Navaden"/>
    <w:link w:val="GlavaZnak"/>
    <w:uiPriority w:val="99"/>
    <w:rsid w:val="00363CB0"/>
    <w:pPr>
      <w:tabs>
        <w:tab w:val="center" w:pos="4703"/>
        <w:tab w:val="right" w:pos="9406"/>
      </w:tabs>
      <w:spacing w:line="240" w:lineRule="auto"/>
    </w:pPr>
    <w:rPr>
      <w:rFonts w:cs="Times New Roman"/>
      <w:color w:val="595959"/>
      <w:sz w:val="18"/>
      <w:lang w:val="en-US"/>
    </w:rPr>
  </w:style>
  <w:style w:type="character" w:customStyle="1" w:styleId="GlavaZnak">
    <w:name w:val="Glava Znak"/>
    <w:link w:val="Glava"/>
    <w:uiPriority w:val="99"/>
    <w:locked/>
    <w:rsid w:val="00363CB0"/>
    <w:rPr>
      <w:rFonts w:ascii="Arial" w:hAnsi="Arial" w:cs="Times New Roman"/>
      <w:color w:val="595959"/>
      <w:sz w:val="22"/>
      <w:lang w:val="x-none" w:eastAsia="en-US"/>
    </w:rPr>
  </w:style>
  <w:style w:type="character" w:styleId="SledenaHiperpovezava">
    <w:name w:val="FollowedHyperlink"/>
    <w:uiPriority w:val="99"/>
    <w:rsid w:val="00AF2D09"/>
    <w:rPr>
      <w:rFonts w:cs="Times New Roman"/>
      <w:color w:val="800080"/>
      <w:u w:val="single"/>
    </w:rPr>
  </w:style>
  <w:style w:type="paragraph" w:customStyle="1" w:styleId="Default">
    <w:name w:val="Default"/>
    <w:uiPriority w:val="99"/>
    <w:rsid w:val="00FE74EA"/>
    <w:pPr>
      <w:autoSpaceDE w:val="0"/>
      <w:autoSpaceDN w:val="0"/>
      <w:adjustRightInd w:val="0"/>
    </w:pPr>
    <w:rPr>
      <w:color w:val="000000"/>
      <w:sz w:val="24"/>
      <w:szCs w:val="24"/>
    </w:rPr>
  </w:style>
  <w:style w:type="table" w:styleId="Tabelamrea">
    <w:name w:val="Table Grid"/>
    <w:basedOn w:val="Navadnatabela"/>
    <w:uiPriority w:val="99"/>
    <w:rsid w:val="000F5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kseznama">
    <w:name w:val="List Paragraph"/>
    <w:basedOn w:val="Navaden"/>
    <w:uiPriority w:val="99"/>
    <w:qFormat/>
    <w:rsid w:val="00193B67"/>
    <w:pPr>
      <w:spacing w:line="288" w:lineRule="auto"/>
      <w:ind w:left="720"/>
      <w:contextualSpacing/>
      <w:jc w:val="left"/>
    </w:pPr>
    <w:rPr>
      <w:rFonts w:cs="Times New Roman"/>
    </w:rPr>
  </w:style>
  <w:style w:type="paragraph" w:customStyle="1" w:styleId="purple">
    <w:name w:val="purple"/>
    <w:basedOn w:val="Navaden"/>
    <w:uiPriority w:val="99"/>
    <w:rsid w:val="00193B67"/>
    <w:pPr>
      <w:spacing w:after="175" w:line="240" w:lineRule="auto"/>
      <w:jc w:val="left"/>
    </w:pPr>
    <w:rPr>
      <w:color w:val="6B7E9D"/>
      <w:sz w:val="15"/>
      <w:szCs w:val="15"/>
      <w:lang w:val="en-US"/>
    </w:rPr>
  </w:style>
  <w:style w:type="paragraph" w:styleId="Besedilooblaka">
    <w:name w:val="Balloon Text"/>
    <w:basedOn w:val="Navaden"/>
    <w:link w:val="BesedilooblakaZnak"/>
    <w:uiPriority w:val="99"/>
    <w:semiHidden/>
    <w:rsid w:val="000E049C"/>
    <w:rPr>
      <w:rFonts w:ascii="Tahoma" w:hAnsi="Tahoma" w:cs="Tahoma"/>
      <w:sz w:val="16"/>
      <w:szCs w:val="16"/>
    </w:rPr>
  </w:style>
  <w:style w:type="character" w:customStyle="1" w:styleId="BesedilooblakaZnak">
    <w:name w:val="Besedilo oblačka Znak"/>
    <w:link w:val="Besedilooblaka"/>
    <w:uiPriority w:val="99"/>
    <w:semiHidden/>
    <w:locked/>
    <w:rsid w:val="00317DA9"/>
    <w:rPr>
      <w:rFonts w:cs="Arial"/>
      <w:sz w:val="2"/>
      <w:lang w:val="sl-SI" w:eastAsia="x-none"/>
    </w:rPr>
  </w:style>
  <w:style w:type="paragraph" w:styleId="Pripombabesedilo">
    <w:name w:val="annotation text"/>
    <w:basedOn w:val="Navaden"/>
    <w:link w:val="PripombabesediloZnak"/>
    <w:uiPriority w:val="99"/>
    <w:rsid w:val="00402B9E"/>
    <w:rPr>
      <w:sz w:val="20"/>
      <w:szCs w:val="20"/>
    </w:rPr>
  </w:style>
  <w:style w:type="character" w:customStyle="1" w:styleId="PripombabesediloZnak">
    <w:name w:val="Pripomba – besedilo Znak"/>
    <w:link w:val="Pripombabesedilo"/>
    <w:uiPriority w:val="99"/>
    <w:locked/>
    <w:rsid w:val="00402B9E"/>
    <w:rPr>
      <w:rFonts w:ascii="Arial" w:hAnsi="Arial" w:cs="Arial"/>
      <w:lang w:val="x-none" w:eastAsia="en-US"/>
    </w:rPr>
  </w:style>
  <w:style w:type="paragraph" w:styleId="Zadevapripombe">
    <w:name w:val="annotation subject"/>
    <w:basedOn w:val="Pripombabesedilo"/>
    <w:next w:val="Pripombabesedilo"/>
    <w:link w:val="ZadevapripombeZnak"/>
    <w:uiPriority w:val="99"/>
    <w:rsid w:val="00402B9E"/>
    <w:rPr>
      <w:b/>
      <w:bCs/>
    </w:rPr>
  </w:style>
  <w:style w:type="character" w:customStyle="1" w:styleId="ZadevapripombeZnak">
    <w:name w:val="Zadeva pripombe Znak"/>
    <w:link w:val="Zadevapripombe"/>
    <w:uiPriority w:val="99"/>
    <w:locked/>
    <w:rsid w:val="00402B9E"/>
    <w:rPr>
      <w:rFonts w:ascii="Arial" w:hAnsi="Arial" w:cs="Arial"/>
      <w:b/>
      <w:bCs/>
      <w:lang w:val="x-none" w:eastAsia="en-US"/>
    </w:rPr>
  </w:style>
  <w:style w:type="character" w:customStyle="1" w:styleId="Besediloograde">
    <w:name w:val="Besedilo ograde"/>
    <w:uiPriority w:val="99"/>
    <w:semiHidden/>
    <w:rsid w:val="00B21C57"/>
    <w:rPr>
      <w:rFonts w:cs="Times New Roman"/>
      <w:color w:val="808080"/>
    </w:rPr>
  </w:style>
  <w:style w:type="character" w:styleId="Krepko">
    <w:name w:val="Strong"/>
    <w:uiPriority w:val="99"/>
    <w:qFormat/>
    <w:rsid w:val="00E224A5"/>
    <w:rPr>
      <w:rFonts w:cs="Times New Roman"/>
      <w:b/>
      <w:bCs/>
    </w:rPr>
  </w:style>
  <w:style w:type="paragraph" w:customStyle="1" w:styleId="text">
    <w:name w:val="text"/>
    <w:basedOn w:val="Navaden"/>
    <w:rsid w:val="00D16DE5"/>
    <w:pPr>
      <w:ind w:firstLine="340"/>
    </w:pPr>
    <w:rPr>
      <w:rFonts w:ascii="Times New Roman" w:eastAsia="Batang" w:hAnsi="Times New Roman" w:cs="Times New Roman"/>
      <w:szCs w:val="24"/>
      <w:lang w:val="en-US" w:eastAsia="ko-KR"/>
    </w:rPr>
  </w:style>
  <w:style w:type="paragraph" w:customStyle="1" w:styleId="naspovz">
    <w:name w:val="nas_povz"/>
    <w:basedOn w:val="Navaden"/>
    <w:next w:val="Navaden"/>
    <w:rsid w:val="00D16DE5"/>
    <w:pPr>
      <w:spacing w:before="360" w:after="240" w:line="240" w:lineRule="auto"/>
      <w:jc w:val="left"/>
    </w:pPr>
    <w:rPr>
      <w:rFonts w:eastAsia="Batang" w:cs="Times New Roman"/>
      <w:b/>
      <w:szCs w:val="24"/>
      <w:lang w:val="en-US" w:eastAsia="ko-KR"/>
    </w:rPr>
  </w:style>
  <w:style w:type="character" w:styleId="Nerazreenaomemba">
    <w:name w:val="Unresolved Mention"/>
    <w:basedOn w:val="Privzetapisavaodstavka"/>
    <w:uiPriority w:val="99"/>
    <w:semiHidden/>
    <w:unhideWhenUsed/>
    <w:rsid w:val="0000317E"/>
    <w:rPr>
      <w:color w:val="605E5C"/>
      <w:shd w:val="clear" w:color="auto" w:fill="E1DFDD"/>
    </w:rPr>
  </w:style>
  <w:style w:type="paragraph" w:customStyle="1" w:styleId="Images">
    <w:name w:val="Images"/>
    <w:basedOn w:val="Navaden"/>
    <w:link w:val="ImagesChar"/>
    <w:qFormat/>
    <w:rsid w:val="00792A39"/>
    <w:pPr>
      <w:keepNext/>
      <w:jc w:val="center"/>
    </w:pPr>
  </w:style>
  <w:style w:type="character" w:customStyle="1" w:styleId="ImagesChar">
    <w:name w:val="Images Char"/>
    <w:basedOn w:val="Privzetapisavaodstavka"/>
    <w:link w:val="Images"/>
    <w:rsid w:val="00792A39"/>
    <w:rPr>
      <w:rFonts w:ascii="Calibri" w:hAnsi="Calibri" w:cs="Arial"/>
      <w:sz w:val="24"/>
      <w:szCs w:val="22"/>
      <w:lang w:eastAsia="en-US"/>
    </w:rPr>
  </w:style>
  <w:style w:type="table" w:styleId="Navadnatabela5">
    <w:name w:val="Plain Table 5"/>
    <w:basedOn w:val="Navadnatabela"/>
    <w:uiPriority w:val="45"/>
    <w:rsid w:val="009055C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Navadnatabela3">
    <w:name w:val="Plain Table 3"/>
    <w:basedOn w:val="Navadnatabela"/>
    <w:uiPriority w:val="43"/>
    <w:rsid w:val="009055C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Navadnatabela2">
    <w:name w:val="Plain Table 2"/>
    <w:basedOn w:val="Navadnatabela"/>
    <w:uiPriority w:val="42"/>
    <w:rsid w:val="009055C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Navadnatabela1">
    <w:name w:val="Plain Table 1"/>
    <w:basedOn w:val="Navadnatabela"/>
    <w:uiPriority w:val="41"/>
    <w:rsid w:val="009055C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vetlamrea">
    <w:name w:val="Grid Table Light"/>
    <w:basedOn w:val="Navadnatabela"/>
    <w:uiPriority w:val="40"/>
    <w:rsid w:val="009055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esedilooznabemesta">
    <w:name w:val="Placeholder Text"/>
    <w:basedOn w:val="Privzetapisavaodstavka"/>
    <w:uiPriority w:val="99"/>
    <w:semiHidden/>
    <w:rsid w:val="007D5FA9"/>
    <w:rPr>
      <w:color w:val="666666"/>
    </w:rPr>
  </w:style>
  <w:style w:type="paragraph" w:styleId="Brezrazmikov">
    <w:name w:val="No Spacing"/>
    <w:uiPriority w:val="1"/>
    <w:qFormat/>
    <w:rsid w:val="00E36F8A"/>
    <w:pPr>
      <w:jc w:val="both"/>
    </w:pPr>
    <w:rPr>
      <w:rFonts w:ascii="Calibri" w:hAnsi="Calibri" w:cs="Arial"/>
      <w:sz w:val="24"/>
      <w:szCs w:val="22"/>
      <w:lang w:eastAsia="en-US"/>
    </w:rPr>
  </w:style>
  <w:style w:type="paragraph" w:styleId="Bibliografija">
    <w:name w:val="Bibliography"/>
    <w:basedOn w:val="Navaden"/>
    <w:next w:val="Navaden"/>
    <w:uiPriority w:val="37"/>
    <w:unhideWhenUsed/>
    <w:rsid w:val="003978B3"/>
  </w:style>
  <w:style w:type="paragraph" w:styleId="Navadensplet">
    <w:name w:val="Normal (Web)"/>
    <w:basedOn w:val="Navaden"/>
    <w:uiPriority w:val="99"/>
    <w:semiHidden/>
    <w:unhideWhenUsed/>
    <w:locked/>
    <w:rsid w:val="001E742C"/>
    <w:rPr>
      <w:rFonts w:ascii="Times New Roman" w:hAnsi="Times New Roman" w:cs="Times New Roman"/>
      <w:szCs w:val="24"/>
    </w:rPr>
  </w:style>
  <w:style w:type="paragraph" w:customStyle="1" w:styleId="Naslovbrezkazala">
    <w:name w:val="Naslov brez kazala"/>
    <w:basedOn w:val="Telobesedila"/>
    <w:qFormat/>
    <w:rsid w:val="00FB11EF"/>
    <w:pPr>
      <w:widowControl w:val="0"/>
      <w:spacing w:before="33"/>
      <w:ind w:left="113"/>
      <w:jc w:val="right"/>
      <w:outlineLvl w:val="0"/>
    </w:pPr>
    <w:rPr>
      <w:b/>
      <w:sz w:val="36"/>
      <w:szCs w:val="36"/>
    </w:rPr>
  </w:style>
  <w:style w:type="paragraph" w:styleId="Revizija">
    <w:name w:val="Revision"/>
    <w:hidden/>
    <w:uiPriority w:val="99"/>
    <w:semiHidden/>
    <w:rsid w:val="001E60CE"/>
    <w:rPr>
      <w:rFonts w:ascii="Calibri" w:hAnsi="Calibri" w:cs="Arial"/>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797">
      <w:bodyDiv w:val="1"/>
      <w:marLeft w:val="0"/>
      <w:marRight w:val="0"/>
      <w:marTop w:val="0"/>
      <w:marBottom w:val="0"/>
      <w:divBdr>
        <w:top w:val="none" w:sz="0" w:space="0" w:color="auto"/>
        <w:left w:val="none" w:sz="0" w:space="0" w:color="auto"/>
        <w:bottom w:val="none" w:sz="0" w:space="0" w:color="auto"/>
        <w:right w:val="none" w:sz="0" w:space="0" w:color="auto"/>
      </w:divBdr>
    </w:div>
    <w:div w:id="2170231">
      <w:bodyDiv w:val="1"/>
      <w:marLeft w:val="0"/>
      <w:marRight w:val="0"/>
      <w:marTop w:val="0"/>
      <w:marBottom w:val="0"/>
      <w:divBdr>
        <w:top w:val="none" w:sz="0" w:space="0" w:color="auto"/>
        <w:left w:val="none" w:sz="0" w:space="0" w:color="auto"/>
        <w:bottom w:val="none" w:sz="0" w:space="0" w:color="auto"/>
        <w:right w:val="none" w:sz="0" w:space="0" w:color="auto"/>
      </w:divBdr>
    </w:div>
    <w:div w:id="3098738">
      <w:bodyDiv w:val="1"/>
      <w:marLeft w:val="0"/>
      <w:marRight w:val="0"/>
      <w:marTop w:val="0"/>
      <w:marBottom w:val="0"/>
      <w:divBdr>
        <w:top w:val="none" w:sz="0" w:space="0" w:color="auto"/>
        <w:left w:val="none" w:sz="0" w:space="0" w:color="auto"/>
        <w:bottom w:val="none" w:sz="0" w:space="0" w:color="auto"/>
        <w:right w:val="none" w:sz="0" w:space="0" w:color="auto"/>
      </w:divBdr>
    </w:div>
    <w:div w:id="3366934">
      <w:bodyDiv w:val="1"/>
      <w:marLeft w:val="0"/>
      <w:marRight w:val="0"/>
      <w:marTop w:val="0"/>
      <w:marBottom w:val="0"/>
      <w:divBdr>
        <w:top w:val="none" w:sz="0" w:space="0" w:color="auto"/>
        <w:left w:val="none" w:sz="0" w:space="0" w:color="auto"/>
        <w:bottom w:val="none" w:sz="0" w:space="0" w:color="auto"/>
        <w:right w:val="none" w:sz="0" w:space="0" w:color="auto"/>
      </w:divBdr>
    </w:div>
    <w:div w:id="8407693">
      <w:bodyDiv w:val="1"/>
      <w:marLeft w:val="0"/>
      <w:marRight w:val="0"/>
      <w:marTop w:val="0"/>
      <w:marBottom w:val="0"/>
      <w:divBdr>
        <w:top w:val="none" w:sz="0" w:space="0" w:color="auto"/>
        <w:left w:val="none" w:sz="0" w:space="0" w:color="auto"/>
        <w:bottom w:val="none" w:sz="0" w:space="0" w:color="auto"/>
        <w:right w:val="none" w:sz="0" w:space="0" w:color="auto"/>
      </w:divBdr>
    </w:div>
    <w:div w:id="9257688">
      <w:bodyDiv w:val="1"/>
      <w:marLeft w:val="0"/>
      <w:marRight w:val="0"/>
      <w:marTop w:val="0"/>
      <w:marBottom w:val="0"/>
      <w:divBdr>
        <w:top w:val="none" w:sz="0" w:space="0" w:color="auto"/>
        <w:left w:val="none" w:sz="0" w:space="0" w:color="auto"/>
        <w:bottom w:val="none" w:sz="0" w:space="0" w:color="auto"/>
        <w:right w:val="none" w:sz="0" w:space="0" w:color="auto"/>
      </w:divBdr>
    </w:div>
    <w:div w:id="118096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7241407">
      <w:bodyDiv w:val="1"/>
      <w:marLeft w:val="0"/>
      <w:marRight w:val="0"/>
      <w:marTop w:val="0"/>
      <w:marBottom w:val="0"/>
      <w:divBdr>
        <w:top w:val="none" w:sz="0" w:space="0" w:color="auto"/>
        <w:left w:val="none" w:sz="0" w:space="0" w:color="auto"/>
        <w:bottom w:val="none" w:sz="0" w:space="0" w:color="auto"/>
        <w:right w:val="none" w:sz="0" w:space="0" w:color="auto"/>
      </w:divBdr>
    </w:div>
    <w:div w:id="21244806">
      <w:bodyDiv w:val="1"/>
      <w:marLeft w:val="0"/>
      <w:marRight w:val="0"/>
      <w:marTop w:val="0"/>
      <w:marBottom w:val="0"/>
      <w:divBdr>
        <w:top w:val="none" w:sz="0" w:space="0" w:color="auto"/>
        <w:left w:val="none" w:sz="0" w:space="0" w:color="auto"/>
        <w:bottom w:val="none" w:sz="0" w:space="0" w:color="auto"/>
        <w:right w:val="none" w:sz="0" w:space="0" w:color="auto"/>
      </w:divBdr>
    </w:div>
    <w:div w:id="22630874">
      <w:bodyDiv w:val="1"/>
      <w:marLeft w:val="0"/>
      <w:marRight w:val="0"/>
      <w:marTop w:val="0"/>
      <w:marBottom w:val="0"/>
      <w:divBdr>
        <w:top w:val="none" w:sz="0" w:space="0" w:color="auto"/>
        <w:left w:val="none" w:sz="0" w:space="0" w:color="auto"/>
        <w:bottom w:val="none" w:sz="0" w:space="0" w:color="auto"/>
        <w:right w:val="none" w:sz="0" w:space="0" w:color="auto"/>
      </w:divBdr>
    </w:div>
    <w:div w:id="27921808">
      <w:bodyDiv w:val="1"/>
      <w:marLeft w:val="0"/>
      <w:marRight w:val="0"/>
      <w:marTop w:val="0"/>
      <w:marBottom w:val="0"/>
      <w:divBdr>
        <w:top w:val="none" w:sz="0" w:space="0" w:color="auto"/>
        <w:left w:val="none" w:sz="0" w:space="0" w:color="auto"/>
        <w:bottom w:val="none" w:sz="0" w:space="0" w:color="auto"/>
        <w:right w:val="none" w:sz="0" w:space="0" w:color="auto"/>
      </w:divBdr>
    </w:div>
    <w:div w:id="33115922">
      <w:bodyDiv w:val="1"/>
      <w:marLeft w:val="0"/>
      <w:marRight w:val="0"/>
      <w:marTop w:val="0"/>
      <w:marBottom w:val="0"/>
      <w:divBdr>
        <w:top w:val="none" w:sz="0" w:space="0" w:color="auto"/>
        <w:left w:val="none" w:sz="0" w:space="0" w:color="auto"/>
        <w:bottom w:val="none" w:sz="0" w:space="0" w:color="auto"/>
        <w:right w:val="none" w:sz="0" w:space="0" w:color="auto"/>
      </w:divBdr>
    </w:div>
    <w:div w:id="36319751">
      <w:bodyDiv w:val="1"/>
      <w:marLeft w:val="0"/>
      <w:marRight w:val="0"/>
      <w:marTop w:val="0"/>
      <w:marBottom w:val="0"/>
      <w:divBdr>
        <w:top w:val="none" w:sz="0" w:space="0" w:color="auto"/>
        <w:left w:val="none" w:sz="0" w:space="0" w:color="auto"/>
        <w:bottom w:val="none" w:sz="0" w:space="0" w:color="auto"/>
        <w:right w:val="none" w:sz="0" w:space="0" w:color="auto"/>
      </w:divBdr>
    </w:div>
    <w:div w:id="37359036">
      <w:bodyDiv w:val="1"/>
      <w:marLeft w:val="0"/>
      <w:marRight w:val="0"/>
      <w:marTop w:val="0"/>
      <w:marBottom w:val="0"/>
      <w:divBdr>
        <w:top w:val="none" w:sz="0" w:space="0" w:color="auto"/>
        <w:left w:val="none" w:sz="0" w:space="0" w:color="auto"/>
        <w:bottom w:val="none" w:sz="0" w:space="0" w:color="auto"/>
        <w:right w:val="none" w:sz="0" w:space="0" w:color="auto"/>
      </w:divBdr>
    </w:div>
    <w:div w:id="37434195">
      <w:bodyDiv w:val="1"/>
      <w:marLeft w:val="0"/>
      <w:marRight w:val="0"/>
      <w:marTop w:val="0"/>
      <w:marBottom w:val="0"/>
      <w:divBdr>
        <w:top w:val="none" w:sz="0" w:space="0" w:color="auto"/>
        <w:left w:val="none" w:sz="0" w:space="0" w:color="auto"/>
        <w:bottom w:val="none" w:sz="0" w:space="0" w:color="auto"/>
        <w:right w:val="none" w:sz="0" w:space="0" w:color="auto"/>
      </w:divBdr>
    </w:div>
    <w:div w:id="38630423">
      <w:bodyDiv w:val="1"/>
      <w:marLeft w:val="0"/>
      <w:marRight w:val="0"/>
      <w:marTop w:val="0"/>
      <w:marBottom w:val="0"/>
      <w:divBdr>
        <w:top w:val="none" w:sz="0" w:space="0" w:color="auto"/>
        <w:left w:val="none" w:sz="0" w:space="0" w:color="auto"/>
        <w:bottom w:val="none" w:sz="0" w:space="0" w:color="auto"/>
        <w:right w:val="none" w:sz="0" w:space="0" w:color="auto"/>
      </w:divBdr>
    </w:div>
    <w:div w:id="40330506">
      <w:bodyDiv w:val="1"/>
      <w:marLeft w:val="0"/>
      <w:marRight w:val="0"/>
      <w:marTop w:val="0"/>
      <w:marBottom w:val="0"/>
      <w:divBdr>
        <w:top w:val="none" w:sz="0" w:space="0" w:color="auto"/>
        <w:left w:val="none" w:sz="0" w:space="0" w:color="auto"/>
        <w:bottom w:val="none" w:sz="0" w:space="0" w:color="auto"/>
        <w:right w:val="none" w:sz="0" w:space="0" w:color="auto"/>
      </w:divBdr>
    </w:div>
    <w:div w:id="40716288">
      <w:bodyDiv w:val="1"/>
      <w:marLeft w:val="0"/>
      <w:marRight w:val="0"/>
      <w:marTop w:val="0"/>
      <w:marBottom w:val="0"/>
      <w:divBdr>
        <w:top w:val="none" w:sz="0" w:space="0" w:color="auto"/>
        <w:left w:val="none" w:sz="0" w:space="0" w:color="auto"/>
        <w:bottom w:val="none" w:sz="0" w:space="0" w:color="auto"/>
        <w:right w:val="none" w:sz="0" w:space="0" w:color="auto"/>
      </w:divBdr>
    </w:div>
    <w:div w:id="40835856">
      <w:bodyDiv w:val="1"/>
      <w:marLeft w:val="0"/>
      <w:marRight w:val="0"/>
      <w:marTop w:val="0"/>
      <w:marBottom w:val="0"/>
      <w:divBdr>
        <w:top w:val="none" w:sz="0" w:space="0" w:color="auto"/>
        <w:left w:val="none" w:sz="0" w:space="0" w:color="auto"/>
        <w:bottom w:val="none" w:sz="0" w:space="0" w:color="auto"/>
        <w:right w:val="none" w:sz="0" w:space="0" w:color="auto"/>
      </w:divBdr>
    </w:div>
    <w:div w:id="43069834">
      <w:bodyDiv w:val="1"/>
      <w:marLeft w:val="0"/>
      <w:marRight w:val="0"/>
      <w:marTop w:val="0"/>
      <w:marBottom w:val="0"/>
      <w:divBdr>
        <w:top w:val="none" w:sz="0" w:space="0" w:color="auto"/>
        <w:left w:val="none" w:sz="0" w:space="0" w:color="auto"/>
        <w:bottom w:val="none" w:sz="0" w:space="0" w:color="auto"/>
        <w:right w:val="none" w:sz="0" w:space="0" w:color="auto"/>
      </w:divBdr>
    </w:div>
    <w:div w:id="44960421">
      <w:bodyDiv w:val="1"/>
      <w:marLeft w:val="0"/>
      <w:marRight w:val="0"/>
      <w:marTop w:val="0"/>
      <w:marBottom w:val="0"/>
      <w:divBdr>
        <w:top w:val="none" w:sz="0" w:space="0" w:color="auto"/>
        <w:left w:val="none" w:sz="0" w:space="0" w:color="auto"/>
        <w:bottom w:val="none" w:sz="0" w:space="0" w:color="auto"/>
        <w:right w:val="none" w:sz="0" w:space="0" w:color="auto"/>
      </w:divBdr>
    </w:div>
    <w:div w:id="47266830">
      <w:bodyDiv w:val="1"/>
      <w:marLeft w:val="0"/>
      <w:marRight w:val="0"/>
      <w:marTop w:val="0"/>
      <w:marBottom w:val="0"/>
      <w:divBdr>
        <w:top w:val="none" w:sz="0" w:space="0" w:color="auto"/>
        <w:left w:val="none" w:sz="0" w:space="0" w:color="auto"/>
        <w:bottom w:val="none" w:sz="0" w:space="0" w:color="auto"/>
        <w:right w:val="none" w:sz="0" w:space="0" w:color="auto"/>
      </w:divBdr>
    </w:div>
    <w:div w:id="51315001">
      <w:bodyDiv w:val="1"/>
      <w:marLeft w:val="0"/>
      <w:marRight w:val="0"/>
      <w:marTop w:val="0"/>
      <w:marBottom w:val="0"/>
      <w:divBdr>
        <w:top w:val="none" w:sz="0" w:space="0" w:color="auto"/>
        <w:left w:val="none" w:sz="0" w:space="0" w:color="auto"/>
        <w:bottom w:val="none" w:sz="0" w:space="0" w:color="auto"/>
        <w:right w:val="none" w:sz="0" w:space="0" w:color="auto"/>
      </w:divBdr>
    </w:div>
    <w:div w:id="52776845">
      <w:bodyDiv w:val="1"/>
      <w:marLeft w:val="0"/>
      <w:marRight w:val="0"/>
      <w:marTop w:val="0"/>
      <w:marBottom w:val="0"/>
      <w:divBdr>
        <w:top w:val="none" w:sz="0" w:space="0" w:color="auto"/>
        <w:left w:val="none" w:sz="0" w:space="0" w:color="auto"/>
        <w:bottom w:val="none" w:sz="0" w:space="0" w:color="auto"/>
        <w:right w:val="none" w:sz="0" w:space="0" w:color="auto"/>
      </w:divBdr>
    </w:div>
    <w:div w:id="53430566">
      <w:bodyDiv w:val="1"/>
      <w:marLeft w:val="0"/>
      <w:marRight w:val="0"/>
      <w:marTop w:val="0"/>
      <w:marBottom w:val="0"/>
      <w:divBdr>
        <w:top w:val="none" w:sz="0" w:space="0" w:color="auto"/>
        <w:left w:val="none" w:sz="0" w:space="0" w:color="auto"/>
        <w:bottom w:val="none" w:sz="0" w:space="0" w:color="auto"/>
        <w:right w:val="none" w:sz="0" w:space="0" w:color="auto"/>
      </w:divBdr>
    </w:div>
    <w:div w:id="54743430">
      <w:bodyDiv w:val="1"/>
      <w:marLeft w:val="0"/>
      <w:marRight w:val="0"/>
      <w:marTop w:val="0"/>
      <w:marBottom w:val="0"/>
      <w:divBdr>
        <w:top w:val="none" w:sz="0" w:space="0" w:color="auto"/>
        <w:left w:val="none" w:sz="0" w:space="0" w:color="auto"/>
        <w:bottom w:val="none" w:sz="0" w:space="0" w:color="auto"/>
        <w:right w:val="none" w:sz="0" w:space="0" w:color="auto"/>
      </w:divBdr>
    </w:div>
    <w:div w:id="55401152">
      <w:bodyDiv w:val="1"/>
      <w:marLeft w:val="0"/>
      <w:marRight w:val="0"/>
      <w:marTop w:val="0"/>
      <w:marBottom w:val="0"/>
      <w:divBdr>
        <w:top w:val="none" w:sz="0" w:space="0" w:color="auto"/>
        <w:left w:val="none" w:sz="0" w:space="0" w:color="auto"/>
        <w:bottom w:val="none" w:sz="0" w:space="0" w:color="auto"/>
        <w:right w:val="none" w:sz="0" w:space="0" w:color="auto"/>
      </w:divBdr>
    </w:div>
    <w:div w:id="55470393">
      <w:bodyDiv w:val="1"/>
      <w:marLeft w:val="0"/>
      <w:marRight w:val="0"/>
      <w:marTop w:val="0"/>
      <w:marBottom w:val="0"/>
      <w:divBdr>
        <w:top w:val="none" w:sz="0" w:space="0" w:color="auto"/>
        <w:left w:val="none" w:sz="0" w:space="0" w:color="auto"/>
        <w:bottom w:val="none" w:sz="0" w:space="0" w:color="auto"/>
        <w:right w:val="none" w:sz="0" w:space="0" w:color="auto"/>
      </w:divBdr>
    </w:div>
    <w:div w:id="58065457">
      <w:bodyDiv w:val="1"/>
      <w:marLeft w:val="0"/>
      <w:marRight w:val="0"/>
      <w:marTop w:val="0"/>
      <w:marBottom w:val="0"/>
      <w:divBdr>
        <w:top w:val="none" w:sz="0" w:space="0" w:color="auto"/>
        <w:left w:val="none" w:sz="0" w:space="0" w:color="auto"/>
        <w:bottom w:val="none" w:sz="0" w:space="0" w:color="auto"/>
        <w:right w:val="none" w:sz="0" w:space="0" w:color="auto"/>
      </w:divBdr>
    </w:div>
    <w:div w:id="58941007">
      <w:bodyDiv w:val="1"/>
      <w:marLeft w:val="0"/>
      <w:marRight w:val="0"/>
      <w:marTop w:val="0"/>
      <w:marBottom w:val="0"/>
      <w:divBdr>
        <w:top w:val="none" w:sz="0" w:space="0" w:color="auto"/>
        <w:left w:val="none" w:sz="0" w:space="0" w:color="auto"/>
        <w:bottom w:val="none" w:sz="0" w:space="0" w:color="auto"/>
        <w:right w:val="none" w:sz="0" w:space="0" w:color="auto"/>
      </w:divBdr>
    </w:div>
    <w:div w:id="60060819">
      <w:bodyDiv w:val="1"/>
      <w:marLeft w:val="0"/>
      <w:marRight w:val="0"/>
      <w:marTop w:val="0"/>
      <w:marBottom w:val="0"/>
      <w:divBdr>
        <w:top w:val="none" w:sz="0" w:space="0" w:color="auto"/>
        <w:left w:val="none" w:sz="0" w:space="0" w:color="auto"/>
        <w:bottom w:val="none" w:sz="0" w:space="0" w:color="auto"/>
        <w:right w:val="none" w:sz="0" w:space="0" w:color="auto"/>
      </w:divBdr>
    </w:div>
    <w:div w:id="61415071">
      <w:bodyDiv w:val="1"/>
      <w:marLeft w:val="0"/>
      <w:marRight w:val="0"/>
      <w:marTop w:val="0"/>
      <w:marBottom w:val="0"/>
      <w:divBdr>
        <w:top w:val="none" w:sz="0" w:space="0" w:color="auto"/>
        <w:left w:val="none" w:sz="0" w:space="0" w:color="auto"/>
        <w:bottom w:val="none" w:sz="0" w:space="0" w:color="auto"/>
        <w:right w:val="none" w:sz="0" w:space="0" w:color="auto"/>
      </w:divBdr>
    </w:div>
    <w:div w:id="62067456">
      <w:bodyDiv w:val="1"/>
      <w:marLeft w:val="0"/>
      <w:marRight w:val="0"/>
      <w:marTop w:val="0"/>
      <w:marBottom w:val="0"/>
      <w:divBdr>
        <w:top w:val="none" w:sz="0" w:space="0" w:color="auto"/>
        <w:left w:val="none" w:sz="0" w:space="0" w:color="auto"/>
        <w:bottom w:val="none" w:sz="0" w:space="0" w:color="auto"/>
        <w:right w:val="none" w:sz="0" w:space="0" w:color="auto"/>
      </w:divBdr>
    </w:div>
    <w:div w:id="62801600">
      <w:bodyDiv w:val="1"/>
      <w:marLeft w:val="0"/>
      <w:marRight w:val="0"/>
      <w:marTop w:val="0"/>
      <w:marBottom w:val="0"/>
      <w:divBdr>
        <w:top w:val="none" w:sz="0" w:space="0" w:color="auto"/>
        <w:left w:val="none" w:sz="0" w:space="0" w:color="auto"/>
        <w:bottom w:val="none" w:sz="0" w:space="0" w:color="auto"/>
        <w:right w:val="none" w:sz="0" w:space="0" w:color="auto"/>
      </w:divBdr>
    </w:div>
    <w:div w:id="64307812">
      <w:bodyDiv w:val="1"/>
      <w:marLeft w:val="0"/>
      <w:marRight w:val="0"/>
      <w:marTop w:val="0"/>
      <w:marBottom w:val="0"/>
      <w:divBdr>
        <w:top w:val="none" w:sz="0" w:space="0" w:color="auto"/>
        <w:left w:val="none" w:sz="0" w:space="0" w:color="auto"/>
        <w:bottom w:val="none" w:sz="0" w:space="0" w:color="auto"/>
        <w:right w:val="none" w:sz="0" w:space="0" w:color="auto"/>
      </w:divBdr>
    </w:div>
    <w:div w:id="66924112">
      <w:bodyDiv w:val="1"/>
      <w:marLeft w:val="0"/>
      <w:marRight w:val="0"/>
      <w:marTop w:val="0"/>
      <w:marBottom w:val="0"/>
      <w:divBdr>
        <w:top w:val="none" w:sz="0" w:space="0" w:color="auto"/>
        <w:left w:val="none" w:sz="0" w:space="0" w:color="auto"/>
        <w:bottom w:val="none" w:sz="0" w:space="0" w:color="auto"/>
        <w:right w:val="none" w:sz="0" w:space="0" w:color="auto"/>
      </w:divBdr>
    </w:div>
    <w:div w:id="67923208">
      <w:bodyDiv w:val="1"/>
      <w:marLeft w:val="0"/>
      <w:marRight w:val="0"/>
      <w:marTop w:val="0"/>
      <w:marBottom w:val="0"/>
      <w:divBdr>
        <w:top w:val="none" w:sz="0" w:space="0" w:color="auto"/>
        <w:left w:val="none" w:sz="0" w:space="0" w:color="auto"/>
        <w:bottom w:val="none" w:sz="0" w:space="0" w:color="auto"/>
        <w:right w:val="none" w:sz="0" w:space="0" w:color="auto"/>
      </w:divBdr>
    </w:div>
    <w:div w:id="68041627">
      <w:bodyDiv w:val="1"/>
      <w:marLeft w:val="0"/>
      <w:marRight w:val="0"/>
      <w:marTop w:val="0"/>
      <w:marBottom w:val="0"/>
      <w:divBdr>
        <w:top w:val="none" w:sz="0" w:space="0" w:color="auto"/>
        <w:left w:val="none" w:sz="0" w:space="0" w:color="auto"/>
        <w:bottom w:val="none" w:sz="0" w:space="0" w:color="auto"/>
        <w:right w:val="none" w:sz="0" w:space="0" w:color="auto"/>
      </w:divBdr>
    </w:div>
    <w:div w:id="69233886">
      <w:bodyDiv w:val="1"/>
      <w:marLeft w:val="0"/>
      <w:marRight w:val="0"/>
      <w:marTop w:val="0"/>
      <w:marBottom w:val="0"/>
      <w:divBdr>
        <w:top w:val="none" w:sz="0" w:space="0" w:color="auto"/>
        <w:left w:val="none" w:sz="0" w:space="0" w:color="auto"/>
        <w:bottom w:val="none" w:sz="0" w:space="0" w:color="auto"/>
        <w:right w:val="none" w:sz="0" w:space="0" w:color="auto"/>
      </w:divBdr>
    </w:div>
    <w:div w:id="71775385">
      <w:bodyDiv w:val="1"/>
      <w:marLeft w:val="0"/>
      <w:marRight w:val="0"/>
      <w:marTop w:val="0"/>
      <w:marBottom w:val="0"/>
      <w:divBdr>
        <w:top w:val="none" w:sz="0" w:space="0" w:color="auto"/>
        <w:left w:val="none" w:sz="0" w:space="0" w:color="auto"/>
        <w:bottom w:val="none" w:sz="0" w:space="0" w:color="auto"/>
        <w:right w:val="none" w:sz="0" w:space="0" w:color="auto"/>
      </w:divBdr>
    </w:div>
    <w:div w:id="73943664">
      <w:bodyDiv w:val="1"/>
      <w:marLeft w:val="0"/>
      <w:marRight w:val="0"/>
      <w:marTop w:val="0"/>
      <w:marBottom w:val="0"/>
      <w:divBdr>
        <w:top w:val="none" w:sz="0" w:space="0" w:color="auto"/>
        <w:left w:val="none" w:sz="0" w:space="0" w:color="auto"/>
        <w:bottom w:val="none" w:sz="0" w:space="0" w:color="auto"/>
        <w:right w:val="none" w:sz="0" w:space="0" w:color="auto"/>
      </w:divBdr>
    </w:div>
    <w:div w:id="74861678">
      <w:bodyDiv w:val="1"/>
      <w:marLeft w:val="0"/>
      <w:marRight w:val="0"/>
      <w:marTop w:val="0"/>
      <w:marBottom w:val="0"/>
      <w:divBdr>
        <w:top w:val="none" w:sz="0" w:space="0" w:color="auto"/>
        <w:left w:val="none" w:sz="0" w:space="0" w:color="auto"/>
        <w:bottom w:val="none" w:sz="0" w:space="0" w:color="auto"/>
        <w:right w:val="none" w:sz="0" w:space="0" w:color="auto"/>
      </w:divBdr>
    </w:div>
    <w:div w:id="76440230">
      <w:bodyDiv w:val="1"/>
      <w:marLeft w:val="0"/>
      <w:marRight w:val="0"/>
      <w:marTop w:val="0"/>
      <w:marBottom w:val="0"/>
      <w:divBdr>
        <w:top w:val="none" w:sz="0" w:space="0" w:color="auto"/>
        <w:left w:val="none" w:sz="0" w:space="0" w:color="auto"/>
        <w:bottom w:val="none" w:sz="0" w:space="0" w:color="auto"/>
        <w:right w:val="none" w:sz="0" w:space="0" w:color="auto"/>
      </w:divBdr>
    </w:div>
    <w:div w:id="77675199">
      <w:bodyDiv w:val="1"/>
      <w:marLeft w:val="0"/>
      <w:marRight w:val="0"/>
      <w:marTop w:val="0"/>
      <w:marBottom w:val="0"/>
      <w:divBdr>
        <w:top w:val="none" w:sz="0" w:space="0" w:color="auto"/>
        <w:left w:val="none" w:sz="0" w:space="0" w:color="auto"/>
        <w:bottom w:val="none" w:sz="0" w:space="0" w:color="auto"/>
        <w:right w:val="none" w:sz="0" w:space="0" w:color="auto"/>
      </w:divBdr>
    </w:div>
    <w:div w:id="78909827">
      <w:bodyDiv w:val="1"/>
      <w:marLeft w:val="0"/>
      <w:marRight w:val="0"/>
      <w:marTop w:val="0"/>
      <w:marBottom w:val="0"/>
      <w:divBdr>
        <w:top w:val="none" w:sz="0" w:space="0" w:color="auto"/>
        <w:left w:val="none" w:sz="0" w:space="0" w:color="auto"/>
        <w:bottom w:val="none" w:sz="0" w:space="0" w:color="auto"/>
        <w:right w:val="none" w:sz="0" w:space="0" w:color="auto"/>
      </w:divBdr>
    </w:div>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83768236">
      <w:bodyDiv w:val="1"/>
      <w:marLeft w:val="0"/>
      <w:marRight w:val="0"/>
      <w:marTop w:val="0"/>
      <w:marBottom w:val="0"/>
      <w:divBdr>
        <w:top w:val="none" w:sz="0" w:space="0" w:color="auto"/>
        <w:left w:val="none" w:sz="0" w:space="0" w:color="auto"/>
        <w:bottom w:val="none" w:sz="0" w:space="0" w:color="auto"/>
        <w:right w:val="none" w:sz="0" w:space="0" w:color="auto"/>
      </w:divBdr>
    </w:div>
    <w:div w:id="84424343">
      <w:bodyDiv w:val="1"/>
      <w:marLeft w:val="0"/>
      <w:marRight w:val="0"/>
      <w:marTop w:val="0"/>
      <w:marBottom w:val="0"/>
      <w:divBdr>
        <w:top w:val="none" w:sz="0" w:space="0" w:color="auto"/>
        <w:left w:val="none" w:sz="0" w:space="0" w:color="auto"/>
        <w:bottom w:val="none" w:sz="0" w:space="0" w:color="auto"/>
        <w:right w:val="none" w:sz="0" w:space="0" w:color="auto"/>
      </w:divBdr>
    </w:div>
    <w:div w:id="85271116">
      <w:bodyDiv w:val="1"/>
      <w:marLeft w:val="0"/>
      <w:marRight w:val="0"/>
      <w:marTop w:val="0"/>
      <w:marBottom w:val="0"/>
      <w:divBdr>
        <w:top w:val="none" w:sz="0" w:space="0" w:color="auto"/>
        <w:left w:val="none" w:sz="0" w:space="0" w:color="auto"/>
        <w:bottom w:val="none" w:sz="0" w:space="0" w:color="auto"/>
        <w:right w:val="none" w:sz="0" w:space="0" w:color="auto"/>
      </w:divBdr>
    </w:div>
    <w:div w:id="88082776">
      <w:bodyDiv w:val="1"/>
      <w:marLeft w:val="0"/>
      <w:marRight w:val="0"/>
      <w:marTop w:val="0"/>
      <w:marBottom w:val="0"/>
      <w:divBdr>
        <w:top w:val="none" w:sz="0" w:space="0" w:color="auto"/>
        <w:left w:val="none" w:sz="0" w:space="0" w:color="auto"/>
        <w:bottom w:val="none" w:sz="0" w:space="0" w:color="auto"/>
        <w:right w:val="none" w:sz="0" w:space="0" w:color="auto"/>
      </w:divBdr>
    </w:div>
    <w:div w:id="88619915">
      <w:bodyDiv w:val="1"/>
      <w:marLeft w:val="0"/>
      <w:marRight w:val="0"/>
      <w:marTop w:val="0"/>
      <w:marBottom w:val="0"/>
      <w:divBdr>
        <w:top w:val="none" w:sz="0" w:space="0" w:color="auto"/>
        <w:left w:val="none" w:sz="0" w:space="0" w:color="auto"/>
        <w:bottom w:val="none" w:sz="0" w:space="0" w:color="auto"/>
        <w:right w:val="none" w:sz="0" w:space="0" w:color="auto"/>
      </w:divBdr>
    </w:div>
    <w:div w:id="89619767">
      <w:bodyDiv w:val="1"/>
      <w:marLeft w:val="0"/>
      <w:marRight w:val="0"/>
      <w:marTop w:val="0"/>
      <w:marBottom w:val="0"/>
      <w:divBdr>
        <w:top w:val="none" w:sz="0" w:space="0" w:color="auto"/>
        <w:left w:val="none" w:sz="0" w:space="0" w:color="auto"/>
        <w:bottom w:val="none" w:sz="0" w:space="0" w:color="auto"/>
        <w:right w:val="none" w:sz="0" w:space="0" w:color="auto"/>
      </w:divBdr>
    </w:div>
    <w:div w:id="90245556">
      <w:bodyDiv w:val="1"/>
      <w:marLeft w:val="0"/>
      <w:marRight w:val="0"/>
      <w:marTop w:val="0"/>
      <w:marBottom w:val="0"/>
      <w:divBdr>
        <w:top w:val="none" w:sz="0" w:space="0" w:color="auto"/>
        <w:left w:val="none" w:sz="0" w:space="0" w:color="auto"/>
        <w:bottom w:val="none" w:sz="0" w:space="0" w:color="auto"/>
        <w:right w:val="none" w:sz="0" w:space="0" w:color="auto"/>
      </w:divBdr>
    </w:div>
    <w:div w:id="91123021">
      <w:bodyDiv w:val="1"/>
      <w:marLeft w:val="0"/>
      <w:marRight w:val="0"/>
      <w:marTop w:val="0"/>
      <w:marBottom w:val="0"/>
      <w:divBdr>
        <w:top w:val="none" w:sz="0" w:space="0" w:color="auto"/>
        <w:left w:val="none" w:sz="0" w:space="0" w:color="auto"/>
        <w:bottom w:val="none" w:sz="0" w:space="0" w:color="auto"/>
        <w:right w:val="none" w:sz="0" w:space="0" w:color="auto"/>
      </w:divBdr>
    </w:div>
    <w:div w:id="92484762">
      <w:bodyDiv w:val="1"/>
      <w:marLeft w:val="0"/>
      <w:marRight w:val="0"/>
      <w:marTop w:val="0"/>
      <w:marBottom w:val="0"/>
      <w:divBdr>
        <w:top w:val="none" w:sz="0" w:space="0" w:color="auto"/>
        <w:left w:val="none" w:sz="0" w:space="0" w:color="auto"/>
        <w:bottom w:val="none" w:sz="0" w:space="0" w:color="auto"/>
        <w:right w:val="none" w:sz="0" w:space="0" w:color="auto"/>
      </w:divBdr>
    </w:div>
    <w:div w:id="93019370">
      <w:bodyDiv w:val="1"/>
      <w:marLeft w:val="0"/>
      <w:marRight w:val="0"/>
      <w:marTop w:val="0"/>
      <w:marBottom w:val="0"/>
      <w:divBdr>
        <w:top w:val="none" w:sz="0" w:space="0" w:color="auto"/>
        <w:left w:val="none" w:sz="0" w:space="0" w:color="auto"/>
        <w:bottom w:val="none" w:sz="0" w:space="0" w:color="auto"/>
        <w:right w:val="none" w:sz="0" w:space="0" w:color="auto"/>
      </w:divBdr>
    </w:div>
    <w:div w:id="98570151">
      <w:bodyDiv w:val="1"/>
      <w:marLeft w:val="0"/>
      <w:marRight w:val="0"/>
      <w:marTop w:val="0"/>
      <w:marBottom w:val="0"/>
      <w:divBdr>
        <w:top w:val="none" w:sz="0" w:space="0" w:color="auto"/>
        <w:left w:val="none" w:sz="0" w:space="0" w:color="auto"/>
        <w:bottom w:val="none" w:sz="0" w:space="0" w:color="auto"/>
        <w:right w:val="none" w:sz="0" w:space="0" w:color="auto"/>
      </w:divBdr>
    </w:div>
    <w:div w:id="100147940">
      <w:bodyDiv w:val="1"/>
      <w:marLeft w:val="0"/>
      <w:marRight w:val="0"/>
      <w:marTop w:val="0"/>
      <w:marBottom w:val="0"/>
      <w:divBdr>
        <w:top w:val="none" w:sz="0" w:space="0" w:color="auto"/>
        <w:left w:val="none" w:sz="0" w:space="0" w:color="auto"/>
        <w:bottom w:val="none" w:sz="0" w:space="0" w:color="auto"/>
        <w:right w:val="none" w:sz="0" w:space="0" w:color="auto"/>
      </w:divBdr>
    </w:div>
    <w:div w:id="100800788">
      <w:bodyDiv w:val="1"/>
      <w:marLeft w:val="0"/>
      <w:marRight w:val="0"/>
      <w:marTop w:val="0"/>
      <w:marBottom w:val="0"/>
      <w:divBdr>
        <w:top w:val="none" w:sz="0" w:space="0" w:color="auto"/>
        <w:left w:val="none" w:sz="0" w:space="0" w:color="auto"/>
        <w:bottom w:val="none" w:sz="0" w:space="0" w:color="auto"/>
        <w:right w:val="none" w:sz="0" w:space="0" w:color="auto"/>
      </w:divBdr>
    </w:div>
    <w:div w:id="101537144">
      <w:bodyDiv w:val="1"/>
      <w:marLeft w:val="0"/>
      <w:marRight w:val="0"/>
      <w:marTop w:val="0"/>
      <w:marBottom w:val="0"/>
      <w:divBdr>
        <w:top w:val="none" w:sz="0" w:space="0" w:color="auto"/>
        <w:left w:val="none" w:sz="0" w:space="0" w:color="auto"/>
        <w:bottom w:val="none" w:sz="0" w:space="0" w:color="auto"/>
        <w:right w:val="none" w:sz="0" w:space="0" w:color="auto"/>
      </w:divBdr>
    </w:div>
    <w:div w:id="101607927">
      <w:bodyDiv w:val="1"/>
      <w:marLeft w:val="0"/>
      <w:marRight w:val="0"/>
      <w:marTop w:val="0"/>
      <w:marBottom w:val="0"/>
      <w:divBdr>
        <w:top w:val="none" w:sz="0" w:space="0" w:color="auto"/>
        <w:left w:val="none" w:sz="0" w:space="0" w:color="auto"/>
        <w:bottom w:val="none" w:sz="0" w:space="0" w:color="auto"/>
        <w:right w:val="none" w:sz="0" w:space="0" w:color="auto"/>
      </w:divBdr>
    </w:div>
    <w:div w:id="101732562">
      <w:bodyDiv w:val="1"/>
      <w:marLeft w:val="0"/>
      <w:marRight w:val="0"/>
      <w:marTop w:val="0"/>
      <w:marBottom w:val="0"/>
      <w:divBdr>
        <w:top w:val="none" w:sz="0" w:space="0" w:color="auto"/>
        <w:left w:val="none" w:sz="0" w:space="0" w:color="auto"/>
        <w:bottom w:val="none" w:sz="0" w:space="0" w:color="auto"/>
        <w:right w:val="none" w:sz="0" w:space="0" w:color="auto"/>
      </w:divBdr>
    </w:div>
    <w:div w:id="102389119">
      <w:bodyDiv w:val="1"/>
      <w:marLeft w:val="0"/>
      <w:marRight w:val="0"/>
      <w:marTop w:val="0"/>
      <w:marBottom w:val="0"/>
      <w:divBdr>
        <w:top w:val="none" w:sz="0" w:space="0" w:color="auto"/>
        <w:left w:val="none" w:sz="0" w:space="0" w:color="auto"/>
        <w:bottom w:val="none" w:sz="0" w:space="0" w:color="auto"/>
        <w:right w:val="none" w:sz="0" w:space="0" w:color="auto"/>
      </w:divBdr>
    </w:div>
    <w:div w:id="102700024">
      <w:bodyDiv w:val="1"/>
      <w:marLeft w:val="0"/>
      <w:marRight w:val="0"/>
      <w:marTop w:val="0"/>
      <w:marBottom w:val="0"/>
      <w:divBdr>
        <w:top w:val="none" w:sz="0" w:space="0" w:color="auto"/>
        <w:left w:val="none" w:sz="0" w:space="0" w:color="auto"/>
        <w:bottom w:val="none" w:sz="0" w:space="0" w:color="auto"/>
        <w:right w:val="none" w:sz="0" w:space="0" w:color="auto"/>
      </w:divBdr>
    </w:div>
    <w:div w:id="102849302">
      <w:bodyDiv w:val="1"/>
      <w:marLeft w:val="0"/>
      <w:marRight w:val="0"/>
      <w:marTop w:val="0"/>
      <w:marBottom w:val="0"/>
      <w:divBdr>
        <w:top w:val="none" w:sz="0" w:space="0" w:color="auto"/>
        <w:left w:val="none" w:sz="0" w:space="0" w:color="auto"/>
        <w:bottom w:val="none" w:sz="0" w:space="0" w:color="auto"/>
        <w:right w:val="none" w:sz="0" w:space="0" w:color="auto"/>
      </w:divBdr>
    </w:div>
    <w:div w:id="104202911">
      <w:bodyDiv w:val="1"/>
      <w:marLeft w:val="0"/>
      <w:marRight w:val="0"/>
      <w:marTop w:val="0"/>
      <w:marBottom w:val="0"/>
      <w:divBdr>
        <w:top w:val="none" w:sz="0" w:space="0" w:color="auto"/>
        <w:left w:val="none" w:sz="0" w:space="0" w:color="auto"/>
        <w:bottom w:val="none" w:sz="0" w:space="0" w:color="auto"/>
        <w:right w:val="none" w:sz="0" w:space="0" w:color="auto"/>
      </w:divBdr>
    </w:div>
    <w:div w:id="106392772">
      <w:bodyDiv w:val="1"/>
      <w:marLeft w:val="0"/>
      <w:marRight w:val="0"/>
      <w:marTop w:val="0"/>
      <w:marBottom w:val="0"/>
      <w:divBdr>
        <w:top w:val="none" w:sz="0" w:space="0" w:color="auto"/>
        <w:left w:val="none" w:sz="0" w:space="0" w:color="auto"/>
        <w:bottom w:val="none" w:sz="0" w:space="0" w:color="auto"/>
        <w:right w:val="none" w:sz="0" w:space="0" w:color="auto"/>
      </w:divBdr>
    </w:div>
    <w:div w:id="107703964">
      <w:bodyDiv w:val="1"/>
      <w:marLeft w:val="0"/>
      <w:marRight w:val="0"/>
      <w:marTop w:val="0"/>
      <w:marBottom w:val="0"/>
      <w:divBdr>
        <w:top w:val="none" w:sz="0" w:space="0" w:color="auto"/>
        <w:left w:val="none" w:sz="0" w:space="0" w:color="auto"/>
        <w:bottom w:val="none" w:sz="0" w:space="0" w:color="auto"/>
        <w:right w:val="none" w:sz="0" w:space="0" w:color="auto"/>
      </w:divBdr>
    </w:div>
    <w:div w:id="108085905">
      <w:bodyDiv w:val="1"/>
      <w:marLeft w:val="0"/>
      <w:marRight w:val="0"/>
      <w:marTop w:val="0"/>
      <w:marBottom w:val="0"/>
      <w:divBdr>
        <w:top w:val="none" w:sz="0" w:space="0" w:color="auto"/>
        <w:left w:val="none" w:sz="0" w:space="0" w:color="auto"/>
        <w:bottom w:val="none" w:sz="0" w:space="0" w:color="auto"/>
        <w:right w:val="none" w:sz="0" w:space="0" w:color="auto"/>
      </w:divBdr>
    </w:div>
    <w:div w:id="109135320">
      <w:bodyDiv w:val="1"/>
      <w:marLeft w:val="0"/>
      <w:marRight w:val="0"/>
      <w:marTop w:val="0"/>
      <w:marBottom w:val="0"/>
      <w:divBdr>
        <w:top w:val="none" w:sz="0" w:space="0" w:color="auto"/>
        <w:left w:val="none" w:sz="0" w:space="0" w:color="auto"/>
        <w:bottom w:val="none" w:sz="0" w:space="0" w:color="auto"/>
        <w:right w:val="none" w:sz="0" w:space="0" w:color="auto"/>
      </w:divBdr>
    </w:div>
    <w:div w:id="110245036">
      <w:bodyDiv w:val="1"/>
      <w:marLeft w:val="0"/>
      <w:marRight w:val="0"/>
      <w:marTop w:val="0"/>
      <w:marBottom w:val="0"/>
      <w:divBdr>
        <w:top w:val="none" w:sz="0" w:space="0" w:color="auto"/>
        <w:left w:val="none" w:sz="0" w:space="0" w:color="auto"/>
        <w:bottom w:val="none" w:sz="0" w:space="0" w:color="auto"/>
        <w:right w:val="none" w:sz="0" w:space="0" w:color="auto"/>
      </w:divBdr>
    </w:div>
    <w:div w:id="112139600">
      <w:bodyDiv w:val="1"/>
      <w:marLeft w:val="0"/>
      <w:marRight w:val="0"/>
      <w:marTop w:val="0"/>
      <w:marBottom w:val="0"/>
      <w:divBdr>
        <w:top w:val="none" w:sz="0" w:space="0" w:color="auto"/>
        <w:left w:val="none" w:sz="0" w:space="0" w:color="auto"/>
        <w:bottom w:val="none" w:sz="0" w:space="0" w:color="auto"/>
        <w:right w:val="none" w:sz="0" w:space="0" w:color="auto"/>
      </w:divBdr>
    </w:div>
    <w:div w:id="113718966">
      <w:bodyDiv w:val="1"/>
      <w:marLeft w:val="0"/>
      <w:marRight w:val="0"/>
      <w:marTop w:val="0"/>
      <w:marBottom w:val="0"/>
      <w:divBdr>
        <w:top w:val="none" w:sz="0" w:space="0" w:color="auto"/>
        <w:left w:val="none" w:sz="0" w:space="0" w:color="auto"/>
        <w:bottom w:val="none" w:sz="0" w:space="0" w:color="auto"/>
        <w:right w:val="none" w:sz="0" w:space="0" w:color="auto"/>
      </w:divBdr>
    </w:div>
    <w:div w:id="113988102">
      <w:bodyDiv w:val="1"/>
      <w:marLeft w:val="0"/>
      <w:marRight w:val="0"/>
      <w:marTop w:val="0"/>
      <w:marBottom w:val="0"/>
      <w:divBdr>
        <w:top w:val="none" w:sz="0" w:space="0" w:color="auto"/>
        <w:left w:val="none" w:sz="0" w:space="0" w:color="auto"/>
        <w:bottom w:val="none" w:sz="0" w:space="0" w:color="auto"/>
        <w:right w:val="none" w:sz="0" w:space="0" w:color="auto"/>
      </w:divBdr>
    </w:div>
    <w:div w:id="114956666">
      <w:bodyDiv w:val="1"/>
      <w:marLeft w:val="0"/>
      <w:marRight w:val="0"/>
      <w:marTop w:val="0"/>
      <w:marBottom w:val="0"/>
      <w:divBdr>
        <w:top w:val="none" w:sz="0" w:space="0" w:color="auto"/>
        <w:left w:val="none" w:sz="0" w:space="0" w:color="auto"/>
        <w:bottom w:val="none" w:sz="0" w:space="0" w:color="auto"/>
        <w:right w:val="none" w:sz="0" w:space="0" w:color="auto"/>
      </w:divBdr>
    </w:div>
    <w:div w:id="115760349">
      <w:bodyDiv w:val="1"/>
      <w:marLeft w:val="0"/>
      <w:marRight w:val="0"/>
      <w:marTop w:val="0"/>
      <w:marBottom w:val="0"/>
      <w:divBdr>
        <w:top w:val="none" w:sz="0" w:space="0" w:color="auto"/>
        <w:left w:val="none" w:sz="0" w:space="0" w:color="auto"/>
        <w:bottom w:val="none" w:sz="0" w:space="0" w:color="auto"/>
        <w:right w:val="none" w:sz="0" w:space="0" w:color="auto"/>
      </w:divBdr>
    </w:div>
    <w:div w:id="115802359">
      <w:bodyDiv w:val="1"/>
      <w:marLeft w:val="0"/>
      <w:marRight w:val="0"/>
      <w:marTop w:val="0"/>
      <w:marBottom w:val="0"/>
      <w:divBdr>
        <w:top w:val="none" w:sz="0" w:space="0" w:color="auto"/>
        <w:left w:val="none" w:sz="0" w:space="0" w:color="auto"/>
        <w:bottom w:val="none" w:sz="0" w:space="0" w:color="auto"/>
        <w:right w:val="none" w:sz="0" w:space="0" w:color="auto"/>
      </w:divBdr>
    </w:div>
    <w:div w:id="117190084">
      <w:bodyDiv w:val="1"/>
      <w:marLeft w:val="0"/>
      <w:marRight w:val="0"/>
      <w:marTop w:val="0"/>
      <w:marBottom w:val="0"/>
      <w:divBdr>
        <w:top w:val="none" w:sz="0" w:space="0" w:color="auto"/>
        <w:left w:val="none" w:sz="0" w:space="0" w:color="auto"/>
        <w:bottom w:val="none" w:sz="0" w:space="0" w:color="auto"/>
        <w:right w:val="none" w:sz="0" w:space="0" w:color="auto"/>
      </w:divBdr>
    </w:div>
    <w:div w:id="117840449">
      <w:bodyDiv w:val="1"/>
      <w:marLeft w:val="0"/>
      <w:marRight w:val="0"/>
      <w:marTop w:val="0"/>
      <w:marBottom w:val="0"/>
      <w:divBdr>
        <w:top w:val="none" w:sz="0" w:space="0" w:color="auto"/>
        <w:left w:val="none" w:sz="0" w:space="0" w:color="auto"/>
        <w:bottom w:val="none" w:sz="0" w:space="0" w:color="auto"/>
        <w:right w:val="none" w:sz="0" w:space="0" w:color="auto"/>
      </w:divBdr>
    </w:div>
    <w:div w:id="119420105">
      <w:bodyDiv w:val="1"/>
      <w:marLeft w:val="0"/>
      <w:marRight w:val="0"/>
      <w:marTop w:val="0"/>
      <w:marBottom w:val="0"/>
      <w:divBdr>
        <w:top w:val="none" w:sz="0" w:space="0" w:color="auto"/>
        <w:left w:val="none" w:sz="0" w:space="0" w:color="auto"/>
        <w:bottom w:val="none" w:sz="0" w:space="0" w:color="auto"/>
        <w:right w:val="none" w:sz="0" w:space="0" w:color="auto"/>
      </w:divBdr>
    </w:div>
    <w:div w:id="120609631">
      <w:bodyDiv w:val="1"/>
      <w:marLeft w:val="0"/>
      <w:marRight w:val="0"/>
      <w:marTop w:val="0"/>
      <w:marBottom w:val="0"/>
      <w:divBdr>
        <w:top w:val="none" w:sz="0" w:space="0" w:color="auto"/>
        <w:left w:val="none" w:sz="0" w:space="0" w:color="auto"/>
        <w:bottom w:val="none" w:sz="0" w:space="0" w:color="auto"/>
        <w:right w:val="none" w:sz="0" w:space="0" w:color="auto"/>
      </w:divBdr>
    </w:div>
    <w:div w:id="121383123">
      <w:bodyDiv w:val="1"/>
      <w:marLeft w:val="0"/>
      <w:marRight w:val="0"/>
      <w:marTop w:val="0"/>
      <w:marBottom w:val="0"/>
      <w:divBdr>
        <w:top w:val="none" w:sz="0" w:space="0" w:color="auto"/>
        <w:left w:val="none" w:sz="0" w:space="0" w:color="auto"/>
        <w:bottom w:val="none" w:sz="0" w:space="0" w:color="auto"/>
        <w:right w:val="none" w:sz="0" w:space="0" w:color="auto"/>
      </w:divBdr>
    </w:div>
    <w:div w:id="121967171">
      <w:bodyDiv w:val="1"/>
      <w:marLeft w:val="0"/>
      <w:marRight w:val="0"/>
      <w:marTop w:val="0"/>
      <w:marBottom w:val="0"/>
      <w:divBdr>
        <w:top w:val="none" w:sz="0" w:space="0" w:color="auto"/>
        <w:left w:val="none" w:sz="0" w:space="0" w:color="auto"/>
        <w:bottom w:val="none" w:sz="0" w:space="0" w:color="auto"/>
        <w:right w:val="none" w:sz="0" w:space="0" w:color="auto"/>
      </w:divBdr>
    </w:div>
    <w:div w:id="125315078">
      <w:bodyDiv w:val="1"/>
      <w:marLeft w:val="0"/>
      <w:marRight w:val="0"/>
      <w:marTop w:val="0"/>
      <w:marBottom w:val="0"/>
      <w:divBdr>
        <w:top w:val="none" w:sz="0" w:space="0" w:color="auto"/>
        <w:left w:val="none" w:sz="0" w:space="0" w:color="auto"/>
        <w:bottom w:val="none" w:sz="0" w:space="0" w:color="auto"/>
        <w:right w:val="none" w:sz="0" w:space="0" w:color="auto"/>
      </w:divBdr>
    </w:div>
    <w:div w:id="125316682">
      <w:bodyDiv w:val="1"/>
      <w:marLeft w:val="0"/>
      <w:marRight w:val="0"/>
      <w:marTop w:val="0"/>
      <w:marBottom w:val="0"/>
      <w:divBdr>
        <w:top w:val="none" w:sz="0" w:space="0" w:color="auto"/>
        <w:left w:val="none" w:sz="0" w:space="0" w:color="auto"/>
        <w:bottom w:val="none" w:sz="0" w:space="0" w:color="auto"/>
        <w:right w:val="none" w:sz="0" w:space="0" w:color="auto"/>
      </w:divBdr>
    </w:div>
    <w:div w:id="125393825">
      <w:bodyDiv w:val="1"/>
      <w:marLeft w:val="0"/>
      <w:marRight w:val="0"/>
      <w:marTop w:val="0"/>
      <w:marBottom w:val="0"/>
      <w:divBdr>
        <w:top w:val="none" w:sz="0" w:space="0" w:color="auto"/>
        <w:left w:val="none" w:sz="0" w:space="0" w:color="auto"/>
        <w:bottom w:val="none" w:sz="0" w:space="0" w:color="auto"/>
        <w:right w:val="none" w:sz="0" w:space="0" w:color="auto"/>
      </w:divBdr>
    </w:div>
    <w:div w:id="125465144">
      <w:bodyDiv w:val="1"/>
      <w:marLeft w:val="0"/>
      <w:marRight w:val="0"/>
      <w:marTop w:val="0"/>
      <w:marBottom w:val="0"/>
      <w:divBdr>
        <w:top w:val="none" w:sz="0" w:space="0" w:color="auto"/>
        <w:left w:val="none" w:sz="0" w:space="0" w:color="auto"/>
        <w:bottom w:val="none" w:sz="0" w:space="0" w:color="auto"/>
        <w:right w:val="none" w:sz="0" w:space="0" w:color="auto"/>
      </w:divBdr>
    </w:div>
    <w:div w:id="125591628">
      <w:bodyDiv w:val="1"/>
      <w:marLeft w:val="0"/>
      <w:marRight w:val="0"/>
      <w:marTop w:val="0"/>
      <w:marBottom w:val="0"/>
      <w:divBdr>
        <w:top w:val="none" w:sz="0" w:space="0" w:color="auto"/>
        <w:left w:val="none" w:sz="0" w:space="0" w:color="auto"/>
        <w:bottom w:val="none" w:sz="0" w:space="0" w:color="auto"/>
        <w:right w:val="none" w:sz="0" w:space="0" w:color="auto"/>
      </w:divBdr>
    </w:div>
    <w:div w:id="126630482">
      <w:bodyDiv w:val="1"/>
      <w:marLeft w:val="0"/>
      <w:marRight w:val="0"/>
      <w:marTop w:val="0"/>
      <w:marBottom w:val="0"/>
      <w:divBdr>
        <w:top w:val="none" w:sz="0" w:space="0" w:color="auto"/>
        <w:left w:val="none" w:sz="0" w:space="0" w:color="auto"/>
        <w:bottom w:val="none" w:sz="0" w:space="0" w:color="auto"/>
        <w:right w:val="none" w:sz="0" w:space="0" w:color="auto"/>
      </w:divBdr>
    </w:div>
    <w:div w:id="127551637">
      <w:bodyDiv w:val="1"/>
      <w:marLeft w:val="0"/>
      <w:marRight w:val="0"/>
      <w:marTop w:val="0"/>
      <w:marBottom w:val="0"/>
      <w:divBdr>
        <w:top w:val="none" w:sz="0" w:space="0" w:color="auto"/>
        <w:left w:val="none" w:sz="0" w:space="0" w:color="auto"/>
        <w:bottom w:val="none" w:sz="0" w:space="0" w:color="auto"/>
        <w:right w:val="none" w:sz="0" w:space="0" w:color="auto"/>
      </w:divBdr>
    </w:div>
    <w:div w:id="129052774">
      <w:bodyDiv w:val="1"/>
      <w:marLeft w:val="0"/>
      <w:marRight w:val="0"/>
      <w:marTop w:val="0"/>
      <w:marBottom w:val="0"/>
      <w:divBdr>
        <w:top w:val="none" w:sz="0" w:space="0" w:color="auto"/>
        <w:left w:val="none" w:sz="0" w:space="0" w:color="auto"/>
        <w:bottom w:val="none" w:sz="0" w:space="0" w:color="auto"/>
        <w:right w:val="none" w:sz="0" w:space="0" w:color="auto"/>
      </w:divBdr>
    </w:div>
    <w:div w:id="133525433">
      <w:bodyDiv w:val="1"/>
      <w:marLeft w:val="0"/>
      <w:marRight w:val="0"/>
      <w:marTop w:val="0"/>
      <w:marBottom w:val="0"/>
      <w:divBdr>
        <w:top w:val="none" w:sz="0" w:space="0" w:color="auto"/>
        <w:left w:val="none" w:sz="0" w:space="0" w:color="auto"/>
        <w:bottom w:val="none" w:sz="0" w:space="0" w:color="auto"/>
        <w:right w:val="none" w:sz="0" w:space="0" w:color="auto"/>
      </w:divBdr>
    </w:div>
    <w:div w:id="133640681">
      <w:bodyDiv w:val="1"/>
      <w:marLeft w:val="0"/>
      <w:marRight w:val="0"/>
      <w:marTop w:val="0"/>
      <w:marBottom w:val="0"/>
      <w:divBdr>
        <w:top w:val="none" w:sz="0" w:space="0" w:color="auto"/>
        <w:left w:val="none" w:sz="0" w:space="0" w:color="auto"/>
        <w:bottom w:val="none" w:sz="0" w:space="0" w:color="auto"/>
        <w:right w:val="none" w:sz="0" w:space="0" w:color="auto"/>
      </w:divBdr>
    </w:div>
    <w:div w:id="134682024">
      <w:bodyDiv w:val="1"/>
      <w:marLeft w:val="0"/>
      <w:marRight w:val="0"/>
      <w:marTop w:val="0"/>
      <w:marBottom w:val="0"/>
      <w:divBdr>
        <w:top w:val="none" w:sz="0" w:space="0" w:color="auto"/>
        <w:left w:val="none" w:sz="0" w:space="0" w:color="auto"/>
        <w:bottom w:val="none" w:sz="0" w:space="0" w:color="auto"/>
        <w:right w:val="none" w:sz="0" w:space="0" w:color="auto"/>
      </w:divBdr>
    </w:div>
    <w:div w:id="136147236">
      <w:bodyDiv w:val="1"/>
      <w:marLeft w:val="0"/>
      <w:marRight w:val="0"/>
      <w:marTop w:val="0"/>
      <w:marBottom w:val="0"/>
      <w:divBdr>
        <w:top w:val="none" w:sz="0" w:space="0" w:color="auto"/>
        <w:left w:val="none" w:sz="0" w:space="0" w:color="auto"/>
        <w:bottom w:val="none" w:sz="0" w:space="0" w:color="auto"/>
        <w:right w:val="none" w:sz="0" w:space="0" w:color="auto"/>
      </w:divBdr>
    </w:div>
    <w:div w:id="137109251">
      <w:bodyDiv w:val="1"/>
      <w:marLeft w:val="0"/>
      <w:marRight w:val="0"/>
      <w:marTop w:val="0"/>
      <w:marBottom w:val="0"/>
      <w:divBdr>
        <w:top w:val="none" w:sz="0" w:space="0" w:color="auto"/>
        <w:left w:val="none" w:sz="0" w:space="0" w:color="auto"/>
        <w:bottom w:val="none" w:sz="0" w:space="0" w:color="auto"/>
        <w:right w:val="none" w:sz="0" w:space="0" w:color="auto"/>
      </w:divBdr>
    </w:div>
    <w:div w:id="137184442">
      <w:bodyDiv w:val="1"/>
      <w:marLeft w:val="0"/>
      <w:marRight w:val="0"/>
      <w:marTop w:val="0"/>
      <w:marBottom w:val="0"/>
      <w:divBdr>
        <w:top w:val="none" w:sz="0" w:space="0" w:color="auto"/>
        <w:left w:val="none" w:sz="0" w:space="0" w:color="auto"/>
        <w:bottom w:val="none" w:sz="0" w:space="0" w:color="auto"/>
        <w:right w:val="none" w:sz="0" w:space="0" w:color="auto"/>
      </w:divBdr>
    </w:div>
    <w:div w:id="138688834">
      <w:bodyDiv w:val="1"/>
      <w:marLeft w:val="0"/>
      <w:marRight w:val="0"/>
      <w:marTop w:val="0"/>
      <w:marBottom w:val="0"/>
      <w:divBdr>
        <w:top w:val="none" w:sz="0" w:space="0" w:color="auto"/>
        <w:left w:val="none" w:sz="0" w:space="0" w:color="auto"/>
        <w:bottom w:val="none" w:sz="0" w:space="0" w:color="auto"/>
        <w:right w:val="none" w:sz="0" w:space="0" w:color="auto"/>
      </w:divBdr>
    </w:div>
    <w:div w:id="139032405">
      <w:bodyDiv w:val="1"/>
      <w:marLeft w:val="0"/>
      <w:marRight w:val="0"/>
      <w:marTop w:val="0"/>
      <w:marBottom w:val="0"/>
      <w:divBdr>
        <w:top w:val="none" w:sz="0" w:space="0" w:color="auto"/>
        <w:left w:val="none" w:sz="0" w:space="0" w:color="auto"/>
        <w:bottom w:val="none" w:sz="0" w:space="0" w:color="auto"/>
        <w:right w:val="none" w:sz="0" w:space="0" w:color="auto"/>
      </w:divBdr>
    </w:div>
    <w:div w:id="139689289">
      <w:bodyDiv w:val="1"/>
      <w:marLeft w:val="0"/>
      <w:marRight w:val="0"/>
      <w:marTop w:val="0"/>
      <w:marBottom w:val="0"/>
      <w:divBdr>
        <w:top w:val="none" w:sz="0" w:space="0" w:color="auto"/>
        <w:left w:val="none" w:sz="0" w:space="0" w:color="auto"/>
        <w:bottom w:val="none" w:sz="0" w:space="0" w:color="auto"/>
        <w:right w:val="none" w:sz="0" w:space="0" w:color="auto"/>
      </w:divBdr>
    </w:div>
    <w:div w:id="140854130">
      <w:bodyDiv w:val="1"/>
      <w:marLeft w:val="0"/>
      <w:marRight w:val="0"/>
      <w:marTop w:val="0"/>
      <w:marBottom w:val="0"/>
      <w:divBdr>
        <w:top w:val="none" w:sz="0" w:space="0" w:color="auto"/>
        <w:left w:val="none" w:sz="0" w:space="0" w:color="auto"/>
        <w:bottom w:val="none" w:sz="0" w:space="0" w:color="auto"/>
        <w:right w:val="none" w:sz="0" w:space="0" w:color="auto"/>
      </w:divBdr>
    </w:div>
    <w:div w:id="143006577">
      <w:bodyDiv w:val="1"/>
      <w:marLeft w:val="0"/>
      <w:marRight w:val="0"/>
      <w:marTop w:val="0"/>
      <w:marBottom w:val="0"/>
      <w:divBdr>
        <w:top w:val="none" w:sz="0" w:space="0" w:color="auto"/>
        <w:left w:val="none" w:sz="0" w:space="0" w:color="auto"/>
        <w:bottom w:val="none" w:sz="0" w:space="0" w:color="auto"/>
        <w:right w:val="none" w:sz="0" w:space="0" w:color="auto"/>
      </w:divBdr>
    </w:div>
    <w:div w:id="144704349">
      <w:bodyDiv w:val="1"/>
      <w:marLeft w:val="0"/>
      <w:marRight w:val="0"/>
      <w:marTop w:val="0"/>
      <w:marBottom w:val="0"/>
      <w:divBdr>
        <w:top w:val="none" w:sz="0" w:space="0" w:color="auto"/>
        <w:left w:val="none" w:sz="0" w:space="0" w:color="auto"/>
        <w:bottom w:val="none" w:sz="0" w:space="0" w:color="auto"/>
        <w:right w:val="none" w:sz="0" w:space="0" w:color="auto"/>
      </w:divBdr>
    </w:div>
    <w:div w:id="145705847">
      <w:bodyDiv w:val="1"/>
      <w:marLeft w:val="0"/>
      <w:marRight w:val="0"/>
      <w:marTop w:val="0"/>
      <w:marBottom w:val="0"/>
      <w:divBdr>
        <w:top w:val="none" w:sz="0" w:space="0" w:color="auto"/>
        <w:left w:val="none" w:sz="0" w:space="0" w:color="auto"/>
        <w:bottom w:val="none" w:sz="0" w:space="0" w:color="auto"/>
        <w:right w:val="none" w:sz="0" w:space="0" w:color="auto"/>
      </w:divBdr>
    </w:div>
    <w:div w:id="146829435">
      <w:bodyDiv w:val="1"/>
      <w:marLeft w:val="0"/>
      <w:marRight w:val="0"/>
      <w:marTop w:val="0"/>
      <w:marBottom w:val="0"/>
      <w:divBdr>
        <w:top w:val="none" w:sz="0" w:space="0" w:color="auto"/>
        <w:left w:val="none" w:sz="0" w:space="0" w:color="auto"/>
        <w:bottom w:val="none" w:sz="0" w:space="0" w:color="auto"/>
        <w:right w:val="none" w:sz="0" w:space="0" w:color="auto"/>
      </w:divBdr>
    </w:div>
    <w:div w:id="148793493">
      <w:bodyDiv w:val="1"/>
      <w:marLeft w:val="0"/>
      <w:marRight w:val="0"/>
      <w:marTop w:val="0"/>
      <w:marBottom w:val="0"/>
      <w:divBdr>
        <w:top w:val="none" w:sz="0" w:space="0" w:color="auto"/>
        <w:left w:val="none" w:sz="0" w:space="0" w:color="auto"/>
        <w:bottom w:val="none" w:sz="0" w:space="0" w:color="auto"/>
        <w:right w:val="none" w:sz="0" w:space="0" w:color="auto"/>
      </w:divBdr>
    </w:div>
    <w:div w:id="149516422">
      <w:bodyDiv w:val="1"/>
      <w:marLeft w:val="0"/>
      <w:marRight w:val="0"/>
      <w:marTop w:val="0"/>
      <w:marBottom w:val="0"/>
      <w:divBdr>
        <w:top w:val="none" w:sz="0" w:space="0" w:color="auto"/>
        <w:left w:val="none" w:sz="0" w:space="0" w:color="auto"/>
        <w:bottom w:val="none" w:sz="0" w:space="0" w:color="auto"/>
        <w:right w:val="none" w:sz="0" w:space="0" w:color="auto"/>
      </w:divBdr>
    </w:div>
    <w:div w:id="149640364">
      <w:bodyDiv w:val="1"/>
      <w:marLeft w:val="0"/>
      <w:marRight w:val="0"/>
      <w:marTop w:val="0"/>
      <w:marBottom w:val="0"/>
      <w:divBdr>
        <w:top w:val="none" w:sz="0" w:space="0" w:color="auto"/>
        <w:left w:val="none" w:sz="0" w:space="0" w:color="auto"/>
        <w:bottom w:val="none" w:sz="0" w:space="0" w:color="auto"/>
        <w:right w:val="none" w:sz="0" w:space="0" w:color="auto"/>
      </w:divBdr>
    </w:div>
    <w:div w:id="151261170">
      <w:bodyDiv w:val="1"/>
      <w:marLeft w:val="0"/>
      <w:marRight w:val="0"/>
      <w:marTop w:val="0"/>
      <w:marBottom w:val="0"/>
      <w:divBdr>
        <w:top w:val="none" w:sz="0" w:space="0" w:color="auto"/>
        <w:left w:val="none" w:sz="0" w:space="0" w:color="auto"/>
        <w:bottom w:val="none" w:sz="0" w:space="0" w:color="auto"/>
        <w:right w:val="none" w:sz="0" w:space="0" w:color="auto"/>
      </w:divBdr>
    </w:div>
    <w:div w:id="151335457">
      <w:bodyDiv w:val="1"/>
      <w:marLeft w:val="0"/>
      <w:marRight w:val="0"/>
      <w:marTop w:val="0"/>
      <w:marBottom w:val="0"/>
      <w:divBdr>
        <w:top w:val="none" w:sz="0" w:space="0" w:color="auto"/>
        <w:left w:val="none" w:sz="0" w:space="0" w:color="auto"/>
        <w:bottom w:val="none" w:sz="0" w:space="0" w:color="auto"/>
        <w:right w:val="none" w:sz="0" w:space="0" w:color="auto"/>
      </w:divBdr>
    </w:div>
    <w:div w:id="151718166">
      <w:bodyDiv w:val="1"/>
      <w:marLeft w:val="0"/>
      <w:marRight w:val="0"/>
      <w:marTop w:val="0"/>
      <w:marBottom w:val="0"/>
      <w:divBdr>
        <w:top w:val="none" w:sz="0" w:space="0" w:color="auto"/>
        <w:left w:val="none" w:sz="0" w:space="0" w:color="auto"/>
        <w:bottom w:val="none" w:sz="0" w:space="0" w:color="auto"/>
        <w:right w:val="none" w:sz="0" w:space="0" w:color="auto"/>
      </w:divBdr>
    </w:div>
    <w:div w:id="152992689">
      <w:bodyDiv w:val="1"/>
      <w:marLeft w:val="0"/>
      <w:marRight w:val="0"/>
      <w:marTop w:val="0"/>
      <w:marBottom w:val="0"/>
      <w:divBdr>
        <w:top w:val="none" w:sz="0" w:space="0" w:color="auto"/>
        <w:left w:val="none" w:sz="0" w:space="0" w:color="auto"/>
        <w:bottom w:val="none" w:sz="0" w:space="0" w:color="auto"/>
        <w:right w:val="none" w:sz="0" w:space="0" w:color="auto"/>
      </w:divBdr>
    </w:div>
    <w:div w:id="155652289">
      <w:bodyDiv w:val="1"/>
      <w:marLeft w:val="0"/>
      <w:marRight w:val="0"/>
      <w:marTop w:val="0"/>
      <w:marBottom w:val="0"/>
      <w:divBdr>
        <w:top w:val="none" w:sz="0" w:space="0" w:color="auto"/>
        <w:left w:val="none" w:sz="0" w:space="0" w:color="auto"/>
        <w:bottom w:val="none" w:sz="0" w:space="0" w:color="auto"/>
        <w:right w:val="none" w:sz="0" w:space="0" w:color="auto"/>
      </w:divBdr>
    </w:div>
    <w:div w:id="156388145">
      <w:bodyDiv w:val="1"/>
      <w:marLeft w:val="0"/>
      <w:marRight w:val="0"/>
      <w:marTop w:val="0"/>
      <w:marBottom w:val="0"/>
      <w:divBdr>
        <w:top w:val="none" w:sz="0" w:space="0" w:color="auto"/>
        <w:left w:val="none" w:sz="0" w:space="0" w:color="auto"/>
        <w:bottom w:val="none" w:sz="0" w:space="0" w:color="auto"/>
        <w:right w:val="none" w:sz="0" w:space="0" w:color="auto"/>
      </w:divBdr>
    </w:div>
    <w:div w:id="156924869">
      <w:bodyDiv w:val="1"/>
      <w:marLeft w:val="0"/>
      <w:marRight w:val="0"/>
      <w:marTop w:val="0"/>
      <w:marBottom w:val="0"/>
      <w:divBdr>
        <w:top w:val="none" w:sz="0" w:space="0" w:color="auto"/>
        <w:left w:val="none" w:sz="0" w:space="0" w:color="auto"/>
        <w:bottom w:val="none" w:sz="0" w:space="0" w:color="auto"/>
        <w:right w:val="none" w:sz="0" w:space="0" w:color="auto"/>
      </w:divBdr>
    </w:div>
    <w:div w:id="161941328">
      <w:bodyDiv w:val="1"/>
      <w:marLeft w:val="0"/>
      <w:marRight w:val="0"/>
      <w:marTop w:val="0"/>
      <w:marBottom w:val="0"/>
      <w:divBdr>
        <w:top w:val="none" w:sz="0" w:space="0" w:color="auto"/>
        <w:left w:val="none" w:sz="0" w:space="0" w:color="auto"/>
        <w:bottom w:val="none" w:sz="0" w:space="0" w:color="auto"/>
        <w:right w:val="none" w:sz="0" w:space="0" w:color="auto"/>
      </w:divBdr>
    </w:div>
    <w:div w:id="163325426">
      <w:bodyDiv w:val="1"/>
      <w:marLeft w:val="0"/>
      <w:marRight w:val="0"/>
      <w:marTop w:val="0"/>
      <w:marBottom w:val="0"/>
      <w:divBdr>
        <w:top w:val="none" w:sz="0" w:space="0" w:color="auto"/>
        <w:left w:val="none" w:sz="0" w:space="0" w:color="auto"/>
        <w:bottom w:val="none" w:sz="0" w:space="0" w:color="auto"/>
        <w:right w:val="none" w:sz="0" w:space="0" w:color="auto"/>
      </w:divBdr>
    </w:div>
    <w:div w:id="164975546">
      <w:bodyDiv w:val="1"/>
      <w:marLeft w:val="0"/>
      <w:marRight w:val="0"/>
      <w:marTop w:val="0"/>
      <w:marBottom w:val="0"/>
      <w:divBdr>
        <w:top w:val="none" w:sz="0" w:space="0" w:color="auto"/>
        <w:left w:val="none" w:sz="0" w:space="0" w:color="auto"/>
        <w:bottom w:val="none" w:sz="0" w:space="0" w:color="auto"/>
        <w:right w:val="none" w:sz="0" w:space="0" w:color="auto"/>
      </w:divBdr>
    </w:div>
    <w:div w:id="165899586">
      <w:bodyDiv w:val="1"/>
      <w:marLeft w:val="0"/>
      <w:marRight w:val="0"/>
      <w:marTop w:val="0"/>
      <w:marBottom w:val="0"/>
      <w:divBdr>
        <w:top w:val="none" w:sz="0" w:space="0" w:color="auto"/>
        <w:left w:val="none" w:sz="0" w:space="0" w:color="auto"/>
        <w:bottom w:val="none" w:sz="0" w:space="0" w:color="auto"/>
        <w:right w:val="none" w:sz="0" w:space="0" w:color="auto"/>
      </w:divBdr>
    </w:div>
    <w:div w:id="167141390">
      <w:bodyDiv w:val="1"/>
      <w:marLeft w:val="0"/>
      <w:marRight w:val="0"/>
      <w:marTop w:val="0"/>
      <w:marBottom w:val="0"/>
      <w:divBdr>
        <w:top w:val="none" w:sz="0" w:space="0" w:color="auto"/>
        <w:left w:val="none" w:sz="0" w:space="0" w:color="auto"/>
        <w:bottom w:val="none" w:sz="0" w:space="0" w:color="auto"/>
        <w:right w:val="none" w:sz="0" w:space="0" w:color="auto"/>
      </w:divBdr>
    </w:div>
    <w:div w:id="168953501">
      <w:bodyDiv w:val="1"/>
      <w:marLeft w:val="0"/>
      <w:marRight w:val="0"/>
      <w:marTop w:val="0"/>
      <w:marBottom w:val="0"/>
      <w:divBdr>
        <w:top w:val="none" w:sz="0" w:space="0" w:color="auto"/>
        <w:left w:val="none" w:sz="0" w:space="0" w:color="auto"/>
        <w:bottom w:val="none" w:sz="0" w:space="0" w:color="auto"/>
        <w:right w:val="none" w:sz="0" w:space="0" w:color="auto"/>
      </w:divBdr>
    </w:div>
    <w:div w:id="169879793">
      <w:bodyDiv w:val="1"/>
      <w:marLeft w:val="0"/>
      <w:marRight w:val="0"/>
      <w:marTop w:val="0"/>
      <w:marBottom w:val="0"/>
      <w:divBdr>
        <w:top w:val="none" w:sz="0" w:space="0" w:color="auto"/>
        <w:left w:val="none" w:sz="0" w:space="0" w:color="auto"/>
        <w:bottom w:val="none" w:sz="0" w:space="0" w:color="auto"/>
        <w:right w:val="none" w:sz="0" w:space="0" w:color="auto"/>
      </w:divBdr>
    </w:div>
    <w:div w:id="173224747">
      <w:bodyDiv w:val="1"/>
      <w:marLeft w:val="0"/>
      <w:marRight w:val="0"/>
      <w:marTop w:val="0"/>
      <w:marBottom w:val="0"/>
      <w:divBdr>
        <w:top w:val="none" w:sz="0" w:space="0" w:color="auto"/>
        <w:left w:val="none" w:sz="0" w:space="0" w:color="auto"/>
        <w:bottom w:val="none" w:sz="0" w:space="0" w:color="auto"/>
        <w:right w:val="none" w:sz="0" w:space="0" w:color="auto"/>
      </w:divBdr>
    </w:div>
    <w:div w:id="175267385">
      <w:bodyDiv w:val="1"/>
      <w:marLeft w:val="0"/>
      <w:marRight w:val="0"/>
      <w:marTop w:val="0"/>
      <w:marBottom w:val="0"/>
      <w:divBdr>
        <w:top w:val="none" w:sz="0" w:space="0" w:color="auto"/>
        <w:left w:val="none" w:sz="0" w:space="0" w:color="auto"/>
        <w:bottom w:val="none" w:sz="0" w:space="0" w:color="auto"/>
        <w:right w:val="none" w:sz="0" w:space="0" w:color="auto"/>
      </w:divBdr>
    </w:div>
    <w:div w:id="176040155">
      <w:bodyDiv w:val="1"/>
      <w:marLeft w:val="0"/>
      <w:marRight w:val="0"/>
      <w:marTop w:val="0"/>
      <w:marBottom w:val="0"/>
      <w:divBdr>
        <w:top w:val="none" w:sz="0" w:space="0" w:color="auto"/>
        <w:left w:val="none" w:sz="0" w:space="0" w:color="auto"/>
        <w:bottom w:val="none" w:sz="0" w:space="0" w:color="auto"/>
        <w:right w:val="none" w:sz="0" w:space="0" w:color="auto"/>
      </w:divBdr>
    </w:div>
    <w:div w:id="176388619">
      <w:bodyDiv w:val="1"/>
      <w:marLeft w:val="0"/>
      <w:marRight w:val="0"/>
      <w:marTop w:val="0"/>
      <w:marBottom w:val="0"/>
      <w:divBdr>
        <w:top w:val="none" w:sz="0" w:space="0" w:color="auto"/>
        <w:left w:val="none" w:sz="0" w:space="0" w:color="auto"/>
        <w:bottom w:val="none" w:sz="0" w:space="0" w:color="auto"/>
        <w:right w:val="none" w:sz="0" w:space="0" w:color="auto"/>
      </w:divBdr>
    </w:div>
    <w:div w:id="177427862">
      <w:bodyDiv w:val="1"/>
      <w:marLeft w:val="0"/>
      <w:marRight w:val="0"/>
      <w:marTop w:val="0"/>
      <w:marBottom w:val="0"/>
      <w:divBdr>
        <w:top w:val="none" w:sz="0" w:space="0" w:color="auto"/>
        <w:left w:val="none" w:sz="0" w:space="0" w:color="auto"/>
        <w:bottom w:val="none" w:sz="0" w:space="0" w:color="auto"/>
        <w:right w:val="none" w:sz="0" w:space="0" w:color="auto"/>
      </w:divBdr>
    </w:div>
    <w:div w:id="180170507">
      <w:bodyDiv w:val="1"/>
      <w:marLeft w:val="0"/>
      <w:marRight w:val="0"/>
      <w:marTop w:val="0"/>
      <w:marBottom w:val="0"/>
      <w:divBdr>
        <w:top w:val="none" w:sz="0" w:space="0" w:color="auto"/>
        <w:left w:val="none" w:sz="0" w:space="0" w:color="auto"/>
        <w:bottom w:val="none" w:sz="0" w:space="0" w:color="auto"/>
        <w:right w:val="none" w:sz="0" w:space="0" w:color="auto"/>
      </w:divBdr>
    </w:div>
    <w:div w:id="184684447">
      <w:bodyDiv w:val="1"/>
      <w:marLeft w:val="0"/>
      <w:marRight w:val="0"/>
      <w:marTop w:val="0"/>
      <w:marBottom w:val="0"/>
      <w:divBdr>
        <w:top w:val="none" w:sz="0" w:space="0" w:color="auto"/>
        <w:left w:val="none" w:sz="0" w:space="0" w:color="auto"/>
        <w:bottom w:val="none" w:sz="0" w:space="0" w:color="auto"/>
        <w:right w:val="none" w:sz="0" w:space="0" w:color="auto"/>
      </w:divBdr>
    </w:div>
    <w:div w:id="190385504">
      <w:bodyDiv w:val="1"/>
      <w:marLeft w:val="0"/>
      <w:marRight w:val="0"/>
      <w:marTop w:val="0"/>
      <w:marBottom w:val="0"/>
      <w:divBdr>
        <w:top w:val="none" w:sz="0" w:space="0" w:color="auto"/>
        <w:left w:val="none" w:sz="0" w:space="0" w:color="auto"/>
        <w:bottom w:val="none" w:sz="0" w:space="0" w:color="auto"/>
        <w:right w:val="none" w:sz="0" w:space="0" w:color="auto"/>
      </w:divBdr>
    </w:div>
    <w:div w:id="192766852">
      <w:bodyDiv w:val="1"/>
      <w:marLeft w:val="0"/>
      <w:marRight w:val="0"/>
      <w:marTop w:val="0"/>
      <w:marBottom w:val="0"/>
      <w:divBdr>
        <w:top w:val="none" w:sz="0" w:space="0" w:color="auto"/>
        <w:left w:val="none" w:sz="0" w:space="0" w:color="auto"/>
        <w:bottom w:val="none" w:sz="0" w:space="0" w:color="auto"/>
        <w:right w:val="none" w:sz="0" w:space="0" w:color="auto"/>
      </w:divBdr>
    </w:div>
    <w:div w:id="196040636">
      <w:bodyDiv w:val="1"/>
      <w:marLeft w:val="0"/>
      <w:marRight w:val="0"/>
      <w:marTop w:val="0"/>
      <w:marBottom w:val="0"/>
      <w:divBdr>
        <w:top w:val="none" w:sz="0" w:space="0" w:color="auto"/>
        <w:left w:val="none" w:sz="0" w:space="0" w:color="auto"/>
        <w:bottom w:val="none" w:sz="0" w:space="0" w:color="auto"/>
        <w:right w:val="none" w:sz="0" w:space="0" w:color="auto"/>
      </w:divBdr>
    </w:div>
    <w:div w:id="196285397">
      <w:bodyDiv w:val="1"/>
      <w:marLeft w:val="0"/>
      <w:marRight w:val="0"/>
      <w:marTop w:val="0"/>
      <w:marBottom w:val="0"/>
      <w:divBdr>
        <w:top w:val="none" w:sz="0" w:space="0" w:color="auto"/>
        <w:left w:val="none" w:sz="0" w:space="0" w:color="auto"/>
        <w:bottom w:val="none" w:sz="0" w:space="0" w:color="auto"/>
        <w:right w:val="none" w:sz="0" w:space="0" w:color="auto"/>
      </w:divBdr>
    </w:div>
    <w:div w:id="196624377">
      <w:bodyDiv w:val="1"/>
      <w:marLeft w:val="0"/>
      <w:marRight w:val="0"/>
      <w:marTop w:val="0"/>
      <w:marBottom w:val="0"/>
      <w:divBdr>
        <w:top w:val="none" w:sz="0" w:space="0" w:color="auto"/>
        <w:left w:val="none" w:sz="0" w:space="0" w:color="auto"/>
        <w:bottom w:val="none" w:sz="0" w:space="0" w:color="auto"/>
        <w:right w:val="none" w:sz="0" w:space="0" w:color="auto"/>
      </w:divBdr>
    </w:div>
    <w:div w:id="197087563">
      <w:bodyDiv w:val="1"/>
      <w:marLeft w:val="0"/>
      <w:marRight w:val="0"/>
      <w:marTop w:val="0"/>
      <w:marBottom w:val="0"/>
      <w:divBdr>
        <w:top w:val="none" w:sz="0" w:space="0" w:color="auto"/>
        <w:left w:val="none" w:sz="0" w:space="0" w:color="auto"/>
        <w:bottom w:val="none" w:sz="0" w:space="0" w:color="auto"/>
        <w:right w:val="none" w:sz="0" w:space="0" w:color="auto"/>
      </w:divBdr>
    </w:div>
    <w:div w:id="197158989">
      <w:bodyDiv w:val="1"/>
      <w:marLeft w:val="0"/>
      <w:marRight w:val="0"/>
      <w:marTop w:val="0"/>
      <w:marBottom w:val="0"/>
      <w:divBdr>
        <w:top w:val="none" w:sz="0" w:space="0" w:color="auto"/>
        <w:left w:val="none" w:sz="0" w:space="0" w:color="auto"/>
        <w:bottom w:val="none" w:sz="0" w:space="0" w:color="auto"/>
        <w:right w:val="none" w:sz="0" w:space="0" w:color="auto"/>
      </w:divBdr>
    </w:div>
    <w:div w:id="199516370">
      <w:bodyDiv w:val="1"/>
      <w:marLeft w:val="0"/>
      <w:marRight w:val="0"/>
      <w:marTop w:val="0"/>
      <w:marBottom w:val="0"/>
      <w:divBdr>
        <w:top w:val="none" w:sz="0" w:space="0" w:color="auto"/>
        <w:left w:val="none" w:sz="0" w:space="0" w:color="auto"/>
        <w:bottom w:val="none" w:sz="0" w:space="0" w:color="auto"/>
        <w:right w:val="none" w:sz="0" w:space="0" w:color="auto"/>
      </w:divBdr>
    </w:div>
    <w:div w:id="203256847">
      <w:bodyDiv w:val="1"/>
      <w:marLeft w:val="0"/>
      <w:marRight w:val="0"/>
      <w:marTop w:val="0"/>
      <w:marBottom w:val="0"/>
      <w:divBdr>
        <w:top w:val="none" w:sz="0" w:space="0" w:color="auto"/>
        <w:left w:val="none" w:sz="0" w:space="0" w:color="auto"/>
        <w:bottom w:val="none" w:sz="0" w:space="0" w:color="auto"/>
        <w:right w:val="none" w:sz="0" w:space="0" w:color="auto"/>
      </w:divBdr>
    </w:div>
    <w:div w:id="204413494">
      <w:bodyDiv w:val="1"/>
      <w:marLeft w:val="0"/>
      <w:marRight w:val="0"/>
      <w:marTop w:val="0"/>
      <w:marBottom w:val="0"/>
      <w:divBdr>
        <w:top w:val="none" w:sz="0" w:space="0" w:color="auto"/>
        <w:left w:val="none" w:sz="0" w:space="0" w:color="auto"/>
        <w:bottom w:val="none" w:sz="0" w:space="0" w:color="auto"/>
        <w:right w:val="none" w:sz="0" w:space="0" w:color="auto"/>
      </w:divBdr>
    </w:div>
    <w:div w:id="205070459">
      <w:bodyDiv w:val="1"/>
      <w:marLeft w:val="0"/>
      <w:marRight w:val="0"/>
      <w:marTop w:val="0"/>
      <w:marBottom w:val="0"/>
      <w:divBdr>
        <w:top w:val="none" w:sz="0" w:space="0" w:color="auto"/>
        <w:left w:val="none" w:sz="0" w:space="0" w:color="auto"/>
        <w:bottom w:val="none" w:sz="0" w:space="0" w:color="auto"/>
        <w:right w:val="none" w:sz="0" w:space="0" w:color="auto"/>
      </w:divBdr>
    </w:div>
    <w:div w:id="206065017">
      <w:bodyDiv w:val="1"/>
      <w:marLeft w:val="0"/>
      <w:marRight w:val="0"/>
      <w:marTop w:val="0"/>
      <w:marBottom w:val="0"/>
      <w:divBdr>
        <w:top w:val="none" w:sz="0" w:space="0" w:color="auto"/>
        <w:left w:val="none" w:sz="0" w:space="0" w:color="auto"/>
        <w:bottom w:val="none" w:sz="0" w:space="0" w:color="auto"/>
        <w:right w:val="none" w:sz="0" w:space="0" w:color="auto"/>
      </w:divBdr>
    </w:div>
    <w:div w:id="206574769">
      <w:bodyDiv w:val="1"/>
      <w:marLeft w:val="0"/>
      <w:marRight w:val="0"/>
      <w:marTop w:val="0"/>
      <w:marBottom w:val="0"/>
      <w:divBdr>
        <w:top w:val="none" w:sz="0" w:space="0" w:color="auto"/>
        <w:left w:val="none" w:sz="0" w:space="0" w:color="auto"/>
        <w:bottom w:val="none" w:sz="0" w:space="0" w:color="auto"/>
        <w:right w:val="none" w:sz="0" w:space="0" w:color="auto"/>
      </w:divBdr>
    </w:div>
    <w:div w:id="207110805">
      <w:bodyDiv w:val="1"/>
      <w:marLeft w:val="0"/>
      <w:marRight w:val="0"/>
      <w:marTop w:val="0"/>
      <w:marBottom w:val="0"/>
      <w:divBdr>
        <w:top w:val="none" w:sz="0" w:space="0" w:color="auto"/>
        <w:left w:val="none" w:sz="0" w:space="0" w:color="auto"/>
        <w:bottom w:val="none" w:sz="0" w:space="0" w:color="auto"/>
        <w:right w:val="none" w:sz="0" w:space="0" w:color="auto"/>
      </w:divBdr>
    </w:div>
    <w:div w:id="207573544">
      <w:bodyDiv w:val="1"/>
      <w:marLeft w:val="0"/>
      <w:marRight w:val="0"/>
      <w:marTop w:val="0"/>
      <w:marBottom w:val="0"/>
      <w:divBdr>
        <w:top w:val="none" w:sz="0" w:space="0" w:color="auto"/>
        <w:left w:val="none" w:sz="0" w:space="0" w:color="auto"/>
        <w:bottom w:val="none" w:sz="0" w:space="0" w:color="auto"/>
        <w:right w:val="none" w:sz="0" w:space="0" w:color="auto"/>
      </w:divBdr>
    </w:div>
    <w:div w:id="209268854">
      <w:bodyDiv w:val="1"/>
      <w:marLeft w:val="0"/>
      <w:marRight w:val="0"/>
      <w:marTop w:val="0"/>
      <w:marBottom w:val="0"/>
      <w:divBdr>
        <w:top w:val="none" w:sz="0" w:space="0" w:color="auto"/>
        <w:left w:val="none" w:sz="0" w:space="0" w:color="auto"/>
        <w:bottom w:val="none" w:sz="0" w:space="0" w:color="auto"/>
        <w:right w:val="none" w:sz="0" w:space="0" w:color="auto"/>
      </w:divBdr>
    </w:div>
    <w:div w:id="210508154">
      <w:bodyDiv w:val="1"/>
      <w:marLeft w:val="0"/>
      <w:marRight w:val="0"/>
      <w:marTop w:val="0"/>
      <w:marBottom w:val="0"/>
      <w:divBdr>
        <w:top w:val="none" w:sz="0" w:space="0" w:color="auto"/>
        <w:left w:val="none" w:sz="0" w:space="0" w:color="auto"/>
        <w:bottom w:val="none" w:sz="0" w:space="0" w:color="auto"/>
        <w:right w:val="none" w:sz="0" w:space="0" w:color="auto"/>
      </w:divBdr>
    </w:div>
    <w:div w:id="210728990">
      <w:bodyDiv w:val="1"/>
      <w:marLeft w:val="0"/>
      <w:marRight w:val="0"/>
      <w:marTop w:val="0"/>
      <w:marBottom w:val="0"/>
      <w:divBdr>
        <w:top w:val="none" w:sz="0" w:space="0" w:color="auto"/>
        <w:left w:val="none" w:sz="0" w:space="0" w:color="auto"/>
        <w:bottom w:val="none" w:sz="0" w:space="0" w:color="auto"/>
        <w:right w:val="none" w:sz="0" w:space="0" w:color="auto"/>
      </w:divBdr>
    </w:div>
    <w:div w:id="211039222">
      <w:bodyDiv w:val="1"/>
      <w:marLeft w:val="0"/>
      <w:marRight w:val="0"/>
      <w:marTop w:val="0"/>
      <w:marBottom w:val="0"/>
      <w:divBdr>
        <w:top w:val="none" w:sz="0" w:space="0" w:color="auto"/>
        <w:left w:val="none" w:sz="0" w:space="0" w:color="auto"/>
        <w:bottom w:val="none" w:sz="0" w:space="0" w:color="auto"/>
        <w:right w:val="none" w:sz="0" w:space="0" w:color="auto"/>
      </w:divBdr>
    </w:div>
    <w:div w:id="213125580">
      <w:bodyDiv w:val="1"/>
      <w:marLeft w:val="0"/>
      <w:marRight w:val="0"/>
      <w:marTop w:val="0"/>
      <w:marBottom w:val="0"/>
      <w:divBdr>
        <w:top w:val="none" w:sz="0" w:space="0" w:color="auto"/>
        <w:left w:val="none" w:sz="0" w:space="0" w:color="auto"/>
        <w:bottom w:val="none" w:sz="0" w:space="0" w:color="auto"/>
        <w:right w:val="none" w:sz="0" w:space="0" w:color="auto"/>
      </w:divBdr>
    </w:div>
    <w:div w:id="213741575">
      <w:bodyDiv w:val="1"/>
      <w:marLeft w:val="0"/>
      <w:marRight w:val="0"/>
      <w:marTop w:val="0"/>
      <w:marBottom w:val="0"/>
      <w:divBdr>
        <w:top w:val="none" w:sz="0" w:space="0" w:color="auto"/>
        <w:left w:val="none" w:sz="0" w:space="0" w:color="auto"/>
        <w:bottom w:val="none" w:sz="0" w:space="0" w:color="auto"/>
        <w:right w:val="none" w:sz="0" w:space="0" w:color="auto"/>
      </w:divBdr>
    </w:div>
    <w:div w:id="214007478">
      <w:bodyDiv w:val="1"/>
      <w:marLeft w:val="0"/>
      <w:marRight w:val="0"/>
      <w:marTop w:val="0"/>
      <w:marBottom w:val="0"/>
      <w:divBdr>
        <w:top w:val="none" w:sz="0" w:space="0" w:color="auto"/>
        <w:left w:val="none" w:sz="0" w:space="0" w:color="auto"/>
        <w:bottom w:val="none" w:sz="0" w:space="0" w:color="auto"/>
        <w:right w:val="none" w:sz="0" w:space="0" w:color="auto"/>
      </w:divBdr>
    </w:div>
    <w:div w:id="216160718">
      <w:bodyDiv w:val="1"/>
      <w:marLeft w:val="0"/>
      <w:marRight w:val="0"/>
      <w:marTop w:val="0"/>
      <w:marBottom w:val="0"/>
      <w:divBdr>
        <w:top w:val="none" w:sz="0" w:space="0" w:color="auto"/>
        <w:left w:val="none" w:sz="0" w:space="0" w:color="auto"/>
        <w:bottom w:val="none" w:sz="0" w:space="0" w:color="auto"/>
        <w:right w:val="none" w:sz="0" w:space="0" w:color="auto"/>
      </w:divBdr>
    </w:div>
    <w:div w:id="216859846">
      <w:bodyDiv w:val="1"/>
      <w:marLeft w:val="0"/>
      <w:marRight w:val="0"/>
      <w:marTop w:val="0"/>
      <w:marBottom w:val="0"/>
      <w:divBdr>
        <w:top w:val="none" w:sz="0" w:space="0" w:color="auto"/>
        <w:left w:val="none" w:sz="0" w:space="0" w:color="auto"/>
        <w:bottom w:val="none" w:sz="0" w:space="0" w:color="auto"/>
        <w:right w:val="none" w:sz="0" w:space="0" w:color="auto"/>
      </w:divBdr>
    </w:div>
    <w:div w:id="217087876">
      <w:bodyDiv w:val="1"/>
      <w:marLeft w:val="0"/>
      <w:marRight w:val="0"/>
      <w:marTop w:val="0"/>
      <w:marBottom w:val="0"/>
      <w:divBdr>
        <w:top w:val="none" w:sz="0" w:space="0" w:color="auto"/>
        <w:left w:val="none" w:sz="0" w:space="0" w:color="auto"/>
        <w:bottom w:val="none" w:sz="0" w:space="0" w:color="auto"/>
        <w:right w:val="none" w:sz="0" w:space="0" w:color="auto"/>
      </w:divBdr>
    </w:div>
    <w:div w:id="217207159">
      <w:bodyDiv w:val="1"/>
      <w:marLeft w:val="0"/>
      <w:marRight w:val="0"/>
      <w:marTop w:val="0"/>
      <w:marBottom w:val="0"/>
      <w:divBdr>
        <w:top w:val="none" w:sz="0" w:space="0" w:color="auto"/>
        <w:left w:val="none" w:sz="0" w:space="0" w:color="auto"/>
        <w:bottom w:val="none" w:sz="0" w:space="0" w:color="auto"/>
        <w:right w:val="none" w:sz="0" w:space="0" w:color="auto"/>
      </w:divBdr>
    </w:div>
    <w:div w:id="221135357">
      <w:bodyDiv w:val="1"/>
      <w:marLeft w:val="0"/>
      <w:marRight w:val="0"/>
      <w:marTop w:val="0"/>
      <w:marBottom w:val="0"/>
      <w:divBdr>
        <w:top w:val="none" w:sz="0" w:space="0" w:color="auto"/>
        <w:left w:val="none" w:sz="0" w:space="0" w:color="auto"/>
        <w:bottom w:val="none" w:sz="0" w:space="0" w:color="auto"/>
        <w:right w:val="none" w:sz="0" w:space="0" w:color="auto"/>
      </w:divBdr>
    </w:div>
    <w:div w:id="222719265">
      <w:bodyDiv w:val="1"/>
      <w:marLeft w:val="0"/>
      <w:marRight w:val="0"/>
      <w:marTop w:val="0"/>
      <w:marBottom w:val="0"/>
      <w:divBdr>
        <w:top w:val="none" w:sz="0" w:space="0" w:color="auto"/>
        <w:left w:val="none" w:sz="0" w:space="0" w:color="auto"/>
        <w:bottom w:val="none" w:sz="0" w:space="0" w:color="auto"/>
        <w:right w:val="none" w:sz="0" w:space="0" w:color="auto"/>
      </w:divBdr>
    </w:div>
    <w:div w:id="225535003">
      <w:bodyDiv w:val="1"/>
      <w:marLeft w:val="0"/>
      <w:marRight w:val="0"/>
      <w:marTop w:val="0"/>
      <w:marBottom w:val="0"/>
      <w:divBdr>
        <w:top w:val="none" w:sz="0" w:space="0" w:color="auto"/>
        <w:left w:val="none" w:sz="0" w:space="0" w:color="auto"/>
        <w:bottom w:val="none" w:sz="0" w:space="0" w:color="auto"/>
        <w:right w:val="none" w:sz="0" w:space="0" w:color="auto"/>
      </w:divBdr>
    </w:div>
    <w:div w:id="225723261">
      <w:bodyDiv w:val="1"/>
      <w:marLeft w:val="0"/>
      <w:marRight w:val="0"/>
      <w:marTop w:val="0"/>
      <w:marBottom w:val="0"/>
      <w:divBdr>
        <w:top w:val="none" w:sz="0" w:space="0" w:color="auto"/>
        <w:left w:val="none" w:sz="0" w:space="0" w:color="auto"/>
        <w:bottom w:val="none" w:sz="0" w:space="0" w:color="auto"/>
        <w:right w:val="none" w:sz="0" w:space="0" w:color="auto"/>
      </w:divBdr>
    </w:div>
    <w:div w:id="227889245">
      <w:bodyDiv w:val="1"/>
      <w:marLeft w:val="0"/>
      <w:marRight w:val="0"/>
      <w:marTop w:val="0"/>
      <w:marBottom w:val="0"/>
      <w:divBdr>
        <w:top w:val="none" w:sz="0" w:space="0" w:color="auto"/>
        <w:left w:val="none" w:sz="0" w:space="0" w:color="auto"/>
        <w:bottom w:val="none" w:sz="0" w:space="0" w:color="auto"/>
        <w:right w:val="none" w:sz="0" w:space="0" w:color="auto"/>
      </w:divBdr>
    </w:div>
    <w:div w:id="232859670">
      <w:bodyDiv w:val="1"/>
      <w:marLeft w:val="0"/>
      <w:marRight w:val="0"/>
      <w:marTop w:val="0"/>
      <w:marBottom w:val="0"/>
      <w:divBdr>
        <w:top w:val="none" w:sz="0" w:space="0" w:color="auto"/>
        <w:left w:val="none" w:sz="0" w:space="0" w:color="auto"/>
        <w:bottom w:val="none" w:sz="0" w:space="0" w:color="auto"/>
        <w:right w:val="none" w:sz="0" w:space="0" w:color="auto"/>
      </w:divBdr>
    </w:div>
    <w:div w:id="236474459">
      <w:bodyDiv w:val="1"/>
      <w:marLeft w:val="0"/>
      <w:marRight w:val="0"/>
      <w:marTop w:val="0"/>
      <w:marBottom w:val="0"/>
      <w:divBdr>
        <w:top w:val="none" w:sz="0" w:space="0" w:color="auto"/>
        <w:left w:val="none" w:sz="0" w:space="0" w:color="auto"/>
        <w:bottom w:val="none" w:sz="0" w:space="0" w:color="auto"/>
        <w:right w:val="none" w:sz="0" w:space="0" w:color="auto"/>
      </w:divBdr>
    </w:div>
    <w:div w:id="237175681">
      <w:bodyDiv w:val="1"/>
      <w:marLeft w:val="0"/>
      <w:marRight w:val="0"/>
      <w:marTop w:val="0"/>
      <w:marBottom w:val="0"/>
      <w:divBdr>
        <w:top w:val="none" w:sz="0" w:space="0" w:color="auto"/>
        <w:left w:val="none" w:sz="0" w:space="0" w:color="auto"/>
        <w:bottom w:val="none" w:sz="0" w:space="0" w:color="auto"/>
        <w:right w:val="none" w:sz="0" w:space="0" w:color="auto"/>
      </w:divBdr>
    </w:div>
    <w:div w:id="237717334">
      <w:bodyDiv w:val="1"/>
      <w:marLeft w:val="0"/>
      <w:marRight w:val="0"/>
      <w:marTop w:val="0"/>
      <w:marBottom w:val="0"/>
      <w:divBdr>
        <w:top w:val="none" w:sz="0" w:space="0" w:color="auto"/>
        <w:left w:val="none" w:sz="0" w:space="0" w:color="auto"/>
        <w:bottom w:val="none" w:sz="0" w:space="0" w:color="auto"/>
        <w:right w:val="none" w:sz="0" w:space="0" w:color="auto"/>
      </w:divBdr>
    </w:div>
    <w:div w:id="240798502">
      <w:bodyDiv w:val="1"/>
      <w:marLeft w:val="0"/>
      <w:marRight w:val="0"/>
      <w:marTop w:val="0"/>
      <w:marBottom w:val="0"/>
      <w:divBdr>
        <w:top w:val="none" w:sz="0" w:space="0" w:color="auto"/>
        <w:left w:val="none" w:sz="0" w:space="0" w:color="auto"/>
        <w:bottom w:val="none" w:sz="0" w:space="0" w:color="auto"/>
        <w:right w:val="none" w:sz="0" w:space="0" w:color="auto"/>
      </w:divBdr>
    </w:div>
    <w:div w:id="241765647">
      <w:bodyDiv w:val="1"/>
      <w:marLeft w:val="0"/>
      <w:marRight w:val="0"/>
      <w:marTop w:val="0"/>
      <w:marBottom w:val="0"/>
      <w:divBdr>
        <w:top w:val="none" w:sz="0" w:space="0" w:color="auto"/>
        <w:left w:val="none" w:sz="0" w:space="0" w:color="auto"/>
        <w:bottom w:val="none" w:sz="0" w:space="0" w:color="auto"/>
        <w:right w:val="none" w:sz="0" w:space="0" w:color="auto"/>
      </w:divBdr>
    </w:div>
    <w:div w:id="241910148">
      <w:bodyDiv w:val="1"/>
      <w:marLeft w:val="0"/>
      <w:marRight w:val="0"/>
      <w:marTop w:val="0"/>
      <w:marBottom w:val="0"/>
      <w:divBdr>
        <w:top w:val="none" w:sz="0" w:space="0" w:color="auto"/>
        <w:left w:val="none" w:sz="0" w:space="0" w:color="auto"/>
        <w:bottom w:val="none" w:sz="0" w:space="0" w:color="auto"/>
        <w:right w:val="none" w:sz="0" w:space="0" w:color="auto"/>
      </w:divBdr>
    </w:div>
    <w:div w:id="245581722">
      <w:bodyDiv w:val="1"/>
      <w:marLeft w:val="0"/>
      <w:marRight w:val="0"/>
      <w:marTop w:val="0"/>
      <w:marBottom w:val="0"/>
      <w:divBdr>
        <w:top w:val="none" w:sz="0" w:space="0" w:color="auto"/>
        <w:left w:val="none" w:sz="0" w:space="0" w:color="auto"/>
        <w:bottom w:val="none" w:sz="0" w:space="0" w:color="auto"/>
        <w:right w:val="none" w:sz="0" w:space="0" w:color="auto"/>
      </w:divBdr>
    </w:div>
    <w:div w:id="248663480">
      <w:bodyDiv w:val="1"/>
      <w:marLeft w:val="0"/>
      <w:marRight w:val="0"/>
      <w:marTop w:val="0"/>
      <w:marBottom w:val="0"/>
      <w:divBdr>
        <w:top w:val="none" w:sz="0" w:space="0" w:color="auto"/>
        <w:left w:val="none" w:sz="0" w:space="0" w:color="auto"/>
        <w:bottom w:val="none" w:sz="0" w:space="0" w:color="auto"/>
        <w:right w:val="none" w:sz="0" w:space="0" w:color="auto"/>
      </w:divBdr>
    </w:div>
    <w:div w:id="249392638">
      <w:bodyDiv w:val="1"/>
      <w:marLeft w:val="0"/>
      <w:marRight w:val="0"/>
      <w:marTop w:val="0"/>
      <w:marBottom w:val="0"/>
      <w:divBdr>
        <w:top w:val="none" w:sz="0" w:space="0" w:color="auto"/>
        <w:left w:val="none" w:sz="0" w:space="0" w:color="auto"/>
        <w:bottom w:val="none" w:sz="0" w:space="0" w:color="auto"/>
        <w:right w:val="none" w:sz="0" w:space="0" w:color="auto"/>
      </w:divBdr>
    </w:div>
    <w:div w:id="251428328">
      <w:bodyDiv w:val="1"/>
      <w:marLeft w:val="0"/>
      <w:marRight w:val="0"/>
      <w:marTop w:val="0"/>
      <w:marBottom w:val="0"/>
      <w:divBdr>
        <w:top w:val="none" w:sz="0" w:space="0" w:color="auto"/>
        <w:left w:val="none" w:sz="0" w:space="0" w:color="auto"/>
        <w:bottom w:val="none" w:sz="0" w:space="0" w:color="auto"/>
        <w:right w:val="none" w:sz="0" w:space="0" w:color="auto"/>
      </w:divBdr>
    </w:div>
    <w:div w:id="251818541">
      <w:bodyDiv w:val="1"/>
      <w:marLeft w:val="0"/>
      <w:marRight w:val="0"/>
      <w:marTop w:val="0"/>
      <w:marBottom w:val="0"/>
      <w:divBdr>
        <w:top w:val="none" w:sz="0" w:space="0" w:color="auto"/>
        <w:left w:val="none" w:sz="0" w:space="0" w:color="auto"/>
        <w:bottom w:val="none" w:sz="0" w:space="0" w:color="auto"/>
        <w:right w:val="none" w:sz="0" w:space="0" w:color="auto"/>
      </w:divBdr>
    </w:div>
    <w:div w:id="254944136">
      <w:bodyDiv w:val="1"/>
      <w:marLeft w:val="0"/>
      <w:marRight w:val="0"/>
      <w:marTop w:val="0"/>
      <w:marBottom w:val="0"/>
      <w:divBdr>
        <w:top w:val="none" w:sz="0" w:space="0" w:color="auto"/>
        <w:left w:val="none" w:sz="0" w:space="0" w:color="auto"/>
        <w:bottom w:val="none" w:sz="0" w:space="0" w:color="auto"/>
        <w:right w:val="none" w:sz="0" w:space="0" w:color="auto"/>
      </w:divBdr>
    </w:div>
    <w:div w:id="259335729">
      <w:bodyDiv w:val="1"/>
      <w:marLeft w:val="0"/>
      <w:marRight w:val="0"/>
      <w:marTop w:val="0"/>
      <w:marBottom w:val="0"/>
      <w:divBdr>
        <w:top w:val="none" w:sz="0" w:space="0" w:color="auto"/>
        <w:left w:val="none" w:sz="0" w:space="0" w:color="auto"/>
        <w:bottom w:val="none" w:sz="0" w:space="0" w:color="auto"/>
        <w:right w:val="none" w:sz="0" w:space="0" w:color="auto"/>
      </w:divBdr>
    </w:div>
    <w:div w:id="261886103">
      <w:bodyDiv w:val="1"/>
      <w:marLeft w:val="0"/>
      <w:marRight w:val="0"/>
      <w:marTop w:val="0"/>
      <w:marBottom w:val="0"/>
      <w:divBdr>
        <w:top w:val="none" w:sz="0" w:space="0" w:color="auto"/>
        <w:left w:val="none" w:sz="0" w:space="0" w:color="auto"/>
        <w:bottom w:val="none" w:sz="0" w:space="0" w:color="auto"/>
        <w:right w:val="none" w:sz="0" w:space="0" w:color="auto"/>
      </w:divBdr>
    </w:div>
    <w:div w:id="263417732">
      <w:bodyDiv w:val="1"/>
      <w:marLeft w:val="0"/>
      <w:marRight w:val="0"/>
      <w:marTop w:val="0"/>
      <w:marBottom w:val="0"/>
      <w:divBdr>
        <w:top w:val="none" w:sz="0" w:space="0" w:color="auto"/>
        <w:left w:val="none" w:sz="0" w:space="0" w:color="auto"/>
        <w:bottom w:val="none" w:sz="0" w:space="0" w:color="auto"/>
        <w:right w:val="none" w:sz="0" w:space="0" w:color="auto"/>
      </w:divBdr>
    </w:div>
    <w:div w:id="266038933">
      <w:bodyDiv w:val="1"/>
      <w:marLeft w:val="0"/>
      <w:marRight w:val="0"/>
      <w:marTop w:val="0"/>
      <w:marBottom w:val="0"/>
      <w:divBdr>
        <w:top w:val="none" w:sz="0" w:space="0" w:color="auto"/>
        <w:left w:val="none" w:sz="0" w:space="0" w:color="auto"/>
        <w:bottom w:val="none" w:sz="0" w:space="0" w:color="auto"/>
        <w:right w:val="none" w:sz="0" w:space="0" w:color="auto"/>
      </w:divBdr>
    </w:div>
    <w:div w:id="267202946">
      <w:bodyDiv w:val="1"/>
      <w:marLeft w:val="0"/>
      <w:marRight w:val="0"/>
      <w:marTop w:val="0"/>
      <w:marBottom w:val="0"/>
      <w:divBdr>
        <w:top w:val="none" w:sz="0" w:space="0" w:color="auto"/>
        <w:left w:val="none" w:sz="0" w:space="0" w:color="auto"/>
        <w:bottom w:val="none" w:sz="0" w:space="0" w:color="auto"/>
        <w:right w:val="none" w:sz="0" w:space="0" w:color="auto"/>
      </w:divBdr>
    </w:div>
    <w:div w:id="267393716">
      <w:bodyDiv w:val="1"/>
      <w:marLeft w:val="0"/>
      <w:marRight w:val="0"/>
      <w:marTop w:val="0"/>
      <w:marBottom w:val="0"/>
      <w:divBdr>
        <w:top w:val="none" w:sz="0" w:space="0" w:color="auto"/>
        <w:left w:val="none" w:sz="0" w:space="0" w:color="auto"/>
        <w:bottom w:val="none" w:sz="0" w:space="0" w:color="auto"/>
        <w:right w:val="none" w:sz="0" w:space="0" w:color="auto"/>
      </w:divBdr>
    </w:div>
    <w:div w:id="270087720">
      <w:bodyDiv w:val="1"/>
      <w:marLeft w:val="0"/>
      <w:marRight w:val="0"/>
      <w:marTop w:val="0"/>
      <w:marBottom w:val="0"/>
      <w:divBdr>
        <w:top w:val="none" w:sz="0" w:space="0" w:color="auto"/>
        <w:left w:val="none" w:sz="0" w:space="0" w:color="auto"/>
        <w:bottom w:val="none" w:sz="0" w:space="0" w:color="auto"/>
        <w:right w:val="none" w:sz="0" w:space="0" w:color="auto"/>
      </w:divBdr>
    </w:div>
    <w:div w:id="273749505">
      <w:bodyDiv w:val="1"/>
      <w:marLeft w:val="0"/>
      <w:marRight w:val="0"/>
      <w:marTop w:val="0"/>
      <w:marBottom w:val="0"/>
      <w:divBdr>
        <w:top w:val="none" w:sz="0" w:space="0" w:color="auto"/>
        <w:left w:val="none" w:sz="0" w:space="0" w:color="auto"/>
        <w:bottom w:val="none" w:sz="0" w:space="0" w:color="auto"/>
        <w:right w:val="none" w:sz="0" w:space="0" w:color="auto"/>
      </w:divBdr>
    </w:div>
    <w:div w:id="273904011">
      <w:bodyDiv w:val="1"/>
      <w:marLeft w:val="0"/>
      <w:marRight w:val="0"/>
      <w:marTop w:val="0"/>
      <w:marBottom w:val="0"/>
      <w:divBdr>
        <w:top w:val="none" w:sz="0" w:space="0" w:color="auto"/>
        <w:left w:val="none" w:sz="0" w:space="0" w:color="auto"/>
        <w:bottom w:val="none" w:sz="0" w:space="0" w:color="auto"/>
        <w:right w:val="none" w:sz="0" w:space="0" w:color="auto"/>
      </w:divBdr>
    </w:div>
    <w:div w:id="274558333">
      <w:bodyDiv w:val="1"/>
      <w:marLeft w:val="0"/>
      <w:marRight w:val="0"/>
      <w:marTop w:val="0"/>
      <w:marBottom w:val="0"/>
      <w:divBdr>
        <w:top w:val="none" w:sz="0" w:space="0" w:color="auto"/>
        <w:left w:val="none" w:sz="0" w:space="0" w:color="auto"/>
        <w:bottom w:val="none" w:sz="0" w:space="0" w:color="auto"/>
        <w:right w:val="none" w:sz="0" w:space="0" w:color="auto"/>
      </w:divBdr>
    </w:div>
    <w:div w:id="279386459">
      <w:bodyDiv w:val="1"/>
      <w:marLeft w:val="0"/>
      <w:marRight w:val="0"/>
      <w:marTop w:val="0"/>
      <w:marBottom w:val="0"/>
      <w:divBdr>
        <w:top w:val="none" w:sz="0" w:space="0" w:color="auto"/>
        <w:left w:val="none" w:sz="0" w:space="0" w:color="auto"/>
        <w:bottom w:val="none" w:sz="0" w:space="0" w:color="auto"/>
        <w:right w:val="none" w:sz="0" w:space="0" w:color="auto"/>
      </w:divBdr>
    </w:div>
    <w:div w:id="279649276">
      <w:bodyDiv w:val="1"/>
      <w:marLeft w:val="0"/>
      <w:marRight w:val="0"/>
      <w:marTop w:val="0"/>
      <w:marBottom w:val="0"/>
      <w:divBdr>
        <w:top w:val="none" w:sz="0" w:space="0" w:color="auto"/>
        <w:left w:val="none" w:sz="0" w:space="0" w:color="auto"/>
        <w:bottom w:val="none" w:sz="0" w:space="0" w:color="auto"/>
        <w:right w:val="none" w:sz="0" w:space="0" w:color="auto"/>
      </w:divBdr>
    </w:div>
    <w:div w:id="280109721">
      <w:bodyDiv w:val="1"/>
      <w:marLeft w:val="0"/>
      <w:marRight w:val="0"/>
      <w:marTop w:val="0"/>
      <w:marBottom w:val="0"/>
      <w:divBdr>
        <w:top w:val="none" w:sz="0" w:space="0" w:color="auto"/>
        <w:left w:val="none" w:sz="0" w:space="0" w:color="auto"/>
        <w:bottom w:val="none" w:sz="0" w:space="0" w:color="auto"/>
        <w:right w:val="none" w:sz="0" w:space="0" w:color="auto"/>
      </w:divBdr>
    </w:div>
    <w:div w:id="281303747">
      <w:bodyDiv w:val="1"/>
      <w:marLeft w:val="0"/>
      <w:marRight w:val="0"/>
      <w:marTop w:val="0"/>
      <w:marBottom w:val="0"/>
      <w:divBdr>
        <w:top w:val="none" w:sz="0" w:space="0" w:color="auto"/>
        <w:left w:val="none" w:sz="0" w:space="0" w:color="auto"/>
        <w:bottom w:val="none" w:sz="0" w:space="0" w:color="auto"/>
        <w:right w:val="none" w:sz="0" w:space="0" w:color="auto"/>
      </w:divBdr>
    </w:div>
    <w:div w:id="281306964">
      <w:bodyDiv w:val="1"/>
      <w:marLeft w:val="0"/>
      <w:marRight w:val="0"/>
      <w:marTop w:val="0"/>
      <w:marBottom w:val="0"/>
      <w:divBdr>
        <w:top w:val="none" w:sz="0" w:space="0" w:color="auto"/>
        <w:left w:val="none" w:sz="0" w:space="0" w:color="auto"/>
        <w:bottom w:val="none" w:sz="0" w:space="0" w:color="auto"/>
        <w:right w:val="none" w:sz="0" w:space="0" w:color="auto"/>
      </w:divBdr>
    </w:div>
    <w:div w:id="283927488">
      <w:bodyDiv w:val="1"/>
      <w:marLeft w:val="0"/>
      <w:marRight w:val="0"/>
      <w:marTop w:val="0"/>
      <w:marBottom w:val="0"/>
      <w:divBdr>
        <w:top w:val="none" w:sz="0" w:space="0" w:color="auto"/>
        <w:left w:val="none" w:sz="0" w:space="0" w:color="auto"/>
        <w:bottom w:val="none" w:sz="0" w:space="0" w:color="auto"/>
        <w:right w:val="none" w:sz="0" w:space="0" w:color="auto"/>
      </w:divBdr>
    </w:div>
    <w:div w:id="284192041">
      <w:bodyDiv w:val="1"/>
      <w:marLeft w:val="0"/>
      <w:marRight w:val="0"/>
      <w:marTop w:val="0"/>
      <w:marBottom w:val="0"/>
      <w:divBdr>
        <w:top w:val="none" w:sz="0" w:space="0" w:color="auto"/>
        <w:left w:val="none" w:sz="0" w:space="0" w:color="auto"/>
        <w:bottom w:val="none" w:sz="0" w:space="0" w:color="auto"/>
        <w:right w:val="none" w:sz="0" w:space="0" w:color="auto"/>
      </w:divBdr>
    </w:div>
    <w:div w:id="284504563">
      <w:bodyDiv w:val="1"/>
      <w:marLeft w:val="0"/>
      <w:marRight w:val="0"/>
      <w:marTop w:val="0"/>
      <w:marBottom w:val="0"/>
      <w:divBdr>
        <w:top w:val="none" w:sz="0" w:space="0" w:color="auto"/>
        <w:left w:val="none" w:sz="0" w:space="0" w:color="auto"/>
        <w:bottom w:val="none" w:sz="0" w:space="0" w:color="auto"/>
        <w:right w:val="none" w:sz="0" w:space="0" w:color="auto"/>
      </w:divBdr>
    </w:div>
    <w:div w:id="284655444">
      <w:bodyDiv w:val="1"/>
      <w:marLeft w:val="0"/>
      <w:marRight w:val="0"/>
      <w:marTop w:val="0"/>
      <w:marBottom w:val="0"/>
      <w:divBdr>
        <w:top w:val="none" w:sz="0" w:space="0" w:color="auto"/>
        <w:left w:val="none" w:sz="0" w:space="0" w:color="auto"/>
        <w:bottom w:val="none" w:sz="0" w:space="0" w:color="auto"/>
        <w:right w:val="none" w:sz="0" w:space="0" w:color="auto"/>
      </w:divBdr>
    </w:div>
    <w:div w:id="286469982">
      <w:bodyDiv w:val="1"/>
      <w:marLeft w:val="0"/>
      <w:marRight w:val="0"/>
      <w:marTop w:val="0"/>
      <w:marBottom w:val="0"/>
      <w:divBdr>
        <w:top w:val="none" w:sz="0" w:space="0" w:color="auto"/>
        <w:left w:val="none" w:sz="0" w:space="0" w:color="auto"/>
        <w:bottom w:val="none" w:sz="0" w:space="0" w:color="auto"/>
        <w:right w:val="none" w:sz="0" w:space="0" w:color="auto"/>
      </w:divBdr>
    </w:div>
    <w:div w:id="290333507">
      <w:bodyDiv w:val="1"/>
      <w:marLeft w:val="0"/>
      <w:marRight w:val="0"/>
      <w:marTop w:val="0"/>
      <w:marBottom w:val="0"/>
      <w:divBdr>
        <w:top w:val="none" w:sz="0" w:space="0" w:color="auto"/>
        <w:left w:val="none" w:sz="0" w:space="0" w:color="auto"/>
        <w:bottom w:val="none" w:sz="0" w:space="0" w:color="auto"/>
        <w:right w:val="none" w:sz="0" w:space="0" w:color="auto"/>
      </w:divBdr>
    </w:div>
    <w:div w:id="291248230">
      <w:bodyDiv w:val="1"/>
      <w:marLeft w:val="0"/>
      <w:marRight w:val="0"/>
      <w:marTop w:val="0"/>
      <w:marBottom w:val="0"/>
      <w:divBdr>
        <w:top w:val="none" w:sz="0" w:space="0" w:color="auto"/>
        <w:left w:val="none" w:sz="0" w:space="0" w:color="auto"/>
        <w:bottom w:val="none" w:sz="0" w:space="0" w:color="auto"/>
        <w:right w:val="none" w:sz="0" w:space="0" w:color="auto"/>
      </w:divBdr>
    </w:div>
    <w:div w:id="292450016">
      <w:bodyDiv w:val="1"/>
      <w:marLeft w:val="0"/>
      <w:marRight w:val="0"/>
      <w:marTop w:val="0"/>
      <w:marBottom w:val="0"/>
      <w:divBdr>
        <w:top w:val="none" w:sz="0" w:space="0" w:color="auto"/>
        <w:left w:val="none" w:sz="0" w:space="0" w:color="auto"/>
        <w:bottom w:val="none" w:sz="0" w:space="0" w:color="auto"/>
        <w:right w:val="none" w:sz="0" w:space="0" w:color="auto"/>
      </w:divBdr>
    </w:div>
    <w:div w:id="293484360">
      <w:bodyDiv w:val="1"/>
      <w:marLeft w:val="0"/>
      <w:marRight w:val="0"/>
      <w:marTop w:val="0"/>
      <w:marBottom w:val="0"/>
      <w:divBdr>
        <w:top w:val="none" w:sz="0" w:space="0" w:color="auto"/>
        <w:left w:val="none" w:sz="0" w:space="0" w:color="auto"/>
        <w:bottom w:val="none" w:sz="0" w:space="0" w:color="auto"/>
        <w:right w:val="none" w:sz="0" w:space="0" w:color="auto"/>
      </w:divBdr>
    </w:div>
    <w:div w:id="294264739">
      <w:bodyDiv w:val="1"/>
      <w:marLeft w:val="0"/>
      <w:marRight w:val="0"/>
      <w:marTop w:val="0"/>
      <w:marBottom w:val="0"/>
      <w:divBdr>
        <w:top w:val="none" w:sz="0" w:space="0" w:color="auto"/>
        <w:left w:val="none" w:sz="0" w:space="0" w:color="auto"/>
        <w:bottom w:val="none" w:sz="0" w:space="0" w:color="auto"/>
        <w:right w:val="none" w:sz="0" w:space="0" w:color="auto"/>
      </w:divBdr>
    </w:div>
    <w:div w:id="295767110">
      <w:bodyDiv w:val="1"/>
      <w:marLeft w:val="0"/>
      <w:marRight w:val="0"/>
      <w:marTop w:val="0"/>
      <w:marBottom w:val="0"/>
      <w:divBdr>
        <w:top w:val="none" w:sz="0" w:space="0" w:color="auto"/>
        <w:left w:val="none" w:sz="0" w:space="0" w:color="auto"/>
        <w:bottom w:val="none" w:sz="0" w:space="0" w:color="auto"/>
        <w:right w:val="none" w:sz="0" w:space="0" w:color="auto"/>
      </w:divBdr>
    </w:div>
    <w:div w:id="297731801">
      <w:bodyDiv w:val="1"/>
      <w:marLeft w:val="0"/>
      <w:marRight w:val="0"/>
      <w:marTop w:val="0"/>
      <w:marBottom w:val="0"/>
      <w:divBdr>
        <w:top w:val="none" w:sz="0" w:space="0" w:color="auto"/>
        <w:left w:val="none" w:sz="0" w:space="0" w:color="auto"/>
        <w:bottom w:val="none" w:sz="0" w:space="0" w:color="auto"/>
        <w:right w:val="none" w:sz="0" w:space="0" w:color="auto"/>
      </w:divBdr>
    </w:div>
    <w:div w:id="297808707">
      <w:bodyDiv w:val="1"/>
      <w:marLeft w:val="0"/>
      <w:marRight w:val="0"/>
      <w:marTop w:val="0"/>
      <w:marBottom w:val="0"/>
      <w:divBdr>
        <w:top w:val="none" w:sz="0" w:space="0" w:color="auto"/>
        <w:left w:val="none" w:sz="0" w:space="0" w:color="auto"/>
        <w:bottom w:val="none" w:sz="0" w:space="0" w:color="auto"/>
        <w:right w:val="none" w:sz="0" w:space="0" w:color="auto"/>
      </w:divBdr>
    </w:div>
    <w:div w:id="298347057">
      <w:bodyDiv w:val="1"/>
      <w:marLeft w:val="0"/>
      <w:marRight w:val="0"/>
      <w:marTop w:val="0"/>
      <w:marBottom w:val="0"/>
      <w:divBdr>
        <w:top w:val="none" w:sz="0" w:space="0" w:color="auto"/>
        <w:left w:val="none" w:sz="0" w:space="0" w:color="auto"/>
        <w:bottom w:val="none" w:sz="0" w:space="0" w:color="auto"/>
        <w:right w:val="none" w:sz="0" w:space="0" w:color="auto"/>
      </w:divBdr>
    </w:div>
    <w:div w:id="298464198">
      <w:bodyDiv w:val="1"/>
      <w:marLeft w:val="0"/>
      <w:marRight w:val="0"/>
      <w:marTop w:val="0"/>
      <w:marBottom w:val="0"/>
      <w:divBdr>
        <w:top w:val="none" w:sz="0" w:space="0" w:color="auto"/>
        <w:left w:val="none" w:sz="0" w:space="0" w:color="auto"/>
        <w:bottom w:val="none" w:sz="0" w:space="0" w:color="auto"/>
        <w:right w:val="none" w:sz="0" w:space="0" w:color="auto"/>
      </w:divBdr>
    </w:div>
    <w:div w:id="302124586">
      <w:bodyDiv w:val="1"/>
      <w:marLeft w:val="0"/>
      <w:marRight w:val="0"/>
      <w:marTop w:val="0"/>
      <w:marBottom w:val="0"/>
      <w:divBdr>
        <w:top w:val="none" w:sz="0" w:space="0" w:color="auto"/>
        <w:left w:val="none" w:sz="0" w:space="0" w:color="auto"/>
        <w:bottom w:val="none" w:sz="0" w:space="0" w:color="auto"/>
        <w:right w:val="none" w:sz="0" w:space="0" w:color="auto"/>
      </w:divBdr>
    </w:div>
    <w:div w:id="305286839">
      <w:bodyDiv w:val="1"/>
      <w:marLeft w:val="0"/>
      <w:marRight w:val="0"/>
      <w:marTop w:val="0"/>
      <w:marBottom w:val="0"/>
      <w:divBdr>
        <w:top w:val="none" w:sz="0" w:space="0" w:color="auto"/>
        <w:left w:val="none" w:sz="0" w:space="0" w:color="auto"/>
        <w:bottom w:val="none" w:sz="0" w:space="0" w:color="auto"/>
        <w:right w:val="none" w:sz="0" w:space="0" w:color="auto"/>
      </w:divBdr>
    </w:div>
    <w:div w:id="305398684">
      <w:bodyDiv w:val="1"/>
      <w:marLeft w:val="0"/>
      <w:marRight w:val="0"/>
      <w:marTop w:val="0"/>
      <w:marBottom w:val="0"/>
      <w:divBdr>
        <w:top w:val="none" w:sz="0" w:space="0" w:color="auto"/>
        <w:left w:val="none" w:sz="0" w:space="0" w:color="auto"/>
        <w:bottom w:val="none" w:sz="0" w:space="0" w:color="auto"/>
        <w:right w:val="none" w:sz="0" w:space="0" w:color="auto"/>
      </w:divBdr>
    </w:div>
    <w:div w:id="307133743">
      <w:bodyDiv w:val="1"/>
      <w:marLeft w:val="0"/>
      <w:marRight w:val="0"/>
      <w:marTop w:val="0"/>
      <w:marBottom w:val="0"/>
      <w:divBdr>
        <w:top w:val="none" w:sz="0" w:space="0" w:color="auto"/>
        <w:left w:val="none" w:sz="0" w:space="0" w:color="auto"/>
        <w:bottom w:val="none" w:sz="0" w:space="0" w:color="auto"/>
        <w:right w:val="none" w:sz="0" w:space="0" w:color="auto"/>
      </w:divBdr>
    </w:div>
    <w:div w:id="308440000">
      <w:bodyDiv w:val="1"/>
      <w:marLeft w:val="0"/>
      <w:marRight w:val="0"/>
      <w:marTop w:val="0"/>
      <w:marBottom w:val="0"/>
      <w:divBdr>
        <w:top w:val="none" w:sz="0" w:space="0" w:color="auto"/>
        <w:left w:val="none" w:sz="0" w:space="0" w:color="auto"/>
        <w:bottom w:val="none" w:sz="0" w:space="0" w:color="auto"/>
        <w:right w:val="none" w:sz="0" w:space="0" w:color="auto"/>
      </w:divBdr>
    </w:div>
    <w:div w:id="309141684">
      <w:bodyDiv w:val="1"/>
      <w:marLeft w:val="0"/>
      <w:marRight w:val="0"/>
      <w:marTop w:val="0"/>
      <w:marBottom w:val="0"/>
      <w:divBdr>
        <w:top w:val="none" w:sz="0" w:space="0" w:color="auto"/>
        <w:left w:val="none" w:sz="0" w:space="0" w:color="auto"/>
        <w:bottom w:val="none" w:sz="0" w:space="0" w:color="auto"/>
        <w:right w:val="none" w:sz="0" w:space="0" w:color="auto"/>
      </w:divBdr>
    </w:div>
    <w:div w:id="309985466">
      <w:bodyDiv w:val="1"/>
      <w:marLeft w:val="0"/>
      <w:marRight w:val="0"/>
      <w:marTop w:val="0"/>
      <w:marBottom w:val="0"/>
      <w:divBdr>
        <w:top w:val="none" w:sz="0" w:space="0" w:color="auto"/>
        <w:left w:val="none" w:sz="0" w:space="0" w:color="auto"/>
        <w:bottom w:val="none" w:sz="0" w:space="0" w:color="auto"/>
        <w:right w:val="none" w:sz="0" w:space="0" w:color="auto"/>
      </w:divBdr>
    </w:div>
    <w:div w:id="311183684">
      <w:bodyDiv w:val="1"/>
      <w:marLeft w:val="0"/>
      <w:marRight w:val="0"/>
      <w:marTop w:val="0"/>
      <w:marBottom w:val="0"/>
      <w:divBdr>
        <w:top w:val="none" w:sz="0" w:space="0" w:color="auto"/>
        <w:left w:val="none" w:sz="0" w:space="0" w:color="auto"/>
        <w:bottom w:val="none" w:sz="0" w:space="0" w:color="auto"/>
        <w:right w:val="none" w:sz="0" w:space="0" w:color="auto"/>
      </w:divBdr>
    </w:div>
    <w:div w:id="311637607">
      <w:bodyDiv w:val="1"/>
      <w:marLeft w:val="0"/>
      <w:marRight w:val="0"/>
      <w:marTop w:val="0"/>
      <w:marBottom w:val="0"/>
      <w:divBdr>
        <w:top w:val="none" w:sz="0" w:space="0" w:color="auto"/>
        <w:left w:val="none" w:sz="0" w:space="0" w:color="auto"/>
        <w:bottom w:val="none" w:sz="0" w:space="0" w:color="auto"/>
        <w:right w:val="none" w:sz="0" w:space="0" w:color="auto"/>
      </w:divBdr>
    </w:div>
    <w:div w:id="313533700">
      <w:bodyDiv w:val="1"/>
      <w:marLeft w:val="0"/>
      <w:marRight w:val="0"/>
      <w:marTop w:val="0"/>
      <w:marBottom w:val="0"/>
      <w:divBdr>
        <w:top w:val="none" w:sz="0" w:space="0" w:color="auto"/>
        <w:left w:val="none" w:sz="0" w:space="0" w:color="auto"/>
        <w:bottom w:val="none" w:sz="0" w:space="0" w:color="auto"/>
        <w:right w:val="none" w:sz="0" w:space="0" w:color="auto"/>
      </w:divBdr>
    </w:div>
    <w:div w:id="316612356">
      <w:bodyDiv w:val="1"/>
      <w:marLeft w:val="0"/>
      <w:marRight w:val="0"/>
      <w:marTop w:val="0"/>
      <w:marBottom w:val="0"/>
      <w:divBdr>
        <w:top w:val="none" w:sz="0" w:space="0" w:color="auto"/>
        <w:left w:val="none" w:sz="0" w:space="0" w:color="auto"/>
        <w:bottom w:val="none" w:sz="0" w:space="0" w:color="auto"/>
        <w:right w:val="none" w:sz="0" w:space="0" w:color="auto"/>
      </w:divBdr>
    </w:div>
    <w:div w:id="318582182">
      <w:bodyDiv w:val="1"/>
      <w:marLeft w:val="0"/>
      <w:marRight w:val="0"/>
      <w:marTop w:val="0"/>
      <w:marBottom w:val="0"/>
      <w:divBdr>
        <w:top w:val="none" w:sz="0" w:space="0" w:color="auto"/>
        <w:left w:val="none" w:sz="0" w:space="0" w:color="auto"/>
        <w:bottom w:val="none" w:sz="0" w:space="0" w:color="auto"/>
        <w:right w:val="none" w:sz="0" w:space="0" w:color="auto"/>
      </w:divBdr>
    </w:div>
    <w:div w:id="320238289">
      <w:bodyDiv w:val="1"/>
      <w:marLeft w:val="0"/>
      <w:marRight w:val="0"/>
      <w:marTop w:val="0"/>
      <w:marBottom w:val="0"/>
      <w:divBdr>
        <w:top w:val="none" w:sz="0" w:space="0" w:color="auto"/>
        <w:left w:val="none" w:sz="0" w:space="0" w:color="auto"/>
        <w:bottom w:val="none" w:sz="0" w:space="0" w:color="auto"/>
        <w:right w:val="none" w:sz="0" w:space="0" w:color="auto"/>
      </w:divBdr>
    </w:div>
    <w:div w:id="321156840">
      <w:bodyDiv w:val="1"/>
      <w:marLeft w:val="0"/>
      <w:marRight w:val="0"/>
      <w:marTop w:val="0"/>
      <w:marBottom w:val="0"/>
      <w:divBdr>
        <w:top w:val="none" w:sz="0" w:space="0" w:color="auto"/>
        <w:left w:val="none" w:sz="0" w:space="0" w:color="auto"/>
        <w:bottom w:val="none" w:sz="0" w:space="0" w:color="auto"/>
        <w:right w:val="none" w:sz="0" w:space="0" w:color="auto"/>
      </w:divBdr>
    </w:div>
    <w:div w:id="323363923">
      <w:bodyDiv w:val="1"/>
      <w:marLeft w:val="0"/>
      <w:marRight w:val="0"/>
      <w:marTop w:val="0"/>
      <w:marBottom w:val="0"/>
      <w:divBdr>
        <w:top w:val="none" w:sz="0" w:space="0" w:color="auto"/>
        <w:left w:val="none" w:sz="0" w:space="0" w:color="auto"/>
        <w:bottom w:val="none" w:sz="0" w:space="0" w:color="auto"/>
        <w:right w:val="none" w:sz="0" w:space="0" w:color="auto"/>
      </w:divBdr>
    </w:div>
    <w:div w:id="324745546">
      <w:bodyDiv w:val="1"/>
      <w:marLeft w:val="0"/>
      <w:marRight w:val="0"/>
      <w:marTop w:val="0"/>
      <w:marBottom w:val="0"/>
      <w:divBdr>
        <w:top w:val="none" w:sz="0" w:space="0" w:color="auto"/>
        <w:left w:val="none" w:sz="0" w:space="0" w:color="auto"/>
        <w:bottom w:val="none" w:sz="0" w:space="0" w:color="auto"/>
        <w:right w:val="none" w:sz="0" w:space="0" w:color="auto"/>
      </w:divBdr>
    </w:div>
    <w:div w:id="324867608">
      <w:bodyDiv w:val="1"/>
      <w:marLeft w:val="0"/>
      <w:marRight w:val="0"/>
      <w:marTop w:val="0"/>
      <w:marBottom w:val="0"/>
      <w:divBdr>
        <w:top w:val="none" w:sz="0" w:space="0" w:color="auto"/>
        <w:left w:val="none" w:sz="0" w:space="0" w:color="auto"/>
        <w:bottom w:val="none" w:sz="0" w:space="0" w:color="auto"/>
        <w:right w:val="none" w:sz="0" w:space="0" w:color="auto"/>
      </w:divBdr>
    </w:div>
    <w:div w:id="326791971">
      <w:bodyDiv w:val="1"/>
      <w:marLeft w:val="0"/>
      <w:marRight w:val="0"/>
      <w:marTop w:val="0"/>
      <w:marBottom w:val="0"/>
      <w:divBdr>
        <w:top w:val="none" w:sz="0" w:space="0" w:color="auto"/>
        <w:left w:val="none" w:sz="0" w:space="0" w:color="auto"/>
        <w:bottom w:val="none" w:sz="0" w:space="0" w:color="auto"/>
        <w:right w:val="none" w:sz="0" w:space="0" w:color="auto"/>
      </w:divBdr>
    </w:div>
    <w:div w:id="327026538">
      <w:bodyDiv w:val="1"/>
      <w:marLeft w:val="0"/>
      <w:marRight w:val="0"/>
      <w:marTop w:val="0"/>
      <w:marBottom w:val="0"/>
      <w:divBdr>
        <w:top w:val="none" w:sz="0" w:space="0" w:color="auto"/>
        <w:left w:val="none" w:sz="0" w:space="0" w:color="auto"/>
        <w:bottom w:val="none" w:sz="0" w:space="0" w:color="auto"/>
        <w:right w:val="none" w:sz="0" w:space="0" w:color="auto"/>
      </w:divBdr>
    </w:div>
    <w:div w:id="327250739">
      <w:bodyDiv w:val="1"/>
      <w:marLeft w:val="0"/>
      <w:marRight w:val="0"/>
      <w:marTop w:val="0"/>
      <w:marBottom w:val="0"/>
      <w:divBdr>
        <w:top w:val="none" w:sz="0" w:space="0" w:color="auto"/>
        <w:left w:val="none" w:sz="0" w:space="0" w:color="auto"/>
        <w:bottom w:val="none" w:sz="0" w:space="0" w:color="auto"/>
        <w:right w:val="none" w:sz="0" w:space="0" w:color="auto"/>
      </w:divBdr>
    </w:div>
    <w:div w:id="328411178">
      <w:bodyDiv w:val="1"/>
      <w:marLeft w:val="0"/>
      <w:marRight w:val="0"/>
      <w:marTop w:val="0"/>
      <w:marBottom w:val="0"/>
      <w:divBdr>
        <w:top w:val="none" w:sz="0" w:space="0" w:color="auto"/>
        <w:left w:val="none" w:sz="0" w:space="0" w:color="auto"/>
        <w:bottom w:val="none" w:sz="0" w:space="0" w:color="auto"/>
        <w:right w:val="none" w:sz="0" w:space="0" w:color="auto"/>
      </w:divBdr>
    </w:div>
    <w:div w:id="330760658">
      <w:bodyDiv w:val="1"/>
      <w:marLeft w:val="0"/>
      <w:marRight w:val="0"/>
      <w:marTop w:val="0"/>
      <w:marBottom w:val="0"/>
      <w:divBdr>
        <w:top w:val="none" w:sz="0" w:space="0" w:color="auto"/>
        <w:left w:val="none" w:sz="0" w:space="0" w:color="auto"/>
        <w:bottom w:val="none" w:sz="0" w:space="0" w:color="auto"/>
        <w:right w:val="none" w:sz="0" w:space="0" w:color="auto"/>
      </w:divBdr>
    </w:div>
    <w:div w:id="331378127">
      <w:bodyDiv w:val="1"/>
      <w:marLeft w:val="0"/>
      <w:marRight w:val="0"/>
      <w:marTop w:val="0"/>
      <w:marBottom w:val="0"/>
      <w:divBdr>
        <w:top w:val="none" w:sz="0" w:space="0" w:color="auto"/>
        <w:left w:val="none" w:sz="0" w:space="0" w:color="auto"/>
        <w:bottom w:val="none" w:sz="0" w:space="0" w:color="auto"/>
        <w:right w:val="none" w:sz="0" w:space="0" w:color="auto"/>
      </w:divBdr>
    </w:div>
    <w:div w:id="336081003">
      <w:bodyDiv w:val="1"/>
      <w:marLeft w:val="0"/>
      <w:marRight w:val="0"/>
      <w:marTop w:val="0"/>
      <w:marBottom w:val="0"/>
      <w:divBdr>
        <w:top w:val="none" w:sz="0" w:space="0" w:color="auto"/>
        <w:left w:val="none" w:sz="0" w:space="0" w:color="auto"/>
        <w:bottom w:val="none" w:sz="0" w:space="0" w:color="auto"/>
        <w:right w:val="none" w:sz="0" w:space="0" w:color="auto"/>
      </w:divBdr>
    </w:div>
    <w:div w:id="336732757">
      <w:bodyDiv w:val="1"/>
      <w:marLeft w:val="0"/>
      <w:marRight w:val="0"/>
      <w:marTop w:val="0"/>
      <w:marBottom w:val="0"/>
      <w:divBdr>
        <w:top w:val="none" w:sz="0" w:space="0" w:color="auto"/>
        <w:left w:val="none" w:sz="0" w:space="0" w:color="auto"/>
        <w:bottom w:val="none" w:sz="0" w:space="0" w:color="auto"/>
        <w:right w:val="none" w:sz="0" w:space="0" w:color="auto"/>
      </w:divBdr>
    </w:div>
    <w:div w:id="336926798">
      <w:bodyDiv w:val="1"/>
      <w:marLeft w:val="0"/>
      <w:marRight w:val="0"/>
      <w:marTop w:val="0"/>
      <w:marBottom w:val="0"/>
      <w:divBdr>
        <w:top w:val="none" w:sz="0" w:space="0" w:color="auto"/>
        <w:left w:val="none" w:sz="0" w:space="0" w:color="auto"/>
        <w:bottom w:val="none" w:sz="0" w:space="0" w:color="auto"/>
        <w:right w:val="none" w:sz="0" w:space="0" w:color="auto"/>
      </w:divBdr>
    </w:div>
    <w:div w:id="336999276">
      <w:bodyDiv w:val="1"/>
      <w:marLeft w:val="0"/>
      <w:marRight w:val="0"/>
      <w:marTop w:val="0"/>
      <w:marBottom w:val="0"/>
      <w:divBdr>
        <w:top w:val="none" w:sz="0" w:space="0" w:color="auto"/>
        <w:left w:val="none" w:sz="0" w:space="0" w:color="auto"/>
        <w:bottom w:val="none" w:sz="0" w:space="0" w:color="auto"/>
        <w:right w:val="none" w:sz="0" w:space="0" w:color="auto"/>
      </w:divBdr>
    </w:div>
    <w:div w:id="337394097">
      <w:bodyDiv w:val="1"/>
      <w:marLeft w:val="0"/>
      <w:marRight w:val="0"/>
      <w:marTop w:val="0"/>
      <w:marBottom w:val="0"/>
      <w:divBdr>
        <w:top w:val="none" w:sz="0" w:space="0" w:color="auto"/>
        <w:left w:val="none" w:sz="0" w:space="0" w:color="auto"/>
        <w:bottom w:val="none" w:sz="0" w:space="0" w:color="auto"/>
        <w:right w:val="none" w:sz="0" w:space="0" w:color="auto"/>
      </w:divBdr>
    </w:div>
    <w:div w:id="338000827">
      <w:bodyDiv w:val="1"/>
      <w:marLeft w:val="0"/>
      <w:marRight w:val="0"/>
      <w:marTop w:val="0"/>
      <w:marBottom w:val="0"/>
      <w:divBdr>
        <w:top w:val="none" w:sz="0" w:space="0" w:color="auto"/>
        <w:left w:val="none" w:sz="0" w:space="0" w:color="auto"/>
        <w:bottom w:val="none" w:sz="0" w:space="0" w:color="auto"/>
        <w:right w:val="none" w:sz="0" w:space="0" w:color="auto"/>
      </w:divBdr>
    </w:div>
    <w:div w:id="339747224">
      <w:bodyDiv w:val="1"/>
      <w:marLeft w:val="0"/>
      <w:marRight w:val="0"/>
      <w:marTop w:val="0"/>
      <w:marBottom w:val="0"/>
      <w:divBdr>
        <w:top w:val="none" w:sz="0" w:space="0" w:color="auto"/>
        <w:left w:val="none" w:sz="0" w:space="0" w:color="auto"/>
        <w:bottom w:val="none" w:sz="0" w:space="0" w:color="auto"/>
        <w:right w:val="none" w:sz="0" w:space="0" w:color="auto"/>
      </w:divBdr>
    </w:div>
    <w:div w:id="346761227">
      <w:bodyDiv w:val="1"/>
      <w:marLeft w:val="0"/>
      <w:marRight w:val="0"/>
      <w:marTop w:val="0"/>
      <w:marBottom w:val="0"/>
      <w:divBdr>
        <w:top w:val="none" w:sz="0" w:space="0" w:color="auto"/>
        <w:left w:val="none" w:sz="0" w:space="0" w:color="auto"/>
        <w:bottom w:val="none" w:sz="0" w:space="0" w:color="auto"/>
        <w:right w:val="none" w:sz="0" w:space="0" w:color="auto"/>
      </w:divBdr>
    </w:div>
    <w:div w:id="347567947">
      <w:bodyDiv w:val="1"/>
      <w:marLeft w:val="0"/>
      <w:marRight w:val="0"/>
      <w:marTop w:val="0"/>
      <w:marBottom w:val="0"/>
      <w:divBdr>
        <w:top w:val="none" w:sz="0" w:space="0" w:color="auto"/>
        <w:left w:val="none" w:sz="0" w:space="0" w:color="auto"/>
        <w:bottom w:val="none" w:sz="0" w:space="0" w:color="auto"/>
        <w:right w:val="none" w:sz="0" w:space="0" w:color="auto"/>
      </w:divBdr>
    </w:div>
    <w:div w:id="347684664">
      <w:bodyDiv w:val="1"/>
      <w:marLeft w:val="0"/>
      <w:marRight w:val="0"/>
      <w:marTop w:val="0"/>
      <w:marBottom w:val="0"/>
      <w:divBdr>
        <w:top w:val="none" w:sz="0" w:space="0" w:color="auto"/>
        <w:left w:val="none" w:sz="0" w:space="0" w:color="auto"/>
        <w:bottom w:val="none" w:sz="0" w:space="0" w:color="auto"/>
        <w:right w:val="none" w:sz="0" w:space="0" w:color="auto"/>
      </w:divBdr>
    </w:div>
    <w:div w:id="349767908">
      <w:bodyDiv w:val="1"/>
      <w:marLeft w:val="0"/>
      <w:marRight w:val="0"/>
      <w:marTop w:val="0"/>
      <w:marBottom w:val="0"/>
      <w:divBdr>
        <w:top w:val="none" w:sz="0" w:space="0" w:color="auto"/>
        <w:left w:val="none" w:sz="0" w:space="0" w:color="auto"/>
        <w:bottom w:val="none" w:sz="0" w:space="0" w:color="auto"/>
        <w:right w:val="none" w:sz="0" w:space="0" w:color="auto"/>
      </w:divBdr>
    </w:div>
    <w:div w:id="352150018">
      <w:bodyDiv w:val="1"/>
      <w:marLeft w:val="0"/>
      <w:marRight w:val="0"/>
      <w:marTop w:val="0"/>
      <w:marBottom w:val="0"/>
      <w:divBdr>
        <w:top w:val="none" w:sz="0" w:space="0" w:color="auto"/>
        <w:left w:val="none" w:sz="0" w:space="0" w:color="auto"/>
        <w:bottom w:val="none" w:sz="0" w:space="0" w:color="auto"/>
        <w:right w:val="none" w:sz="0" w:space="0" w:color="auto"/>
      </w:divBdr>
    </w:div>
    <w:div w:id="359818805">
      <w:bodyDiv w:val="1"/>
      <w:marLeft w:val="0"/>
      <w:marRight w:val="0"/>
      <w:marTop w:val="0"/>
      <w:marBottom w:val="0"/>
      <w:divBdr>
        <w:top w:val="none" w:sz="0" w:space="0" w:color="auto"/>
        <w:left w:val="none" w:sz="0" w:space="0" w:color="auto"/>
        <w:bottom w:val="none" w:sz="0" w:space="0" w:color="auto"/>
        <w:right w:val="none" w:sz="0" w:space="0" w:color="auto"/>
      </w:divBdr>
    </w:div>
    <w:div w:id="360012046">
      <w:bodyDiv w:val="1"/>
      <w:marLeft w:val="0"/>
      <w:marRight w:val="0"/>
      <w:marTop w:val="0"/>
      <w:marBottom w:val="0"/>
      <w:divBdr>
        <w:top w:val="none" w:sz="0" w:space="0" w:color="auto"/>
        <w:left w:val="none" w:sz="0" w:space="0" w:color="auto"/>
        <w:bottom w:val="none" w:sz="0" w:space="0" w:color="auto"/>
        <w:right w:val="none" w:sz="0" w:space="0" w:color="auto"/>
      </w:divBdr>
    </w:div>
    <w:div w:id="360739910">
      <w:bodyDiv w:val="1"/>
      <w:marLeft w:val="0"/>
      <w:marRight w:val="0"/>
      <w:marTop w:val="0"/>
      <w:marBottom w:val="0"/>
      <w:divBdr>
        <w:top w:val="none" w:sz="0" w:space="0" w:color="auto"/>
        <w:left w:val="none" w:sz="0" w:space="0" w:color="auto"/>
        <w:bottom w:val="none" w:sz="0" w:space="0" w:color="auto"/>
        <w:right w:val="none" w:sz="0" w:space="0" w:color="auto"/>
      </w:divBdr>
    </w:div>
    <w:div w:id="362873092">
      <w:bodyDiv w:val="1"/>
      <w:marLeft w:val="0"/>
      <w:marRight w:val="0"/>
      <w:marTop w:val="0"/>
      <w:marBottom w:val="0"/>
      <w:divBdr>
        <w:top w:val="none" w:sz="0" w:space="0" w:color="auto"/>
        <w:left w:val="none" w:sz="0" w:space="0" w:color="auto"/>
        <w:bottom w:val="none" w:sz="0" w:space="0" w:color="auto"/>
        <w:right w:val="none" w:sz="0" w:space="0" w:color="auto"/>
      </w:divBdr>
    </w:div>
    <w:div w:id="363332383">
      <w:bodyDiv w:val="1"/>
      <w:marLeft w:val="0"/>
      <w:marRight w:val="0"/>
      <w:marTop w:val="0"/>
      <w:marBottom w:val="0"/>
      <w:divBdr>
        <w:top w:val="none" w:sz="0" w:space="0" w:color="auto"/>
        <w:left w:val="none" w:sz="0" w:space="0" w:color="auto"/>
        <w:bottom w:val="none" w:sz="0" w:space="0" w:color="auto"/>
        <w:right w:val="none" w:sz="0" w:space="0" w:color="auto"/>
      </w:divBdr>
    </w:div>
    <w:div w:id="364671044">
      <w:bodyDiv w:val="1"/>
      <w:marLeft w:val="0"/>
      <w:marRight w:val="0"/>
      <w:marTop w:val="0"/>
      <w:marBottom w:val="0"/>
      <w:divBdr>
        <w:top w:val="none" w:sz="0" w:space="0" w:color="auto"/>
        <w:left w:val="none" w:sz="0" w:space="0" w:color="auto"/>
        <w:bottom w:val="none" w:sz="0" w:space="0" w:color="auto"/>
        <w:right w:val="none" w:sz="0" w:space="0" w:color="auto"/>
      </w:divBdr>
    </w:div>
    <w:div w:id="365836021">
      <w:marLeft w:val="0"/>
      <w:marRight w:val="0"/>
      <w:marTop w:val="0"/>
      <w:marBottom w:val="0"/>
      <w:divBdr>
        <w:top w:val="none" w:sz="0" w:space="0" w:color="auto"/>
        <w:left w:val="none" w:sz="0" w:space="0" w:color="auto"/>
        <w:bottom w:val="none" w:sz="0" w:space="0" w:color="auto"/>
        <w:right w:val="none" w:sz="0" w:space="0" w:color="auto"/>
      </w:divBdr>
      <w:divsChild>
        <w:div w:id="365836030">
          <w:marLeft w:val="0"/>
          <w:marRight w:val="0"/>
          <w:marTop w:val="0"/>
          <w:marBottom w:val="0"/>
          <w:divBdr>
            <w:top w:val="none" w:sz="0" w:space="0" w:color="auto"/>
            <w:left w:val="none" w:sz="0" w:space="0" w:color="auto"/>
            <w:bottom w:val="none" w:sz="0" w:space="0" w:color="auto"/>
            <w:right w:val="none" w:sz="0" w:space="0" w:color="auto"/>
          </w:divBdr>
          <w:divsChild>
            <w:div w:id="365836023">
              <w:marLeft w:val="0"/>
              <w:marRight w:val="0"/>
              <w:marTop w:val="0"/>
              <w:marBottom w:val="0"/>
              <w:divBdr>
                <w:top w:val="none" w:sz="0" w:space="0" w:color="auto"/>
                <w:left w:val="single" w:sz="48" w:space="0" w:color="EBC79E"/>
                <w:bottom w:val="none" w:sz="0" w:space="0" w:color="auto"/>
                <w:right w:val="single" w:sz="48" w:space="0" w:color="EBC79E"/>
              </w:divBdr>
              <w:divsChild>
                <w:div w:id="365836019">
                  <w:marLeft w:val="0"/>
                  <w:marRight w:val="0"/>
                  <w:marTop w:val="0"/>
                  <w:marBottom w:val="0"/>
                  <w:divBdr>
                    <w:top w:val="none" w:sz="0" w:space="0" w:color="auto"/>
                    <w:left w:val="none" w:sz="0" w:space="0" w:color="auto"/>
                    <w:bottom w:val="none" w:sz="0" w:space="0" w:color="auto"/>
                    <w:right w:val="none" w:sz="0" w:space="0" w:color="auto"/>
                  </w:divBdr>
                  <w:divsChild>
                    <w:div w:id="3658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6">
      <w:marLeft w:val="0"/>
      <w:marRight w:val="0"/>
      <w:marTop w:val="0"/>
      <w:marBottom w:val="0"/>
      <w:divBdr>
        <w:top w:val="none" w:sz="0" w:space="0" w:color="auto"/>
        <w:left w:val="none" w:sz="0" w:space="0" w:color="auto"/>
        <w:bottom w:val="none" w:sz="0" w:space="0" w:color="auto"/>
        <w:right w:val="none" w:sz="0" w:space="0" w:color="auto"/>
      </w:divBdr>
      <w:divsChild>
        <w:div w:id="365836031">
          <w:marLeft w:val="0"/>
          <w:marRight w:val="0"/>
          <w:marTop w:val="0"/>
          <w:marBottom w:val="0"/>
          <w:divBdr>
            <w:top w:val="none" w:sz="0" w:space="0" w:color="auto"/>
            <w:left w:val="none" w:sz="0" w:space="0" w:color="auto"/>
            <w:bottom w:val="none" w:sz="0" w:space="0" w:color="auto"/>
            <w:right w:val="none" w:sz="0" w:space="0" w:color="auto"/>
          </w:divBdr>
          <w:divsChild>
            <w:div w:id="365836025">
              <w:marLeft w:val="0"/>
              <w:marRight w:val="0"/>
              <w:marTop w:val="0"/>
              <w:marBottom w:val="0"/>
              <w:divBdr>
                <w:top w:val="none" w:sz="0" w:space="0" w:color="auto"/>
                <w:left w:val="single" w:sz="48" w:space="0" w:color="EBC79E"/>
                <w:bottom w:val="none" w:sz="0" w:space="0" w:color="auto"/>
                <w:right w:val="single" w:sz="48" w:space="0" w:color="EBC79E"/>
              </w:divBdr>
              <w:divsChild>
                <w:div w:id="365836017">
                  <w:marLeft w:val="0"/>
                  <w:marRight w:val="0"/>
                  <w:marTop w:val="0"/>
                  <w:marBottom w:val="0"/>
                  <w:divBdr>
                    <w:top w:val="none" w:sz="0" w:space="0" w:color="auto"/>
                    <w:left w:val="none" w:sz="0" w:space="0" w:color="auto"/>
                    <w:bottom w:val="none" w:sz="0" w:space="0" w:color="auto"/>
                    <w:right w:val="none" w:sz="0" w:space="0" w:color="auto"/>
                  </w:divBdr>
                  <w:divsChild>
                    <w:div w:id="3658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7">
      <w:marLeft w:val="0"/>
      <w:marRight w:val="0"/>
      <w:marTop w:val="0"/>
      <w:marBottom w:val="0"/>
      <w:divBdr>
        <w:top w:val="none" w:sz="0" w:space="0" w:color="auto"/>
        <w:left w:val="none" w:sz="0" w:space="0" w:color="auto"/>
        <w:bottom w:val="none" w:sz="0" w:space="0" w:color="auto"/>
        <w:right w:val="none" w:sz="0" w:space="0" w:color="auto"/>
      </w:divBdr>
      <w:divsChild>
        <w:div w:id="365836029">
          <w:marLeft w:val="0"/>
          <w:marRight w:val="0"/>
          <w:marTop w:val="0"/>
          <w:marBottom w:val="0"/>
          <w:divBdr>
            <w:top w:val="none" w:sz="0" w:space="0" w:color="auto"/>
            <w:left w:val="none" w:sz="0" w:space="0" w:color="auto"/>
            <w:bottom w:val="none" w:sz="0" w:space="0" w:color="auto"/>
            <w:right w:val="none" w:sz="0" w:space="0" w:color="auto"/>
          </w:divBdr>
          <w:divsChild>
            <w:div w:id="365836020">
              <w:marLeft w:val="0"/>
              <w:marRight w:val="0"/>
              <w:marTop w:val="0"/>
              <w:marBottom w:val="0"/>
              <w:divBdr>
                <w:top w:val="none" w:sz="0" w:space="0" w:color="auto"/>
                <w:left w:val="single" w:sz="48" w:space="0" w:color="EBC79E"/>
                <w:bottom w:val="none" w:sz="0" w:space="0" w:color="auto"/>
                <w:right w:val="single" w:sz="48" w:space="0" w:color="EBC79E"/>
              </w:divBdr>
              <w:divsChild>
                <w:div w:id="365836018">
                  <w:marLeft w:val="0"/>
                  <w:marRight w:val="0"/>
                  <w:marTop w:val="0"/>
                  <w:marBottom w:val="0"/>
                  <w:divBdr>
                    <w:top w:val="none" w:sz="0" w:space="0" w:color="auto"/>
                    <w:left w:val="none" w:sz="0" w:space="0" w:color="auto"/>
                    <w:bottom w:val="none" w:sz="0" w:space="0" w:color="auto"/>
                    <w:right w:val="none" w:sz="0" w:space="0" w:color="auto"/>
                  </w:divBdr>
                  <w:divsChild>
                    <w:div w:id="3658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32">
      <w:marLeft w:val="0"/>
      <w:marRight w:val="0"/>
      <w:marTop w:val="0"/>
      <w:marBottom w:val="0"/>
      <w:divBdr>
        <w:top w:val="none" w:sz="0" w:space="0" w:color="auto"/>
        <w:left w:val="none" w:sz="0" w:space="0" w:color="auto"/>
        <w:bottom w:val="none" w:sz="0" w:space="0" w:color="auto"/>
        <w:right w:val="none" w:sz="0" w:space="0" w:color="auto"/>
      </w:divBdr>
    </w:div>
    <w:div w:id="366490210">
      <w:bodyDiv w:val="1"/>
      <w:marLeft w:val="0"/>
      <w:marRight w:val="0"/>
      <w:marTop w:val="0"/>
      <w:marBottom w:val="0"/>
      <w:divBdr>
        <w:top w:val="none" w:sz="0" w:space="0" w:color="auto"/>
        <w:left w:val="none" w:sz="0" w:space="0" w:color="auto"/>
        <w:bottom w:val="none" w:sz="0" w:space="0" w:color="auto"/>
        <w:right w:val="none" w:sz="0" w:space="0" w:color="auto"/>
      </w:divBdr>
    </w:div>
    <w:div w:id="370617802">
      <w:bodyDiv w:val="1"/>
      <w:marLeft w:val="0"/>
      <w:marRight w:val="0"/>
      <w:marTop w:val="0"/>
      <w:marBottom w:val="0"/>
      <w:divBdr>
        <w:top w:val="none" w:sz="0" w:space="0" w:color="auto"/>
        <w:left w:val="none" w:sz="0" w:space="0" w:color="auto"/>
        <w:bottom w:val="none" w:sz="0" w:space="0" w:color="auto"/>
        <w:right w:val="none" w:sz="0" w:space="0" w:color="auto"/>
      </w:divBdr>
    </w:div>
    <w:div w:id="371002249">
      <w:bodyDiv w:val="1"/>
      <w:marLeft w:val="0"/>
      <w:marRight w:val="0"/>
      <w:marTop w:val="0"/>
      <w:marBottom w:val="0"/>
      <w:divBdr>
        <w:top w:val="none" w:sz="0" w:space="0" w:color="auto"/>
        <w:left w:val="none" w:sz="0" w:space="0" w:color="auto"/>
        <w:bottom w:val="none" w:sz="0" w:space="0" w:color="auto"/>
        <w:right w:val="none" w:sz="0" w:space="0" w:color="auto"/>
      </w:divBdr>
    </w:div>
    <w:div w:id="372463939">
      <w:bodyDiv w:val="1"/>
      <w:marLeft w:val="0"/>
      <w:marRight w:val="0"/>
      <w:marTop w:val="0"/>
      <w:marBottom w:val="0"/>
      <w:divBdr>
        <w:top w:val="none" w:sz="0" w:space="0" w:color="auto"/>
        <w:left w:val="none" w:sz="0" w:space="0" w:color="auto"/>
        <w:bottom w:val="none" w:sz="0" w:space="0" w:color="auto"/>
        <w:right w:val="none" w:sz="0" w:space="0" w:color="auto"/>
      </w:divBdr>
    </w:div>
    <w:div w:id="372972249">
      <w:bodyDiv w:val="1"/>
      <w:marLeft w:val="0"/>
      <w:marRight w:val="0"/>
      <w:marTop w:val="0"/>
      <w:marBottom w:val="0"/>
      <w:divBdr>
        <w:top w:val="none" w:sz="0" w:space="0" w:color="auto"/>
        <w:left w:val="none" w:sz="0" w:space="0" w:color="auto"/>
        <w:bottom w:val="none" w:sz="0" w:space="0" w:color="auto"/>
        <w:right w:val="none" w:sz="0" w:space="0" w:color="auto"/>
      </w:divBdr>
    </w:div>
    <w:div w:id="372996147">
      <w:bodyDiv w:val="1"/>
      <w:marLeft w:val="0"/>
      <w:marRight w:val="0"/>
      <w:marTop w:val="0"/>
      <w:marBottom w:val="0"/>
      <w:divBdr>
        <w:top w:val="none" w:sz="0" w:space="0" w:color="auto"/>
        <w:left w:val="none" w:sz="0" w:space="0" w:color="auto"/>
        <w:bottom w:val="none" w:sz="0" w:space="0" w:color="auto"/>
        <w:right w:val="none" w:sz="0" w:space="0" w:color="auto"/>
      </w:divBdr>
    </w:div>
    <w:div w:id="373238317">
      <w:bodyDiv w:val="1"/>
      <w:marLeft w:val="0"/>
      <w:marRight w:val="0"/>
      <w:marTop w:val="0"/>
      <w:marBottom w:val="0"/>
      <w:divBdr>
        <w:top w:val="none" w:sz="0" w:space="0" w:color="auto"/>
        <w:left w:val="none" w:sz="0" w:space="0" w:color="auto"/>
        <w:bottom w:val="none" w:sz="0" w:space="0" w:color="auto"/>
        <w:right w:val="none" w:sz="0" w:space="0" w:color="auto"/>
      </w:divBdr>
    </w:div>
    <w:div w:id="375277674">
      <w:bodyDiv w:val="1"/>
      <w:marLeft w:val="0"/>
      <w:marRight w:val="0"/>
      <w:marTop w:val="0"/>
      <w:marBottom w:val="0"/>
      <w:divBdr>
        <w:top w:val="none" w:sz="0" w:space="0" w:color="auto"/>
        <w:left w:val="none" w:sz="0" w:space="0" w:color="auto"/>
        <w:bottom w:val="none" w:sz="0" w:space="0" w:color="auto"/>
        <w:right w:val="none" w:sz="0" w:space="0" w:color="auto"/>
      </w:divBdr>
    </w:div>
    <w:div w:id="375786834">
      <w:bodyDiv w:val="1"/>
      <w:marLeft w:val="0"/>
      <w:marRight w:val="0"/>
      <w:marTop w:val="0"/>
      <w:marBottom w:val="0"/>
      <w:divBdr>
        <w:top w:val="none" w:sz="0" w:space="0" w:color="auto"/>
        <w:left w:val="none" w:sz="0" w:space="0" w:color="auto"/>
        <w:bottom w:val="none" w:sz="0" w:space="0" w:color="auto"/>
        <w:right w:val="none" w:sz="0" w:space="0" w:color="auto"/>
      </w:divBdr>
    </w:div>
    <w:div w:id="376391813">
      <w:bodyDiv w:val="1"/>
      <w:marLeft w:val="0"/>
      <w:marRight w:val="0"/>
      <w:marTop w:val="0"/>
      <w:marBottom w:val="0"/>
      <w:divBdr>
        <w:top w:val="none" w:sz="0" w:space="0" w:color="auto"/>
        <w:left w:val="none" w:sz="0" w:space="0" w:color="auto"/>
        <w:bottom w:val="none" w:sz="0" w:space="0" w:color="auto"/>
        <w:right w:val="none" w:sz="0" w:space="0" w:color="auto"/>
      </w:divBdr>
    </w:div>
    <w:div w:id="376708384">
      <w:bodyDiv w:val="1"/>
      <w:marLeft w:val="0"/>
      <w:marRight w:val="0"/>
      <w:marTop w:val="0"/>
      <w:marBottom w:val="0"/>
      <w:divBdr>
        <w:top w:val="none" w:sz="0" w:space="0" w:color="auto"/>
        <w:left w:val="none" w:sz="0" w:space="0" w:color="auto"/>
        <w:bottom w:val="none" w:sz="0" w:space="0" w:color="auto"/>
        <w:right w:val="none" w:sz="0" w:space="0" w:color="auto"/>
      </w:divBdr>
    </w:div>
    <w:div w:id="377631127">
      <w:bodyDiv w:val="1"/>
      <w:marLeft w:val="0"/>
      <w:marRight w:val="0"/>
      <w:marTop w:val="0"/>
      <w:marBottom w:val="0"/>
      <w:divBdr>
        <w:top w:val="none" w:sz="0" w:space="0" w:color="auto"/>
        <w:left w:val="none" w:sz="0" w:space="0" w:color="auto"/>
        <w:bottom w:val="none" w:sz="0" w:space="0" w:color="auto"/>
        <w:right w:val="none" w:sz="0" w:space="0" w:color="auto"/>
      </w:divBdr>
    </w:div>
    <w:div w:id="379524980">
      <w:bodyDiv w:val="1"/>
      <w:marLeft w:val="0"/>
      <w:marRight w:val="0"/>
      <w:marTop w:val="0"/>
      <w:marBottom w:val="0"/>
      <w:divBdr>
        <w:top w:val="none" w:sz="0" w:space="0" w:color="auto"/>
        <w:left w:val="none" w:sz="0" w:space="0" w:color="auto"/>
        <w:bottom w:val="none" w:sz="0" w:space="0" w:color="auto"/>
        <w:right w:val="none" w:sz="0" w:space="0" w:color="auto"/>
      </w:divBdr>
    </w:div>
    <w:div w:id="379937164">
      <w:bodyDiv w:val="1"/>
      <w:marLeft w:val="0"/>
      <w:marRight w:val="0"/>
      <w:marTop w:val="0"/>
      <w:marBottom w:val="0"/>
      <w:divBdr>
        <w:top w:val="none" w:sz="0" w:space="0" w:color="auto"/>
        <w:left w:val="none" w:sz="0" w:space="0" w:color="auto"/>
        <w:bottom w:val="none" w:sz="0" w:space="0" w:color="auto"/>
        <w:right w:val="none" w:sz="0" w:space="0" w:color="auto"/>
      </w:divBdr>
    </w:div>
    <w:div w:id="382556636">
      <w:bodyDiv w:val="1"/>
      <w:marLeft w:val="0"/>
      <w:marRight w:val="0"/>
      <w:marTop w:val="0"/>
      <w:marBottom w:val="0"/>
      <w:divBdr>
        <w:top w:val="none" w:sz="0" w:space="0" w:color="auto"/>
        <w:left w:val="none" w:sz="0" w:space="0" w:color="auto"/>
        <w:bottom w:val="none" w:sz="0" w:space="0" w:color="auto"/>
        <w:right w:val="none" w:sz="0" w:space="0" w:color="auto"/>
      </w:divBdr>
    </w:div>
    <w:div w:id="382603416">
      <w:bodyDiv w:val="1"/>
      <w:marLeft w:val="0"/>
      <w:marRight w:val="0"/>
      <w:marTop w:val="0"/>
      <w:marBottom w:val="0"/>
      <w:divBdr>
        <w:top w:val="none" w:sz="0" w:space="0" w:color="auto"/>
        <w:left w:val="none" w:sz="0" w:space="0" w:color="auto"/>
        <w:bottom w:val="none" w:sz="0" w:space="0" w:color="auto"/>
        <w:right w:val="none" w:sz="0" w:space="0" w:color="auto"/>
      </w:divBdr>
    </w:div>
    <w:div w:id="383799836">
      <w:bodyDiv w:val="1"/>
      <w:marLeft w:val="0"/>
      <w:marRight w:val="0"/>
      <w:marTop w:val="0"/>
      <w:marBottom w:val="0"/>
      <w:divBdr>
        <w:top w:val="none" w:sz="0" w:space="0" w:color="auto"/>
        <w:left w:val="none" w:sz="0" w:space="0" w:color="auto"/>
        <w:bottom w:val="none" w:sz="0" w:space="0" w:color="auto"/>
        <w:right w:val="none" w:sz="0" w:space="0" w:color="auto"/>
      </w:divBdr>
    </w:div>
    <w:div w:id="383867922">
      <w:bodyDiv w:val="1"/>
      <w:marLeft w:val="0"/>
      <w:marRight w:val="0"/>
      <w:marTop w:val="0"/>
      <w:marBottom w:val="0"/>
      <w:divBdr>
        <w:top w:val="none" w:sz="0" w:space="0" w:color="auto"/>
        <w:left w:val="none" w:sz="0" w:space="0" w:color="auto"/>
        <w:bottom w:val="none" w:sz="0" w:space="0" w:color="auto"/>
        <w:right w:val="none" w:sz="0" w:space="0" w:color="auto"/>
      </w:divBdr>
    </w:div>
    <w:div w:id="386148063">
      <w:bodyDiv w:val="1"/>
      <w:marLeft w:val="0"/>
      <w:marRight w:val="0"/>
      <w:marTop w:val="0"/>
      <w:marBottom w:val="0"/>
      <w:divBdr>
        <w:top w:val="none" w:sz="0" w:space="0" w:color="auto"/>
        <w:left w:val="none" w:sz="0" w:space="0" w:color="auto"/>
        <w:bottom w:val="none" w:sz="0" w:space="0" w:color="auto"/>
        <w:right w:val="none" w:sz="0" w:space="0" w:color="auto"/>
      </w:divBdr>
    </w:div>
    <w:div w:id="387193372">
      <w:bodyDiv w:val="1"/>
      <w:marLeft w:val="0"/>
      <w:marRight w:val="0"/>
      <w:marTop w:val="0"/>
      <w:marBottom w:val="0"/>
      <w:divBdr>
        <w:top w:val="none" w:sz="0" w:space="0" w:color="auto"/>
        <w:left w:val="none" w:sz="0" w:space="0" w:color="auto"/>
        <w:bottom w:val="none" w:sz="0" w:space="0" w:color="auto"/>
        <w:right w:val="none" w:sz="0" w:space="0" w:color="auto"/>
      </w:divBdr>
    </w:div>
    <w:div w:id="388306438">
      <w:bodyDiv w:val="1"/>
      <w:marLeft w:val="0"/>
      <w:marRight w:val="0"/>
      <w:marTop w:val="0"/>
      <w:marBottom w:val="0"/>
      <w:divBdr>
        <w:top w:val="none" w:sz="0" w:space="0" w:color="auto"/>
        <w:left w:val="none" w:sz="0" w:space="0" w:color="auto"/>
        <w:bottom w:val="none" w:sz="0" w:space="0" w:color="auto"/>
        <w:right w:val="none" w:sz="0" w:space="0" w:color="auto"/>
      </w:divBdr>
    </w:div>
    <w:div w:id="390005653">
      <w:bodyDiv w:val="1"/>
      <w:marLeft w:val="0"/>
      <w:marRight w:val="0"/>
      <w:marTop w:val="0"/>
      <w:marBottom w:val="0"/>
      <w:divBdr>
        <w:top w:val="none" w:sz="0" w:space="0" w:color="auto"/>
        <w:left w:val="none" w:sz="0" w:space="0" w:color="auto"/>
        <w:bottom w:val="none" w:sz="0" w:space="0" w:color="auto"/>
        <w:right w:val="none" w:sz="0" w:space="0" w:color="auto"/>
      </w:divBdr>
    </w:div>
    <w:div w:id="390542172">
      <w:bodyDiv w:val="1"/>
      <w:marLeft w:val="0"/>
      <w:marRight w:val="0"/>
      <w:marTop w:val="0"/>
      <w:marBottom w:val="0"/>
      <w:divBdr>
        <w:top w:val="none" w:sz="0" w:space="0" w:color="auto"/>
        <w:left w:val="none" w:sz="0" w:space="0" w:color="auto"/>
        <w:bottom w:val="none" w:sz="0" w:space="0" w:color="auto"/>
        <w:right w:val="none" w:sz="0" w:space="0" w:color="auto"/>
      </w:divBdr>
    </w:div>
    <w:div w:id="392041459">
      <w:bodyDiv w:val="1"/>
      <w:marLeft w:val="0"/>
      <w:marRight w:val="0"/>
      <w:marTop w:val="0"/>
      <w:marBottom w:val="0"/>
      <w:divBdr>
        <w:top w:val="none" w:sz="0" w:space="0" w:color="auto"/>
        <w:left w:val="none" w:sz="0" w:space="0" w:color="auto"/>
        <w:bottom w:val="none" w:sz="0" w:space="0" w:color="auto"/>
        <w:right w:val="none" w:sz="0" w:space="0" w:color="auto"/>
      </w:divBdr>
    </w:div>
    <w:div w:id="393623133">
      <w:bodyDiv w:val="1"/>
      <w:marLeft w:val="0"/>
      <w:marRight w:val="0"/>
      <w:marTop w:val="0"/>
      <w:marBottom w:val="0"/>
      <w:divBdr>
        <w:top w:val="none" w:sz="0" w:space="0" w:color="auto"/>
        <w:left w:val="none" w:sz="0" w:space="0" w:color="auto"/>
        <w:bottom w:val="none" w:sz="0" w:space="0" w:color="auto"/>
        <w:right w:val="none" w:sz="0" w:space="0" w:color="auto"/>
      </w:divBdr>
    </w:div>
    <w:div w:id="393897619">
      <w:bodyDiv w:val="1"/>
      <w:marLeft w:val="0"/>
      <w:marRight w:val="0"/>
      <w:marTop w:val="0"/>
      <w:marBottom w:val="0"/>
      <w:divBdr>
        <w:top w:val="none" w:sz="0" w:space="0" w:color="auto"/>
        <w:left w:val="none" w:sz="0" w:space="0" w:color="auto"/>
        <w:bottom w:val="none" w:sz="0" w:space="0" w:color="auto"/>
        <w:right w:val="none" w:sz="0" w:space="0" w:color="auto"/>
      </w:divBdr>
    </w:div>
    <w:div w:id="403138331">
      <w:bodyDiv w:val="1"/>
      <w:marLeft w:val="0"/>
      <w:marRight w:val="0"/>
      <w:marTop w:val="0"/>
      <w:marBottom w:val="0"/>
      <w:divBdr>
        <w:top w:val="none" w:sz="0" w:space="0" w:color="auto"/>
        <w:left w:val="none" w:sz="0" w:space="0" w:color="auto"/>
        <w:bottom w:val="none" w:sz="0" w:space="0" w:color="auto"/>
        <w:right w:val="none" w:sz="0" w:space="0" w:color="auto"/>
      </w:divBdr>
    </w:div>
    <w:div w:id="404032696">
      <w:bodyDiv w:val="1"/>
      <w:marLeft w:val="0"/>
      <w:marRight w:val="0"/>
      <w:marTop w:val="0"/>
      <w:marBottom w:val="0"/>
      <w:divBdr>
        <w:top w:val="none" w:sz="0" w:space="0" w:color="auto"/>
        <w:left w:val="none" w:sz="0" w:space="0" w:color="auto"/>
        <w:bottom w:val="none" w:sz="0" w:space="0" w:color="auto"/>
        <w:right w:val="none" w:sz="0" w:space="0" w:color="auto"/>
      </w:divBdr>
    </w:div>
    <w:div w:id="407070636">
      <w:bodyDiv w:val="1"/>
      <w:marLeft w:val="0"/>
      <w:marRight w:val="0"/>
      <w:marTop w:val="0"/>
      <w:marBottom w:val="0"/>
      <w:divBdr>
        <w:top w:val="none" w:sz="0" w:space="0" w:color="auto"/>
        <w:left w:val="none" w:sz="0" w:space="0" w:color="auto"/>
        <w:bottom w:val="none" w:sz="0" w:space="0" w:color="auto"/>
        <w:right w:val="none" w:sz="0" w:space="0" w:color="auto"/>
      </w:divBdr>
    </w:div>
    <w:div w:id="407576956">
      <w:bodyDiv w:val="1"/>
      <w:marLeft w:val="0"/>
      <w:marRight w:val="0"/>
      <w:marTop w:val="0"/>
      <w:marBottom w:val="0"/>
      <w:divBdr>
        <w:top w:val="none" w:sz="0" w:space="0" w:color="auto"/>
        <w:left w:val="none" w:sz="0" w:space="0" w:color="auto"/>
        <w:bottom w:val="none" w:sz="0" w:space="0" w:color="auto"/>
        <w:right w:val="none" w:sz="0" w:space="0" w:color="auto"/>
      </w:divBdr>
    </w:div>
    <w:div w:id="408424547">
      <w:bodyDiv w:val="1"/>
      <w:marLeft w:val="0"/>
      <w:marRight w:val="0"/>
      <w:marTop w:val="0"/>
      <w:marBottom w:val="0"/>
      <w:divBdr>
        <w:top w:val="none" w:sz="0" w:space="0" w:color="auto"/>
        <w:left w:val="none" w:sz="0" w:space="0" w:color="auto"/>
        <w:bottom w:val="none" w:sz="0" w:space="0" w:color="auto"/>
        <w:right w:val="none" w:sz="0" w:space="0" w:color="auto"/>
      </w:divBdr>
    </w:div>
    <w:div w:id="411585898">
      <w:bodyDiv w:val="1"/>
      <w:marLeft w:val="0"/>
      <w:marRight w:val="0"/>
      <w:marTop w:val="0"/>
      <w:marBottom w:val="0"/>
      <w:divBdr>
        <w:top w:val="none" w:sz="0" w:space="0" w:color="auto"/>
        <w:left w:val="none" w:sz="0" w:space="0" w:color="auto"/>
        <w:bottom w:val="none" w:sz="0" w:space="0" w:color="auto"/>
        <w:right w:val="none" w:sz="0" w:space="0" w:color="auto"/>
      </w:divBdr>
    </w:div>
    <w:div w:id="411781487">
      <w:bodyDiv w:val="1"/>
      <w:marLeft w:val="0"/>
      <w:marRight w:val="0"/>
      <w:marTop w:val="0"/>
      <w:marBottom w:val="0"/>
      <w:divBdr>
        <w:top w:val="none" w:sz="0" w:space="0" w:color="auto"/>
        <w:left w:val="none" w:sz="0" w:space="0" w:color="auto"/>
        <w:bottom w:val="none" w:sz="0" w:space="0" w:color="auto"/>
        <w:right w:val="none" w:sz="0" w:space="0" w:color="auto"/>
      </w:divBdr>
    </w:div>
    <w:div w:id="413209777">
      <w:bodyDiv w:val="1"/>
      <w:marLeft w:val="0"/>
      <w:marRight w:val="0"/>
      <w:marTop w:val="0"/>
      <w:marBottom w:val="0"/>
      <w:divBdr>
        <w:top w:val="none" w:sz="0" w:space="0" w:color="auto"/>
        <w:left w:val="none" w:sz="0" w:space="0" w:color="auto"/>
        <w:bottom w:val="none" w:sz="0" w:space="0" w:color="auto"/>
        <w:right w:val="none" w:sz="0" w:space="0" w:color="auto"/>
      </w:divBdr>
    </w:div>
    <w:div w:id="413673682">
      <w:bodyDiv w:val="1"/>
      <w:marLeft w:val="0"/>
      <w:marRight w:val="0"/>
      <w:marTop w:val="0"/>
      <w:marBottom w:val="0"/>
      <w:divBdr>
        <w:top w:val="none" w:sz="0" w:space="0" w:color="auto"/>
        <w:left w:val="none" w:sz="0" w:space="0" w:color="auto"/>
        <w:bottom w:val="none" w:sz="0" w:space="0" w:color="auto"/>
        <w:right w:val="none" w:sz="0" w:space="0" w:color="auto"/>
      </w:divBdr>
    </w:div>
    <w:div w:id="416749263">
      <w:bodyDiv w:val="1"/>
      <w:marLeft w:val="0"/>
      <w:marRight w:val="0"/>
      <w:marTop w:val="0"/>
      <w:marBottom w:val="0"/>
      <w:divBdr>
        <w:top w:val="none" w:sz="0" w:space="0" w:color="auto"/>
        <w:left w:val="none" w:sz="0" w:space="0" w:color="auto"/>
        <w:bottom w:val="none" w:sz="0" w:space="0" w:color="auto"/>
        <w:right w:val="none" w:sz="0" w:space="0" w:color="auto"/>
      </w:divBdr>
    </w:div>
    <w:div w:id="417409273">
      <w:bodyDiv w:val="1"/>
      <w:marLeft w:val="0"/>
      <w:marRight w:val="0"/>
      <w:marTop w:val="0"/>
      <w:marBottom w:val="0"/>
      <w:divBdr>
        <w:top w:val="none" w:sz="0" w:space="0" w:color="auto"/>
        <w:left w:val="none" w:sz="0" w:space="0" w:color="auto"/>
        <w:bottom w:val="none" w:sz="0" w:space="0" w:color="auto"/>
        <w:right w:val="none" w:sz="0" w:space="0" w:color="auto"/>
      </w:divBdr>
    </w:div>
    <w:div w:id="418255941">
      <w:bodyDiv w:val="1"/>
      <w:marLeft w:val="0"/>
      <w:marRight w:val="0"/>
      <w:marTop w:val="0"/>
      <w:marBottom w:val="0"/>
      <w:divBdr>
        <w:top w:val="none" w:sz="0" w:space="0" w:color="auto"/>
        <w:left w:val="none" w:sz="0" w:space="0" w:color="auto"/>
        <w:bottom w:val="none" w:sz="0" w:space="0" w:color="auto"/>
        <w:right w:val="none" w:sz="0" w:space="0" w:color="auto"/>
      </w:divBdr>
    </w:div>
    <w:div w:id="418524350">
      <w:bodyDiv w:val="1"/>
      <w:marLeft w:val="0"/>
      <w:marRight w:val="0"/>
      <w:marTop w:val="0"/>
      <w:marBottom w:val="0"/>
      <w:divBdr>
        <w:top w:val="none" w:sz="0" w:space="0" w:color="auto"/>
        <w:left w:val="none" w:sz="0" w:space="0" w:color="auto"/>
        <w:bottom w:val="none" w:sz="0" w:space="0" w:color="auto"/>
        <w:right w:val="none" w:sz="0" w:space="0" w:color="auto"/>
      </w:divBdr>
    </w:div>
    <w:div w:id="419790117">
      <w:bodyDiv w:val="1"/>
      <w:marLeft w:val="0"/>
      <w:marRight w:val="0"/>
      <w:marTop w:val="0"/>
      <w:marBottom w:val="0"/>
      <w:divBdr>
        <w:top w:val="none" w:sz="0" w:space="0" w:color="auto"/>
        <w:left w:val="none" w:sz="0" w:space="0" w:color="auto"/>
        <w:bottom w:val="none" w:sz="0" w:space="0" w:color="auto"/>
        <w:right w:val="none" w:sz="0" w:space="0" w:color="auto"/>
      </w:divBdr>
    </w:div>
    <w:div w:id="420371964">
      <w:bodyDiv w:val="1"/>
      <w:marLeft w:val="0"/>
      <w:marRight w:val="0"/>
      <w:marTop w:val="0"/>
      <w:marBottom w:val="0"/>
      <w:divBdr>
        <w:top w:val="none" w:sz="0" w:space="0" w:color="auto"/>
        <w:left w:val="none" w:sz="0" w:space="0" w:color="auto"/>
        <w:bottom w:val="none" w:sz="0" w:space="0" w:color="auto"/>
        <w:right w:val="none" w:sz="0" w:space="0" w:color="auto"/>
      </w:divBdr>
    </w:div>
    <w:div w:id="423231703">
      <w:bodyDiv w:val="1"/>
      <w:marLeft w:val="0"/>
      <w:marRight w:val="0"/>
      <w:marTop w:val="0"/>
      <w:marBottom w:val="0"/>
      <w:divBdr>
        <w:top w:val="none" w:sz="0" w:space="0" w:color="auto"/>
        <w:left w:val="none" w:sz="0" w:space="0" w:color="auto"/>
        <w:bottom w:val="none" w:sz="0" w:space="0" w:color="auto"/>
        <w:right w:val="none" w:sz="0" w:space="0" w:color="auto"/>
      </w:divBdr>
    </w:div>
    <w:div w:id="424694221">
      <w:bodyDiv w:val="1"/>
      <w:marLeft w:val="0"/>
      <w:marRight w:val="0"/>
      <w:marTop w:val="0"/>
      <w:marBottom w:val="0"/>
      <w:divBdr>
        <w:top w:val="none" w:sz="0" w:space="0" w:color="auto"/>
        <w:left w:val="none" w:sz="0" w:space="0" w:color="auto"/>
        <w:bottom w:val="none" w:sz="0" w:space="0" w:color="auto"/>
        <w:right w:val="none" w:sz="0" w:space="0" w:color="auto"/>
      </w:divBdr>
    </w:div>
    <w:div w:id="425855185">
      <w:bodyDiv w:val="1"/>
      <w:marLeft w:val="0"/>
      <w:marRight w:val="0"/>
      <w:marTop w:val="0"/>
      <w:marBottom w:val="0"/>
      <w:divBdr>
        <w:top w:val="none" w:sz="0" w:space="0" w:color="auto"/>
        <w:left w:val="none" w:sz="0" w:space="0" w:color="auto"/>
        <w:bottom w:val="none" w:sz="0" w:space="0" w:color="auto"/>
        <w:right w:val="none" w:sz="0" w:space="0" w:color="auto"/>
      </w:divBdr>
    </w:div>
    <w:div w:id="428812831">
      <w:bodyDiv w:val="1"/>
      <w:marLeft w:val="0"/>
      <w:marRight w:val="0"/>
      <w:marTop w:val="0"/>
      <w:marBottom w:val="0"/>
      <w:divBdr>
        <w:top w:val="none" w:sz="0" w:space="0" w:color="auto"/>
        <w:left w:val="none" w:sz="0" w:space="0" w:color="auto"/>
        <w:bottom w:val="none" w:sz="0" w:space="0" w:color="auto"/>
        <w:right w:val="none" w:sz="0" w:space="0" w:color="auto"/>
      </w:divBdr>
    </w:div>
    <w:div w:id="429543204">
      <w:bodyDiv w:val="1"/>
      <w:marLeft w:val="0"/>
      <w:marRight w:val="0"/>
      <w:marTop w:val="0"/>
      <w:marBottom w:val="0"/>
      <w:divBdr>
        <w:top w:val="none" w:sz="0" w:space="0" w:color="auto"/>
        <w:left w:val="none" w:sz="0" w:space="0" w:color="auto"/>
        <w:bottom w:val="none" w:sz="0" w:space="0" w:color="auto"/>
        <w:right w:val="none" w:sz="0" w:space="0" w:color="auto"/>
      </w:divBdr>
    </w:div>
    <w:div w:id="430273750">
      <w:bodyDiv w:val="1"/>
      <w:marLeft w:val="0"/>
      <w:marRight w:val="0"/>
      <w:marTop w:val="0"/>
      <w:marBottom w:val="0"/>
      <w:divBdr>
        <w:top w:val="none" w:sz="0" w:space="0" w:color="auto"/>
        <w:left w:val="none" w:sz="0" w:space="0" w:color="auto"/>
        <w:bottom w:val="none" w:sz="0" w:space="0" w:color="auto"/>
        <w:right w:val="none" w:sz="0" w:space="0" w:color="auto"/>
      </w:divBdr>
    </w:div>
    <w:div w:id="430711946">
      <w:bodyDiv w:val="1"/>
      <w:marLeft w:val="0"/>
      <w:marRight w:val="0"/>
      <w:marTop w:val="0"/>
      <w:marBottom w:val="0"/>
      <w:divBdr>
        <w:top w:val="none" w:sz="0" w:space="0" w:color="auto"/>
        <w:left w:val="none" w:sz="0" w:space="0" w:color="auto"/>
        <w:bottom w:val="none" w:sz="0" w:space="0" w:color="auto"/>
        <w:right w:val="none" w:sz="0" w:space="0" w:color="auto"/>
      </w:divBdr>
    </w:div>
    <w:div w:id="431824330">
      <w:bodyDiv w:val="1"/>
      <w:marLeft w:val="0"/>
      <w:marRight w:val="0"/>
      <w:marTop w:val="0"/>
      <w:marBottom w:val="0"/>
      <w:divBdr>
        <w:top w:val="none" w:sz="0" w:space="0" w:color="auto"/>
        <w:left w:val="none" w:sz="0" w:space="0" w:color="auto"/>
        <w:bottom w:val="none" w:sz="0" w:space="0" w:color="auto"/>
        <w:right w:val="none" w:sz="0" w:space="0" w:color="auto"/>
      </w:divBdr>
    </w:div>
    <w:div w:id="434373924">
      <w:bodyDiv w:val="1"/>
      <w:marLeft w:val="0"/>
      <w:marRight w:val="0"/>
      <w:marTop w:val="0"/>
      <w:marBottom w:val="0"/>
      <w:divBdr>
        <w:top w:val="none" w:sz="0" w:space="0" w:color="auto"/>
        <w:left w:val="none" w:sz="0" w:space="0" w:color="auto"/>
        <w:bottom w:val="none" w:sz="0" w:space="0" w:color="auto"/>
        <w:right w:val="none" w:sz="0" w:space="0" w:color="auto"/>
      </w:divBdr>
    </w:div>
    <w:div w:id="434905774">
      <w:bodyDiv w:val="1"/>
      <w:marLeft w:val="0"/>
      <w:marRight w:val="0"/>
      <w:marTop w:val="0"/>
      <w:marBottom w:val="0"/>
      <w:divBdr>
        <w:top w:val="none" w:sz="0" w:space="0" w:color="auto"/>
        <w:left w:val="none" w:sz="0" w:space="0" w:color="auto"/>
        <w:bottom w:val="none" w:sz="0" w:space="0" w:color="auto"/>
        <w:right w:val="none" w:sz="0" w:space="0" w:color="auto"/>
      </w:divBdr>
    </w:div>
    <w:div w:id="437915057">
      <w:bodyDiv w:val="1"/>
      <w:marLeft w:val="0"/>
      <w:marRight w:val="0"/>
      <w:marTop w:val="0"/>
      <w:marBottom w:val="0"/>
      <w:divBdr>
        <w:top w:val="none" w:sz="0" w:space="0" w:color="auto"/>
        <w:left w:val="none" w:sz="0" w:space="0" w:color="auto"/>
        <w:bottom w:val="none" w:sz="0" w:space="0" w:color="auto"/>
        <w:right w:val="none" w:sz="0" w:space="0" w:color="auto"/>
      </w:divBdr>
    </w:div>
    <w:div w:id="440492312">
      <w:bodyDiv w:val="1"/>
      <w:marLeft w:val="0"/>
      <w:marRight w:val="0"/>
      <w:marTop w:val="0"/>
      <w:marBottom w:val="0"/>
      <w:divBdr>
        <w:top w:val="none" w:sz="0" w:space="0" w:color="auto"/>
        <w:left w:val="none" w:sz="0" w:space="0" w:color="auto"/>
        <w:bottom w:val="none" w:sz="0" w:space="0" w:color="auto"/>
        <w:right w:val="none" w:sz="0" w:space="0" w:color="auto"/>
      </w:divBdr>
    </w:div>
    <w:div w:id="441344356">
      <w:bodyDiv w:val="1"/>
      <w:marLeft w:val="0"/>
      <w:marRight w:val="0"/>
      <w:marTop w:val="0"/>
      <w:marBottom w:val="0"/>
      <w:divBdr>
        <w:top w:val="none" w:sz="0" w:space="0" w:color="auto"/>
        <w:left w:val="none" w:sz="0" w:space="0" w:color="auto"/>
        <w:bottom w:val="none" w:sz="0" w:space="0" w:color="auto"/>
        <w:right w:val="none" w:sz="0" w:space="0" w:color="auto"/>
      </w:divBdr>
    </w:div>
    <w:div w:id="441609266">
      <w:bodyDiv w:val="1"/>
      <w:marLeft w:val="0"/>
      <w:marRight w:val="0"/>
      <w:marTop w:val="0"/>
      <w:marBottom w:val="0"/>
      <w:divBdr>
        <w:top w:val="none" w:sz="0" w:space="0" w:color="auto"/>
        <w:left w:val="none" w:sz="0" w:space="0" w:color="auto"/>
        <w:bottom w:val="none" w:sz="0" w:space="0" w:color="auto"/>
        <w:right w:val="none" w:sz="0" w:space="0" w:color="auto"/>
      </w:divBdr>
    </w:div>
    <w:div w:id="448167557">
      <w:bodyDiv w:val="1"/>
      <w:marLeft w:val="0"/>
      <w:marRight w:val="0"/>
      <w:marTop w:val="0"/>
      <w:marBottom w:val="0"/>
      <w:divBdr>
        <w:top w:val="none" w:sz="0" w:space="0" w:color="auto"/>
        <w:left w:val="none" w:sz="0" w:space="0" w:color="auto"/>
        <w:bottom w:val="none" w:sz="0" w:space="0" w:color="auto"/>
        <w:right w:val="none" w:sz="0" w:space="0" w:color="auto"/>
      </w:divBdr>
    </w:div>
    <w:div w:id="448401020">
      <w:bodyDiv w:val="1"/>
      <w:marLeft w:val="0"/>
      <w:marRight w:val="0"/>
      <w:marTop w:val="0"/>
      <w:marBottom w:val="0"/>
      <w:divBdr>
        <w:top w:val="none" w:sz="0" w:space="0" w:color="auto"/>
        <w:left w:val="none" w:sz="0" w:space="0" w:color="auto"/>
        <w:bottom w:val="none" w:sz="0" w:space="0" w:color="auto"/>
        <w:right w:val="none" w:sz="0" w:space="0" w:color="auto"/>
      </w:divBdr>
    </w:div>
    <w:div w:id="453792974">
      <w:bodyDiv w:val="1"/>
      <w:marLeft w:val="0"/>
      <w:marRight w:val="0"/>
      <w:marTop w:val="0"/>
      <w:marBottom w:val="0"/>
      <w:divBdr>
        <w:top w:val="none" w:sz="0" w:space="0" w:color="auto"/>
        <w:left w:val="none" w:sz="0" w:space="0" w:color="auto"/>
        <w:bottom w:val="none" w:sz="0" w:space="0" w:color="auto"/>
        <w:right w:val="none" w:sz="0" w:space="0" w:color="auto"/>
      </w:divBdr>
    </w:div>
    <w:div w:id="457114558">
      <w:bodyDiv w:val="1"/>
      <w:marLeft w:val="0"/>
      <w:marRight w:val="0"/>
      <w:marTop w:val="0"/>
      <w:marBottom w:val="0"/>
      <w:divBdr>
        <w:top w:val="none" w:sz="0" w:space="0" w:color="auto"/>
        <w:left w:val="none" w:sz="0" w:space="0" w:color="auto"/>
        <w:bottom w:val="none" w:sz="0" w:space="0" w:color="auto"/>
        <w:right w:val="none" w:sz="0" w:space="0" w:color="auto"/>
      </w:divBdr>
    </w:div>
    <w:div w:id="457650195">
      <w:bodyDiv w:val="1"/>
      <w:marLeft w:val="0"/>
      <w:marRight w:val="0"/>
      <w:marTop w:val="0"/>
      <w:marBottom w:val="0"/>
      <w:divBdr>
        <w:top w:val="none" w:sz="0" w:space="0" w:color="auto"/>
        <w:left w:val="none" w:sz="0" w:space="0" w:color="auto"/>
        <w:bottom w:val="none" w:sz="0" w:space="0" w:color="auto"/>
        <w:right w:val="none" w:sz="0" w:space="0" w:color="auto"/>
      </w:divBdr>
    </w:div>
    <w:div w:id="458500520">
      <w:bodyDiv w:val="1"/>
      <w:marLeft w:val="0"/>
      <w:marRight w:val="0"/>
      <w:marTop w:val="0"/>
      <w:marBottom w:val="0"/>
      <w:divBdr>
        <w:top w:val="none" w:sz="0" w:space="0" w:color="auto"/>
        <w:left w:val="none" w:sz="0" w:space="0" w:color="auto"/>
        <w:bottom w:val="none" w:sz="0" w:space="0" w:color="auto"/>
        <w:right w:val="none" w:sz="0" w:space="0" w:color="auto"/>
      </w:divBdr>
    </w:div>
    <w:div w:id="459029852">
      <w:bodyDiv w:val="1"/>
      <w:marLeft w:val="0"/>
      <w:marRight w:val="0"/>
      <w:marTop w:val="0"/>
      <w:marBottom w:val="0"/>
      <w:divBdr>
        <w:top w:val="none" w:sz="0" w:space="0" w:color="auto"/>
        <w:left w:val="none" w:sz="0" w:space="0" w:color="auto"/>
        <w:bottom w:val="none" w:sz="0" w:space="0" w:color="auto"/>
        <w:right w:val="none" w:sz="0" w:space="0" w:color="auto"/>
      </w:divBdr>
    </w:div>
    <w:div w:id="468087705">
      <w:bodyDiv w:val="1"/>
      <w:marLeft w:val="0"/>
      <w:marRight w:val="0"/>
      <w:marTop w:val="0"/>
      <w:marBottom w:val="0"/>
      <w:divBdr>
        <w:top w:val="none" w:sz="0" w:space="0" w:color="auto"/>
        <w:left w:val="none" w:sz="0" w:space="0" w:color="auto"/>
        <w:bottom w:val="none" w:sz="0" w:space="0" w:color="auto"/>
        <w:right w:val="none" w:sz="0" w:space="0" w:color="auto"/>
      </w:divBdr>
    </w:div>
    <w:div w:id="469859197">
      <w:bodyDiv w:val="1"/>
      <w:marLeft w:val="0"/>
      <w:marRight w:val="0"/>
      <w:marTop w:val="0"/>
      <w:marBottom w:val="0"/>
      <w:divBdr>
        <w:top w:val="none" w:sz="0" w:space="0" w:color="auto"/>
        <w:left w:val="none" w:sz="0" w:space="0" w:color="auto"/>
        <w:bottom w:val="none" w:sz="0" w:space="0" w:color="auto"/>
        <w:right w:val="none" w:sz="0" w:space="0" w:color="auto"/>
      </w:divBdr>
    </w:div>
    <w:div w:id="471676048">
      <w:bodyDiv w:val="1"/>
      <w:marLeft w:val="0"/>
      <w:marRight w:val="0"/>
      <w:marTop w:val="0"/>
      <w:marBottom w:val="0"/>
      <w:divBdr>
        <w:top w:val="none" w:sz="0" w:space="0" w:color="auto"/>
        <w:left w:val="none" w:sz="0" w:space="0" w:color="auto"/>
        <w:bottom w:val="none" w:sz="0" w:space="0" w:color="auto"/>
        <w:right w:val="none" w:sz="0" w:space="0" w:color="auto"/>
      </w:divBdr>
    </w:div>
    <w:div w:id="472332882">
      <w:bodyDiv w:val="1"/>
      <w:marLeft w:val="0"/>
      <w:marRight w:val="0"/>
      <w:marTop w:val="0"/>
      <w:marBottom w:val="0"/>
      <w:divBdr>
        <w:top w:val="none" w:sz="0" w:space="0" w:color="auto"/>
        <w:left w:val="none" w:sz="0" w:space="0" w:color="auto"/>
        <w:bottom w:val="none" w:sz="0" w:space="0" w:color="auto"/>
        <w:right w:val="none" w:sz="0" w:space="0" w:color="auto"/>
      </w:divBdr>
    </w:div>
    <w:div w:id="472599399">
      <w:bodyDiv w:val="1"/>
      <w:marLeft w:val="0"/>
      <w:marRight w:val="0"/>
      <w:marTop w:val="0"/>
      <w:marBottom w:val="0"/>
      <w:divBdr>
        <w:top w:val="none" w:sz="0" w:space="0" w:color="auto"/>
        <w:left w:val="none" w:sz="0" w:space="0" w:color="auto"/>
        <w:bottom w:val="none" w:sz="0" w:space="0" w:color="auto"/>
        <w:right w:val="none" w:sz="0" w:space="0" w:color="auto"/>
      </w:divBdr>
    </w:div>
    <w:div w:id="472796283">
      <w:bodyDiv w:val="1"/>
      <w:marLeft w:val="0"/>
      <w:marRight w:val="0"/>
      <w:marTop w:val="0"/>
      <w:marBottom w:val="0"/>
      <w:divBdr>
        <w:top w:val="none" w:sz="0" w:space="0" w:color="auto"/>
        <w:left w:val="none" w:sz="0" w:space="0" w:color="auto"/>
        <w:bottom w:val="none" w:sz="0" w:space="0" w:color="auto"/>
        <w:right w:val="none" w:sz="0" w:space="0" w:color="auto"/>
      </w:divBdr>
    </w:div>
    <w:div w:id="472992313">
      <w:bodyDiv w:val="1"/>
      <w:marLeft w:val="0"/>
      <w:marRight w:val="0"/>
      <w:marTop w:val="0"/>
      <w:marBottom w:val="0"/>
      <w:divBdr>
        <w:top w:val="none" w:sz="0" w:space="0" w:color="auto"/>
        <w:left w:val="none" w:sz="0" w:space="0" w:color="auto"/>
        <w:bottom w:val="none" w:sz="0" w:space="0" w:color="auto"/>
        <w:right w:val="none" w:sz="0" w:space="0" w:color="auto"/>
      </w:divBdr>
    </w:div>
    <w:div w:id="473988287">
      <w:bodyDiv w:val="1"/>
      <w:marLeft w:val="0"/>
      <w:marRight w:val="0"/>
      <w:marTop w:val="0"/>
      <w:marBottom w:val="0"/>
      <w:divBdr>
        <w:top w:val="none" w:sz="0" w:space="0" w:color="auto"/>
        <w:left w:val="none" w:sz="0" w:space="0" w:color="auto"/>
        <w:bottom w:val="none" w:sz="0" w:space="0" w:color="auto"/>
        <w:right w:val="none" w:sz="0" w:space="0" w:color="auto"/>
      </w:divBdr>
    </w:div>
    <w:div w:id="474295344">
      <w:bodyDiv w:val="1"/>
      <w:marLeft w:val="0"/>
      <w:marRight w:val="0"/>
      <w:marTop w:val="0"/>
      <w:marBottom w:val="0"/>
      <w:divBdr>
        <w:top w:val="none" w:sz="0" w:space="0" w:color="auto"/>
        <w:left w:val="none" w:sz="0" w:space="0" w:color="auto"/>
        <w:bottom w:val="none" w:sz="0" w:space="0" w:color="auto"/>
        <w:right w:val="none" w:sz="0" w:space="0" w:color="auto"/>
      </w:divBdr>
    </w:div>
    <w:div w:id="474487630">
      <w:bodyDiv w:val="1"/>
      <w:marLeft w:val="0"/>
      <w:marRight w:val="0"/>
      <w:marTop w:val="0"/>
      <w:marBottom w:val="0"/>
      <w:divBdr>
        <w:top w:val="none" w:sz="0" w:space="0" w:color="auto"/>
        <w:left w:val="none" w:sz="0" w:space="0" w:color="auto"/>
        <w:bottom w:val="none" w:sz="0" w:space="0" w:color="auto"/>
        <w:right w:val="none" w:sz="0" w:space="0" w:color="auto"/>
      </w:divBdr>
    </w:div>
    <w:div w:id="484858904">
      <w:bodyDiv w:val="1"/>
      <w:marLeft w:val="0"/>
      <w:marRight w:val="0"/>
      <w:marTop w:val="0"/>
      <w:marBottom w:val="0"/>
      <w:divBdr>
        <w:top w:val="none" w:sz="0" w:space="0" w:color="auto"/>
        <w:left w:val="none" w:sz="0" w:space="0" w:color="auto"/>
        <w:bottom w:val="none" w:sz="0" w:space="0" w:color="auto"/>
        <w:right w:val="none" w:sz="0" w:space="0" w:color="auto"/>
      </w:divBdr>
    </w:div>
    <w:div w:id="484904371">
      <w:bodyDiv w:val="1"/>
      <w:marLeft w:val="0"/>
      <w:marRight w:val="0"/>
      <w:marTop w:val="0"/>
      <w:marBottom w:val="0"/>
      <w:divBdr>
        <w:top w:val="none" w:sz="0" w:space="0" w:color="auto"/>
        <w:left w:val="none" w:sz="0" w:space="0" w:color="auto"/>
        <w:bottom w:val="none" w:sz="0" w:space="0" w:color="auto"/>
        <w:right w:val="none" w:sz="0" w:space="0" w:color="auto"/>
      </w:divBdr>
    </w:div>
    <w:div w:id="485632447">
      <w:bodyDiv w:val="1"/>
      <w:marLeft w:val="0"/>
      <w:marRight w:val="0"/>
      <w:marTop w:val="0"/>
      <w:marBottom w:val="0"/>
      <w:divBdr>
        <w:top w:val="none" w:sz="0" w:space="0" w:color="auto"/>
        <w:left w:val="none" w:sz="0" w:space="0" w:color="auto"/>
        <w:bottom w:val="none" w:sz="0" w:space="0" w:color="auto"/>
        <w:right w:val="none" w:sz="0" w:space="0" w:color="auto"/>
      </w:divBdr>
    </w:div>
    <w:div w:id="489911793">
      <w:bodyDiv w:val="1"/>
      <w:marLeft w:val="0"/>
      <w:marRight w:val="0"/>
      <w:marTop w:val="0"/>
      <w:marBottom w:val="0"/>
      <w:divBdr>
        <w:top w:val="none" w:sz="0" w:space="0" w:color="auto"/>
        <w:left w:val="none" w:sz="0" w:space="0" w:color="auto"/>
        <w:bottom w:val="none" w:sz="0" w:space="0" w:color="auto"/>
        <w:right w:val="none" w:sz="0" w:space="0" w:color="auto"/>
      </w:divBdr>
    </w:div>
    <w:div w:id="491873446">
      <w:bodyDiv w:val="1"/>
      <w:marLeft w:val="0"/>
      <w:marRight w:val="0"/>
      <w:marTop w:val="0"/>
      <w:marBottom w:val="0"/>
      <w:divBdr>
        <w:top w:val="none" w:sz="0" w:space="0" w:color="auto"/>
        <w:left w:val="none" w:sz="0" w:space="0" w:color="auto"/>
        <w:bottom w:val="none" w:sz="0" w:space="0" w:color="auto"/>
        <w:right w:val="none" w:sz="0" w:space="0" w:color="auto"/>
      </w:divBdr>
    </w:div>
    <w:div w:id="492836966">
      <w:bodyDiv w:val="1"/>
      <w:marLeft w:val="0"/>
      <w:marRight w:val="0"/>
      <w:marTop w:val="0"/>
      <w:marBottom w:val="0"/>
      <w:divBdr>
        <w:top w:val="none" w:sz="0" w:space="0" w:color="auto"/>
        <w:left w:val="none" w:sz="0" w:space="0" w:color="auto"/>
        <w:bottom w:val="none" w:sz="0" w:space="0" w:color="auto"/>
        <w:right w:val="none" w:sz="0" w:space="0" w:color="auto"/>
      </w:divBdr>
    </w:div>
    <w:div w:id="494957376">
      <w:bodyDiv w:val="1"/>
      <w:marLeft w:val="0"/>
      <w:marRight w:val="0"/>
      <w:marTop w:val="0"/>
      <w:marBottom w:val="0"/>
      <w:divBdr>
        <w:top w:val="none" w:sz="0" w:space="0" w:color="auto"/>
        <w:left w:val="none" w:sz="0" w:space="0" w:color="auto"/>
        <w:bottom w:val="none" w:sz="0" w:space="0" w:color="auto"/>
        <w:right w:val="none" w:sz="0" w:space="0" w:color="auto"/>
      </w:divBdr>
    </w:div>
    <w:div w:id="496073038">
      <w:bodyDiv w:val="1"/>
      <w:marLeft w:val="0"/>
      <w:marRight w:val="0"/>
      <w:marTop w:val="0"/>
      <w:marBottom w:val="0"/>
      <w:divBdr>
        <w:top w:val="none" w:sz="0" w:space="0" w:color="auto"/>
        <w:left w:val="none" w:sz="0" w:space="0" w:color="auto"/>
        <w:bottom w:val="none" w:sz="0" w:space="0" w:color="auto"/>
        <w:right w:val="none" w:sz="0" w:space="0" w:color="auto"/>
      </w:divBdr>
    </w:div>
    <w:div w:id="498471912">
      <w:bodyDiv w:val="1"/>
      <w:marLeft w:val="0"/>
      <w:marRight w:val="0"/>
      <w:marTop w:val="0"/>
      <w:marBottom w:val="0"/>
      <w:divBdr>
        <w:top w:val="none" w:sz="0" w:space="0" w:color="auto"/>
        <w:left w:val="none" w:sz="0" w:space="0" w:color="auto"/>
        <w:bottom w:val="none" w:sz="0" w:space="0" w:color="auto"/>
        <w:right w:val="none" w:sz="0" w:space="0" w:color="auto"/>
      </w:divBdr>
    </w:div>
    <w:div w:id="499079953">
      <w:bodyDiv w:val="1"/>
      <w:marLeft w:val="0"/>
      <w:marRight w:val="0"/>
      <w:marTop w:val="0"/>
      <w:marBottom w:val="0"/>
      <w:divBdr>
        <w:top w:val="none" w:sz="0" w:space="0" w:color="auto"/>
        <w:left w:val="none" w:sz="0" w:space="0" w:color="auto"/>
        <w:bottom w:val="none" w:sz="0" w:space="0" w:color="auto"/>
        <w:right w:val="none" w:sz="0" w:space="0" w:color="auto"/>
      </w:divBdr>
    </w:div>
    <w:div w:id="502475635">
      <w:bodyDiv w:val="1"/>
      <w:marLeft w:val="0"/>
      <w:marRight w:val="0"/>
      <w:marTop w:val="0"/>
      <w:marBottom w:val="0"/>
      <w:divBdr>
        <w:top w:val="none" w:sz="0" w:space="0" w:color="auto"/>
        <w:left w:val="none" w:sz="0" w:space="0" w:color="auto"/>
        <w:bottom w:val="none" w:sz="0" w:space="0" w:color="auto"/>
        <w:right w:val="none" w:sz="0" w:space="0" w:color="auto"/>
      </w:divBdr>
    </w:div>
    <w:div w:id="506869756">
      <w:bodyDiv w:val="1"/>
      <w:marLeft w:val="0"/>
      <w:marRight w:val="0"/>
      <w:marTop w:val="0"/>
      <w:marBottom w:val="0"/>
      <w:divBdr>
        <w:top w:val="none" w:sz="0" w:space="0" w:color="auto"/>
        <w:left w:val="none" w:sz="0" w:space="0" w:color="auto"/>
        <w:bottom w:val="none" w:sz="0" w:space="0" w:color="auto"/>
        <w:right w:val="none" w:sz="0" w:space="0" w:color="auto"/>
      </w:divBdr>
    </w:div>
    <w:div w:id="507184890">
      <w:bodyDiv w:val="1"/>
      <w:marLeft w:val="0"/>
      <w:marRight w:val="0"/>
      <w:marTop w:val="0"/>
      <w:marBottom w:val="0"/>
      <w:divBdr>
        <w:top w:val="none" w:sz="0" w:space="0" w:color="auto"/>
        <w:left w:val="none" w:sz="0" w:space="0" w:color="auto"/>
        <w:bottom w:val="none" w:sz="0" w:space="0" w:color="auto"/>
        <w:right w:val="none" w:sz="0" w:space="0" w:color="auto"/>
      </w:divBdr>
    </w:div>
    <w:div w:id="507329014">
      <w:bodyDiv w:val="1"/>
      <w:marLeft w:val="0"/>
      <w:marRight w:val="0"/>
      <w:marTop w:val="0"/>
      <w:marBottom w:val="0"/>
      <w:divBdr>
        <w:top w:val="none" w:sz="0" w:space="0" w:color="auto"/>
        <w:left w:val="none" w:sz="0" w:space="0" w:color="auto"/>
        <w:bottom w:val="none" w:sz="0" w:space="0" w:color="auto"/>
        <w:right w:val="none" w:sz="0" w:space="0" w:color="auto"/>
      </w:divBdr>
    </w:div>
    <w:div w:id="507717245">
      <w:bodyDiv w:val="1"/>
      <w:marLeft w:val="0"/>
      <w:marRight w:val="0"/>
      <w:marTop w:val="0"/>
      <w:marBottom w:val="0"/>
      <w:divBdr>
        <w:top w:val="none" w:sz="0" w:space="0" w:color="auto"/>
        <w:left w:val="none" w:sz="0" w:space="0" w:color="auto"/>
        <w:bottom w:val="none" w:sz="0" w:space="0" w:color="auto"/>
        <w:right w:val="none" w:sz="0" w:space="0" w:color="auto"/>
      </w:divBdr>
    </w:div>
    <w:div w:id="509219694">
      <w:bodyDiv w:val="1"/>
      <w:marLeft w:val="0"/>
      <w:marRight w:val="0"/>
      <w:marTop w:val="0"/>
      <w:marBottom w:val="0"/>
      <w:divBdr>
        <w:top w:val="none" w:sz="0" w:space="0" w:color="auto"/>
        <w:left w:val="none" w:sz="0" w:space="0" w:color="auto"/>
        <w:bottom w:val="none" w:sz="0" w:space="0" w:color="auto"/>
        <w:right w:val="none" w:sz="0" w:space="0" w:color="auto"/>
      </w:divBdr>
    </w:div>
    <w:div w:id="512887519">
      <w:bodyDiv w:val="1"/>
      <w:marLeft w:val="0"/>
      <w:marRight w:val="0"/>
      <w:marTop w:val="0"/>
      <w:marBottom w:val="0"/>
      <w:divBdr>
        <w:top w:val="none" w:sz="0" w:space="0" w:color="auto"/>
        <w:left w:val="none" w:sz="0" w:space="0" w:color="auto"/>
        <w:bottom w:val="none" w:sz="0" w:space="0" w:color="auto"/>
        <w:right w:val="none" w:sz="0" w:space="0" w:color="auto"/>
      </w:divBdr>
    </w:div>
    <w:div w:id="513959103">
      <w:bodyDiv w:val="1"/>
      <w:marLeft w:val="0"/>
      <w:marRight w:val="0"/>
      <w:marTop w:val="0"/>
      <w:marBottom w:val="0"/>
      <w:divBdr>
        <w:top w:val="none" w:sz="0" w:space="0" w:color="auto"/>
        <w:left w:val="none" w:sz="0" w:space="0" w:color="auto"/>
        <w:bottom w:val="none" w:sz="0" w:space="0" w:color="auto"/>
        <w:right w:val="none" w:sz="0" w:space="0" w:color="auto"/>
      </w:divBdr>
    </w:div>
    <w:div w:id="514226824">
      <w:bodyDiv w:val="1"/>
      <w:marLeft w:val="0"/>
      <w:marRight w:val="0"/>
      <w:marTop w:val="0"/>
      <w:marBottom w:val="0"/>
      <w:divBdr>
        <w:top w:val="none" w:sz="0" w:space="0" w:color="auto"/>
        <w:left w:val="none" w:sz="0" w:space="0" w:color="auto"/>
        <w:bottom w:val="none" w:sz="0" w:space="0" w:color="auto"/>
        <w:right w:val="none" w:sz="0" w:space="0" w:color="auto"/>
      </w:divBdr>
    </w:div>
    <w:div w:id="515848261">
      <w:bodyDiv w:val="1"/>
      <w:marLeft w:val="0"/>
      <w:marRight w:val="0"/>
      <w:marTop w:val="0"/>
      <w:marBottom w:val="0"/>
      <w:divBdr>
        <w:top w:val="none" w:sz="0" w:space="0" w:color="auto"/>
        <w:left w:val="none" w:sz="0" w:space="0" w:color="auto"/>
        <w:bottom w:val="none" w:sz="0" w:space="0" w:color="auto"/>
        <w:right w:val="none" w:sz="0" w:space="0" w:color="auto"/>
      </w:divBdr>
    </w:div>
    <w:div w:id="517084187">
      <w:bodyDiv w:val="1"/>
      <w:marLeft w:val="0"/>
      <w:marRight w:val="0"/>
      <w:marTop w:val="0"/>
      <w:marBottom w:val="0"/>
      <w:divBdr>
        <w:top w:val="none" w:sz="0" w:space="0" w:color="auto"/>
        <w:left w:val="none" w:sz="0" w:space="0" w:color="auto"/>
        <w:bottom w:val="none" w:sz="0" w:space="0" w:color="auto"/>
        <w:right w:val="none" w:sz="0" w:space="0" w:color="auto"/>
      </w:divBdr>
    </w:div>
    <w:div w:id="517160989">
      <w:bodyDiv w:val="1"/>
      <w:marLeft w:val="0"/>
      <w:marRight w:val="0"/>
      <w:marTop w:val="0"/>
      <w:marBottom w:val="0"/>
      <w:divBdr>
        <w:top w:val="none" w:sz="0" w:space="0" w:color="auto"/>
        <w:left w:val="none" w:sz="0" w:space="0" w:color="auto"/>
        <w:bottom w:val="none" w:sz="0" w:space="0" w:color="auto"/>
        <w:right w:val="none" w:sz="0" w:space="0" w:color="auto"/>
      </w:divBdr>
    </w:div>
    <w:div w:id="517931421">
      <w:bodyDiv w:val="1"/>
      <w:marLeft w:val="0"/>
      <w:marRight w:val="0"/>
      <w:marTop w:val="0"/>
      <w:marBottom w:val="0"/>
      <w:divBdr>
        <w:top w:val="none" w:sz="0" w:space="0" w:color="auto"/>
        <w:left w:val="none" w:sz="0" w:space="0" w:color="auto"/>
        <w:bottom w:val="none" w:sz="0" w:space="0" w:color="auto"/>
        <w:right w:val="none" w:sz="0" w:space="0" w:color="auto"/>
      </w:divBdr>
    </w:div>
    <w:div w:id="518198895">
      <w:bodyDiv w:val="1"/>
      <w:marLeft w:val="0"/>
      <w:marRight w:val="0"/>
      <w:marTop w:val="0"/>
      <w:marBottom w:val="0"/>
      <w:divBdr>
        <w:top w:val="none" w:sz="0" w:space="0" w:color="auto"/>
        <w:left w:val="none" w:sz="0" w:space="0" w:color="auto"/>
        <w:bottom w:val="none" w:sz="0" w:space="0" w:color="auto"/>
        <w:right w:val="none" w:sz="0" w:space="0" w:color="auto"/>
      </w:divBdr>
    </w:div>
    <w:div w:id="518204753">
      <w:bodyDiv w:val="1"/>
      <w:marLeft w:val="0"/>
      <w:marRight w:val="0"/>
      <w:marTop w:val="0"/>
      <w:marBottom w:val="0"/>
      <w:divBdr>
        <w:top w:val="none" w:sz="0" w:space="0" w:color="auto"/>
        <w:left w:val="none" w:sz="0" w:space="0" w:color="auto"/>
        <w:bottom w:val="none" w:sz="0" w:space="0" w:color="auto"/>
        <w:right w:val="none" w:sz="0" w:space="0" w:color="auto"/>
      </w:divBdr>
    </w:div>
    <w:div w:id="519319236">
      <w:bodyDiv w:val="1"/>
      <w:marLeft w:val="0"/>
      <w:marRight w:val="0"/>
      <w:marTop w:val="0"/>
      <w:marBottom w:val="0"/>
      <w:divBdr>
        <w:top w:val="none" w:sz="0" w:space="0" w:color="auto"/>
        <w:left w:val="none" w:sz="0" w:space="0" w:color="auto"/>
        <w:bottom w:val="none" w:sz="0" w:space="0" w:color="auto"/>
        <w:right w:val="none" w:sz="0" w:space="0" w:color="auto"/>
      </w:divBdr>
    </w:div>
    <w:div w:id="519584628">
      <w:bodyDiv w:val="1"/>
      <w:marLeft w:val="0"/>
      <w:marRight w:val="0"/>
      <w:marTop w:val="0"/>
      <w:marBottom w:val="0"/>
      <w:divBdr>
        <w:top w:val="none" w:sz="0" w:space="0" w:color="auto"/>
        <w:left w:val="none" w:sz="0" w:space="0" w:color="auto"/>
        <w:bottom w:val="none" w:sz="0" w:space="0" w:color="auto"/>
        <w:right w:val="none" w:sz="0" w:space="0" w:color="auto"/>
      </w:divBdr>
    </w:div>
    <w:div w:id="523371954">
      <w:bodyDiv w:val="1"/>
      <w:marLeft w:val="0"/>
      <w:marRight w:val="0"/>
      <w:marTop w:val="0"/>
      <w:marBottom w:val="0"/>
      <w:divBdr>
        <w:top w:val="none" w:sz="0" w:space="0" w:color="auto"/>
        <w:left w:val="none" w:sz="0" w:space="0" w:color="auto"/>
        <w:bottom w:val="none" w:sz="0" w:space="0" w:color="auto"/>
        <w:right w:val="none" w:sz="0" w:space="0" w:color="auto"/>
      </w:divBdr>
    </w:div>
    <w:div w:id="524296392">
      <w:bodyDiv w:val="1"/>
      <w:marLeft w:val="0"/>
      <w:marRight w:val="0"/>
      <w:marTop w:val="0"/>
      <w:marBottom w:val="0"/>
      <w:divBdr>
        <w:top w:val="none" w:sz="0" w:space="0" w:color="auto"/>
        <w:left w:val="none" w:sz="0" w:space="0" w:color="auto"/>
        <w:bottom w:val="none" w:sz="0" w:space="0" w:color="auto"/>
        <w:right w:val="none" w:sz="0" w:space="0" w:color="auto"/>
      </w:divBdr>
    </w:div>
    <w:div w:id="525871289">
      <w:bodyDiv w:val="1"/>
      <w:marLeft w:val="0"/>
      <w:marRight w:val="0"/>
      <w:marTop w:val="0"/>
      <w:marBottom w:val="0"/>
      <w:divBdr>
        <w:top w:val="none" w:sz="0" w:space="0" w:color="auto"/>
        <w:left w:val="none" w:sz="0" w:space="0" w:color="auto"/>
        <w:bottom w:val="none" w:sz="0" w:space="0" w:color="auto"/>
        <w:right w:val="none" w:sz="0" w:space="0" w:color="auto"/>
      </w:divBdr>
    </w:div>
    <w:div w:id="526405989">
      <w:bodyDiv w:val="1"/>
      <w:marLeft w:val="0"/>
      <w:marRight w:val="0"/>
      <w:marTop w:val="0"/>
      <w:marBottom w:val="0"/>
      <w:divBdr>
        <w:top w:val="none" w:sz="0" w:space="0" w:color="auto"/>
        <w:left w:val="none" w:sz="0" w:space="0" w:color="auto"/>
        <w:bottom w:val="none" w:sz="0" w:space="0" w:color="auto"/>
        <w:right w:val="none" w:sz="0" w:space="0" w:color="auto"/>
      </w:divBdr>
    </w:div>
    <w:div w:id="526797097">
      <w:bodyDiv w:val="1"/>
      <w:marLeft w:val="0"/>
      <w:marRight w:val="0"/>
      <w:marTop w:val="0"/>
      <w:marBottom w:val="0"/>
      <w:divBdr>
        <w:top w:val="none" w:sz="0" w:space="0" w:color="auto"/>
        <w:left w:val="none" w:sz="0" w:space="0" w:color="auto"/>
        <w:bottom w:val="none" w:sz="0" w:space="0" w:color="auto"/>
        <w:right w:val="none" w:sz="0" w:space="0" w:color="auto"/>
      </w:divBdr>
    </w:div>
    <w:div w:id="526912947">
      <w:bodyDiv w:val="1"/>
      <w:marLeft w:val="0"/>
      <w:marRight w:val="0"/>
      <w:marTop w:val="0"/>
      <w:marBottom w:val="0"/>
      <w:divBdr>
        <w:top w:val="none" w:sz="0" w:space="0" w:color="auto"/>
        <w:left w:val="none" w:sz="0" w:space="0" w:color="auto"/>
        <w:bottom w:val="none" w:sz="0" w:space="0" w:color="auto"/>
        <w:right w:val="none" w:sz="0" w:space="0" w:color="auto"/>
      </w:divBdr>
    </w:div>
    <w:div w:id="527447764">
      <w:bodyDiv w:val="1"/>
      <w:marLeft w:val="0"/>
      <w:marRight w:val="0"/>
      <w:marTop w:val="0"/>
      <w:marBottom w:val="0"/>
      <w:divBdr>
        <w:top w:val="none" w:sz="0" w:space="0" w:color="auto"/>
        <w:left w:val="none" w:sz="0" w:space="0" w:color="auto"/>
        <w:bottom w:val="none" w:sz="0" w:space="0" w:color="auto"/>
        <w:right w:val="none" w:sz="0" w:space="0" w:color="auto"/>
      </w:divBdr>
    </w:div>
    <w:div w:id="527914073">
      <w:bodyDiv w:val="1"/>
      <w:marLeft w:val="0"/>
      <w:marRight w:val="0"/>
      <w:marTop w:val="0"/>
      <w:marBottom w:val="0"/>
      <w:divBdr>
        <w:top w:val="none" w:sz="0" w:space="0" w:color="auto"/>
        <w:left w:val="none" w:sz="0" w:space="0" w:color="auto"/>
        <w:bottom w:val="none" w:sz="0" w:space="0" w:color="auto"/>
        <w:right w:val="none" w:sz="0" w:space="0" w:color="auto"/>
      </w:divBdr>
    </w:div>
    <w:div w:id="528446602">
      <w:bodyDiv w:val="1"/>
      <w:marLeft w:val="0"/>
      <w:marRight w:val="0"/>
      <w:marTop w:val="0"/>
      <w:marBottom w:val="0"/>
      <w:divBdr>
        <w:top w:val="none" w:sz="0" w:space="0" w:color="auto"/>
        <w:left w:val="none" w:sz="0" w:space="0" w:color="auto"/>
        <w:bottom w:val="none" w:sz="0" w:space="0" w:color="auto"/>
        <w:right w:val="none" w:sz="0" w:space="0" w:color="auto"/>
      </w:divBdr>
    </w:div>
    <w:div w:id="532378533">
      <w:bodyDiv w:val="1"/>
      <w:marLeft w:val="0"/>
      <w:marRight w:val="0"/>
      <w:marTop w:val="0"/>
      <w:marBottom w:val="0"/>
      <w:divBdr>
        <w:top w:val="none" w:sz="0" w:space="0" w:color="auto"/>
        <w:left w:val="none" w:sz="0" w:space="0" w:color="auto"/>
        <w:bottom w:val="none" w:sz="0" w:space="0" w:color="auto"/>
        <w:right w:val="none" w:sz="0" w:space="0" w:color="auto"/>
      </w:divBdr>
    </w:div>
    <w:div w:id="534971794">
      <w:bodyDiv w:val="1"/>
      <w:marLeft w:val="0"/>
      <w:marRight w:val="0"/>
      <w:marTop w:val="0"/>
      <w:marBottom w:val="0"/>
      <w:divBdr>
        <w:top w:val="none" w:sz="0" w:space="0" w:color="auto"/>
        <w:left w:val="none" w:sz="0" w:space="0" w:color="auto"/>
        <w:bottom w:val="none" w:sz="0" w:space="0" w:color="auto"/>
        <w:right w:val="none" w:sz="0" w:space="0" w:color="auto"/>
      </w:divBdr>
    </w:div>
    <w:div w:id="536048445">
      <w:bodyDiv w:val="1"/>
      <w:marLeft w:val="0"/>
      <w:marRight w:val="0"/>
      <w:marTop w:val="0"/>
      <w:marBottom w:val="0"/>
      <w:divBdr>
        <w:top w:val="none" w:sz="0" w:space="0" w:color="auto"/>
        <w:left w:val="none" w:sz="0" w:space="0" w:color="auto"/>
        <w:bottom w:val="none" w:sz="0" w:space="0" w:color="auto"/>
        <w:right w:val="none" w:sz="0" w:space="0" w:color="auto"/>
      </w:divBdr>
    </w:div>
    <w:div w:id="536553265">
      <w:bodyDiv w:val="1"/>
      <w:marLeft w:val="0"/>
      <w:marRight w:val="0"/>
      <w:marTop w:val="0"/>
      <w:marBottom w:val="0"/>
      <w:divBdr>
        <w:top w:val="none" w:sz="0" w:space="0" w:color="auto"/>
        <w:left w:val="none" w:sz="0" w:space="0" w:color="auto"/>
        <w:bottom w:val="none" w:sz="0" w:space="0" w:color="auto"/>
        <w:right w:val="none" w:sz="0" w:space="0" w:color="auto"/>
      </w:divBdr>
    </w:div>
    <w:div w:id="537011598">
      <w:bodyDiv w:val="1"/>
      <w:marLeft w:val="0"/>
      <w:marRight w:val="0"/>
      <w:marTop w:val="0"/>
      <w:marBottom w:val="0"/>
      <w:divBdr>
        <w:top w:val="none" w:sz="0" w:space="0" w:color="auto"/>
        <w:left w:val="none" w:sz="0" w:space="0" w:color="auto"/>
        <w:bottom w:val="none" w:sz="0" w:space="0" w:color="auto"/>
        <w:right w:val="none" w:sz="0" w:space="0" w:color="auto"/>
      </w:divBdr>
    </w:div>
    <w:div w:id="539444020">
      <w:bodyDiv w:val="1"/>
      <w:marLeft w:val="0"/>
      <w:marRight w:val="0"/>
      <w:marTop w:val="0"/>
      <w:marBottom w:val="0"/>
      <w:divBdr>
        <w:top w:val="none" w:sz="0" w:space="0" w:color="auto"/>
        <w:left w:val="none" w:sz="0" w:space="0" w:color="auto"/>
        <w:bottom w:val="none" w:sz="0" w:space="0" w:color="auto"/>
        <w:right w:val="none" w:sz="0" w:space="0" w:color="auto"/>
      </w:divBdr>
    </w:div>
    <w:div w:id="540435073">
      <w:bodyDiv w:val="1"/>
      <w:marLeft w:val="0"/>
      <w:marRight w:val="0"/>
      <w:marTop w:val="0"/>
      <w:marBottom w:val="0"/>
      <w:divBdr>
        <w:top w:val="none" w:sz="0" w:space="0" w:color="auto"/>
        <w:left w:val="none" w:sz="0" w:space="0" w:color="auto"/>
        <w:bottom w:val="none" w:sz="0" w:space="0" w:color="auto"/>
        <w:right w:val="none" w:sz="0" w:space="0" w:color="auto"/>
      </w:divBdr>
    </w:div>
    <w:div w:id="545603129">
      <w:bodyDiv w:val="1"/>
      <w:marLeft w:val="0"/>
      <w:marRight w:val="0"/>
      <w:marTop w:val="0"/>
      <w:marBottom w:val="0"/>
      <w:divBdr>
        <w:top w:val="none" w:sz="0" w:space="0" w:color="auto"/>
        <w:left w:val="none" w:sz="0" w:space="0" w:color="auto"/>
        <w:bottom w:val="none" w:sz="0" w:space="0" w:color="auto"/>
        <w:right w:val="none" w:sz="0" w:space="0" w:color="auto"/>
      </w:divBdr>
    </w:div>
    <w:div w:id="546531933">
      <w:bodyDiv w:val="1"/>
      <w:marLeft w:val="0"/>
      <w:marRight w:val="0"/>
      <w:marTop w:val="0"/>
      <w:marBottom w:val="0"/>
      <w:divBdr>
        <w:top w:val="none" w:sz="0" w:space="0" w:color="auto"/>
        <w:left w:val="none" w:sz="0" w:space="0" w:color="auto"/>
        <w:bottom w:val="none" w:sz="0" w:space="0" w:color="auto"/>
        <w:right w:val="none" w:sz="0" w:space="0" w:color="auto"/>
      </w:divBdr>
    </w:div>
    <w:div w:id="547642285">
      <w:bodyDiv w:val="1"/>
      <w:marLeft w:val="0"/>
      <w:marRight w:val="0"/>
      <w:marTop w:val="0"/>
      <w:marBottom w:val="0"/>
      <w:divBdr>
        <w:top w:val="none" w:sz="0" w:space="0" w:color="auto"/>
        <w:left w:val="none" w:sz="0" w:space="0" w:color="auto"/>
        <w:bottom w:val="none" w:sz="0" w:space="0" w:color="auto"/>
        <w:right w:val="none" w:sz="0" w:space="0" w:color="auto"/>
      </w:divBdr>
    </w:div>
    <w:div w:id="548228626">
      <w:bodyDiv w:val="1"/>
      <w:marLeft w:val="0"/>
      <w:marRight w:val="0"/>
      <w:marTop w:val="0"/>
      <w:marBottom w:val="0"/>
      <w:divBdr>
        <w:top w:val="none" w:sz="0" w:space="0" w:color="auto"/>
        <w:left w:val="none" w:sz="0" w:space="0" w:color="auto"/>
        <w:bottom w:val="none" w:sz="0" w:space="0" w:color="auto"/>
        <w:right w:val="none" w:sz="0" w:space="0" w:color="auto"/>
      </w:divBdr>
    </w:div>
    <w:div w:id="549997868">
      <w:bodyDiv w:val="1"/>
      <w:marLeft w:val="0"/>
      <w:marRight w:val="0"/>
      <w:marTop w:val="0"/>
      <w:marBottom w:val="0"/>
      <w:divBdr>
        <w:top w:val="none" w:sz="0" w:space="0" w:color="auto"/>
        <w:left w:val="none" w:sz="0" w:space="0" w:color="auto"/>
        <w:bottom w:val="none" w:sz="0" w:space="0" w:color="auto"/>
        <w:right w:val="none" w:sz="0" w:space="0" w:color="auto"/>
      </w:divBdr>
    </w:div>
    <w:div w:id="551040350">
      <w:bodyDiv w:val="1"/>
      <w:marLeft w:val="0"/>
      <w:marRight w:val="0"/>
      <w:marTop w:val="0"/>
      <w:marBottom w:val="0"/>
      <w:divBdr>
        <w:top w:val="none" w:sz="0" w:space="0" w:color="auto"/>
        <w:left w:val="none" w:sz="0" w:space="0" w:color="auto"/>
        <w:bottom w:val="none" w:sz="0" w:space="0" w:color="auto"/>
        <w:right w:val="none" w:sz="0" w:space="0" w:color="auto"/>
      </w:divBdr>
    </w:div>
    <w:div w:id="551159141">
      <w:bodyDiv w:val="1"/>
      <w:marLeft w:val="0"/>
      <w:marRight w:val="0"/>
      <w:marTop w:val="0"/>
      <w:marBottom w:val="0"/>
      <w:divBdr>
        <w:top w:val="none" w:sz="0" w:space="0" w:color="auto"/>
        <w:left w:val="none" w:sz="0" w:space="0" w:color="auto"/>
        <w:bottom w:val="none" w:sz="0" w:space="0" w:color="auto"/>
        <w:right w:val="none" w:sz="0" w:space="0" w:color="auto"/>
      </w:divBdr>
    </w:div>
    <w:div w:id="551886871">
      <w:bodyDiv w:val="1"/>
      <w:marLeft w:val="0"/>
      <w:marRight w:val="0"/>
      <w:marTop w:val="0"/>
      <w:marBottom w:val="0"/>
      <w:divBdr>
        <w:top w:val="none" w:sz="0" w:space="0" w:color="auto"/>
        <w:left w:val="none" w:sz="0" w:space="0" w:color="auto"/>
        <w:bottom w:val="none" w:sz="0" w:space="0" w:color="auto"/>
        <w:right w:val="none" w:sz="0" w:space="0" w:color="auto"/>
      </w:divBdr>
    </w:div>
    <w:div w:id="552623314">
      <w:bodyDiv w:val="1"/>
      <w:marLeft w:val="0"/>
      <w:marRight w:val="0"/>
      <w:marTop w:val="0"/>
      <w:marBottom w:val="0"/>
      <w:divBdr>
        <w:top w:val="none" w:sz="0" w:space="0" w:color="auto"/>
        <w:left w:val="none" w:sz="0" w:space="0" w:color="auto"/>
        <w:bottom w:val="none" w:sz="0" w:space="0" w:color="auto"/>
        <w:right w:val="none" w:sz="0" w:space="0" w:color="auto"/>
      </w:divBdr>
    </w:div>
    <w:div w:id="553004688">
      <w:bodyDiv w:val="1"/>
      <w:marLeft w:val="0"/>
      <w:marRight w:val="0"/>
      <w:marTop w:val="0"/>
      <w:marBottom w:val="0"/>
      <w:divBdr>
        <w:top w:val="none" w:sz="0" w:space="0" w:color="auto"/>
        <w:left w:val="none" w:sz="0" w:space="0" w:color="auto"/>
        <w:bottom w:val="none" w:sz="0" w:space="0" w:color="auto"/>
        <w:right w:val="none" w:sz="0" w:space="0" w:color="auto"/>
      </w:divBdr>
    </w:div>
    <w:div w:id="554581944">
      <w:bodyDiv w:val="1"/>
      <w:marLeft w:val="0"/>
      <w:marRight w:val="0"/>
      <w:marTop w:val="0"/>
      <w:marBottom w:val="0"/>
      <w:divBdr>
        <w:top w:val="none" w:sz="0" w:space="0" w:color="auto"/>
        <w:left w:val="none" w:sz="0" w:space="0" w:color="auto"/>
        <w:bottom w:val="none" w:sz="0" w:space="0" w:color="auto"/>
        <w:right w:val="none" w:sz="0" w:space="0" w:color="auto"/>
      </w:divBdr>
    </w:div>
    <w:div w:id="555165070">
      <w:bodyDiv w:val="1"/>
      <w:marLeft w:val="0"/>
      <w:marRight w:val="0"/>
      <w:marTop w:val="0"/>
      <w:marBottom w:val="0"/>
      <w:divBdr>
        <w:top w:val="none" w:sz="0" w:space="0" w:color="auto"/>
        <w:left w:val="none" w:sz="0" w:space="0" w:color="auto"/>
        <w:bottom w:val="none" w:sz="0" w:space="0" w:color="auto"/>
        <w:right w:val="none" w:sz="0" w:space="0" w:color="auto"/>
      </w:divBdr>
    </w:div>
    <w:div w:id="555167590">
      <w:bodyDiv w:val="1"/>
      <w:marLeft w:val="0"/>
      <w:marRight w:val="0"/>
      <w:marTop w:val="0"/>
      <w:marBottom w:val="0"/>
      <w:divBdr>
        <w:top w:val="none" w:sz="0" w:space="0" w:color="auto"/>
        <w:left w:val="none" w:sz="0" w:space="0" w:color="auto"/>
        <w:bottom w:val="none" w:sz="0" w:space="0" w:color="auto"/>
        <w:right w:val="none" w:sz="0" w:space="0" w:color="auto"/>
      </w:divBdr>
    </w:div>
    <w:div w:id="555239889">
      <w:bodyDiv w:val="1"/>
      <w:marLeft w:val="0"/>
      <w:marRight w:val="0"/>
      <w:marTop w:val="0"/>
      <w:marBottom w:val="0"/>
      <w:divBdr>
        <w:top w:val="none" w:sz="0" w:space="0" w:color="auto"/>
        <w:left w:val="none" w:sz="0" w:space="0" w:color="auto"/>
        <w:bottom w:val="none" w:sz="0" w:space="0" w:color="auto"/>
        <w:right w:val="none" w:sz="0" w:space="0" w:color="auto"/>
      </w:divBdr>
    </w:div>
    <w:div w:id="556403095">
      <w:bodyDiv w:val="1"/>
      <w:marLeft w:val="0"/>
      <w:marRight w:val="0"/>
      <w:marTop w:val="0"/>
      <w:marBottom w:val="0"/>
      <w:divBdr>
        <w:top w:val="none" w:sz="0" w:space="0" w:color="auto"/>
        <w:left w:val="none" w:sz="0" w:space="0" w:color="auto"/>
        <w:bottom w:val="none" w:sz="0" w:space="0" w:color="auto"/>
        <w:right w:val="none" w:sz="0" w:space="0" w:color="auto"/>
      </w:divBdr>
    </w:div>
    <w:div w:id="557589420">
      <w:bodyDiv w:val="1"/>
      <w:marLeft w:val="0"/>
      <w:marRight w:val="0"/>
      <w:marTop w:val="0"/>
      <w:marBottom w:val="0"/>
      <w:divBdr>
        <w:top w:val="none" w:sz="0" w:space="0" w:color="auto"/>
        <w:left w:val="none" w:sz="0" w:space="0" w:color="auto"/>
        <w:bottom w:val="none" w:sz="0" w:space="0" w:color="auto"/>
        <w:right w:val="none" w:sz="0" w:space="0" w:color="auto"/>
      </w:divBdr>
    </w:div>
    <w:div w:id="558437352">
      <w:bodyDiv w:val="1"/>
      <w:marLeft w:val="0"/>
      <w:marRight w:val="0"/>
      <w:marTop w:val="0"/>
      <w:marBottom w:val="0"/>
      <w:divBdr>
        <w:top w:val="none" w:sz="0" w:space="0" w:color="auto"/>
        <w:left w:val="none" w:sz="0" w:space="0" w:color="auto"/>
        <w:bottom w:val="none" w:sz="0" w:space="0" w:color="auto"/>
        <w:right w:val="none" w:sz="0" w:space="0" w:color="auto"/>
      </w:divBdr>
    </w:div>
    <w:div w:id="559559884">
      <w:bodyDiv w:val="1"/>
      <w:marLeft w:val="0"/>
      <w:marRight w:val="0"/>
      <w:marTop w:val="0"/>
      <w:marBottom w:val="0"/>
      <w:divBdr>
        <w:top w:val="none" w:sz="0" w:space="0" w:color="auto"/>
        <w:left w:val="none" w:sz="0" w:space="0" w:color="auto"/>
        <w:bottom w:val="none" w:sz="0" w:space="0" w:color="auto"/>
        <w:right w:val="none" w:sz="0" w:space="0" w:color="auto"/>
      </w:divBdr>
    </w:div>
    <w:div w:id="560991118">
      <w:bodyDiv w:val="1"/>
      <w:marLeft w:val="0"/>
      <w:marRight w:val="0"/>
      <w:marTop w:val="0"/>
      <w:marBottom w:val="0"/>
      <w:divBdr>
        <w:top w:val="none" w:sz="0" w:space="0" w:color="auto"/>
        <w:left w:val="none" w:sz="0" w:space="0" w:color="auto"/>
        <w:bottom w:val="none" w:sz="0" w:space="0" w:color="auto"/>
        <w:right w:val="none" w:sz="0" w:space="0" w:color="auto"/>
      </w:divBdr>
    </w:div>
    <w:div w:id="561991271">
      <w:bodyDiv w:val="1"/>
      <w:marLeft w:val="0"/>
      <w:marRight w:val="0"/>
      <w:marTop w:val="0"/>
      <w:marBottom w:val="0"/>
      <w:divBdr>
        <w:top w:val="none" w:sz="0" w:space="0" w:color="auto"/>
        <w:left w:val="none" w:sz="0" w:space="0" w:color="auto"/>
        <w:bottom w:val="none" w:sz="0" w:space="0" w:color="auto"/>
        <w:right w:val="none" w:sz="0" w:space="0" w:color="auto"/>
      </w:divBdr>
    </w:div>
    <w:div w:id="563182394">
      <w:bodyDiv w:val="1"/>
      <w:marLeft w:val="0"/>
      <w:marRight w:val="0"/>
      <w:marTop w:val="0"/>
      <w:marBottom w:val="0"/>
      <w:divBdr>
        <w:top w:val="none" w:sz="0" w:space="0" w:color="auto"/>
        <w:left w:val="none" w:sz="0" w:space="0" w:color="auto"/>
        <w:bottom w:val="none" w:sz="0" w:space="0" w:color="auto"/>
        <w:right w:val="none" w:sz="0" w:space="0" w:color="auto"/>
      </w:divBdr>
    </w:div>
    <w:div w:id="567151407">
      <w:bodyDiv w:val="1"/>
      <w:marLeft w:val="0"/>
      <w:marRight w:val="0"/>
      <w:marTop w:val="0"/>
      <w:marBottom w:val="0"/>
      <w:divBdr>
        <w:top w:val="none" w:sz="0" w:space="0" w:color="auto"/>
        <w:left w:val="none" w:sz="0" w:space="0" w:color="auto"/>
        <w:bottom w:val="none" w:sz="0" w:space="0" w:color="auto"/>
        <w:right w:val="none" w:sz="0" w:space="0" w:color="auto"/>
      </w:divBdr>
    </w:div>
    <w:div w:id="567764019">
      <w:bodyDiv w:val="1"/>
      <w:marLeft w:val="0"/>
      <w:marRight w:val="0"/>
      <w:marTop w:val="0"/>
      <w:marBottom w:val="0"/>
      <w:divBdr>
        <w:top w:val="none" w:sz="0" w:space="0" w:color="auto"/>
        <w:left w:val="none" w:sz="0" w:space="0" w:color="auto"/>
        <w:bottom w:val="none" w:sz="0" w:space="0" w:color="auto"/>
        <w:right w:val="none" w:sz="0" w:space="0" w:color="auto"/>
      </w:divBdr>
    </w:div>
    <w:div w:id="568614846">
      <w:bodyDiv w:val="1"/>
      <w:marLeft w:val="0"/>
      <w:marRight w:val="0"/>
      <w:marTop w:val="0"/>
      <w:marBottom w:val="0"/>
      <w:divBdr>
        <w:top w:val="none" w:sz="0" w:space="0" w:color="auto"/>
        <w:left w:val="none" w:sz="0" w:space="0" w:color="auto"/>
        <w:bottom w:val="none" w:sz="0" w:space="0" w:color="auto"/>
        <w:right w:val="none" w:sz="0" w:space="0" w:color="auto"/>
      </w:divBdr>
    </w:div>
    <w:div w:id="568997337">
      <w:bodyDiv w:val="1"/>
      <w:marLeft w:val="0"/>
      <w:marRight w:val="0"/>
      <w:marTop w:val="0"/>
      <w:marBottom w:val="0"/>
      <w:divBdr>
        <w:top w:val="none" w:sz="0" w:space="0" w:color="auto"/>
        <w:left w:val="none" w:sz="0" w:space="0" w:color="auto"/>
        <w:bottom w:val="none" w:sz="0" w:space="0" w:color="auto"/>
        <w:right w:val="none" w:sz="0" w:space="0" w:color="auto"/>
      </w:divBdr>
    </w:div>
    <w:div w:id="569080441">
      <w:bodyDiv w:val="1"/>
      <w:marLeft w:val="0"/>
      <w:marRight w:val="0"/>
      <w:marTop w:val="0"/>
      <w:marBottom w:val="0"/>
      <w:divBdr>
        <w:top w:val="none" w:sz="0" w:space="0" w:color="auto"/>
        <w:left w:val="none" w:sz="0" w:space="0" w:color="auto"/>
        <w:bottom w:val="none" w:sz="0" w:space="0" w:color="auto"/>
        <w:right w:val="none" w:sz="0" w:space="0" w:color="auto"/>
      </w:divBdr>
    </w:div>
    <w:div w:id="569654542">
      <w:bodyDiv w:val="1"/>
      <w:marLeft w:val="0"/>
      <w:marRight w:val="0"/>
      <w:marTop w:val="0"/>
      <w:marBottom w:val="0"/>
      <w:divBdr>
        <w:top w:val="none" w:sz="0" w:space="0" w:color="auto"/>
        <w:left w:val="none" w:sz="0" w:space="0" w:color="auto"/>
        <w:bottom w:val="none" w:sz="0" w:space="0" w:color="auto"/>
        <w:right w:val="none" w:sz="0" w:space="0" w:color="auto"/>
      </w:divBdr>
    </w:div>
    <w:div w:id="572081573">
      <w:bodyDiv w:val="1"/>
      <w:marLeft w:val="0"/>
      <w:marRight w:val="0"/>
      <w:marTop w:val="0"/>
      <w:marBottom w:val="0"/>
      <w:divBdr>
        <w:top w:val="none" w:sz="0" w:space="0" w:color="auto"/>
        <w:left w:val="none" w:sz="0" w:space="0" w:color="auto"/>
        <w:bottom w:val="none" w:sz="0" w:space="0" w:color="auto"/>
        <w:right w:val="none" w:sz="0" w:space="0" w:color="auto"/>
      </w:divBdr>
    </w:div>
    <w:div w:id="573126457">
      <w:bodyDiv w:val="1"/>
      <w:marLeft w:val="0"/>
      <w:marRight w:val="0"/>
      <w:marTop w:val="0"/>
      <w:marBottom w:val="0"/>
      <w:divBdr>
        <w:top w:val="none" w:sz="0" w:space="0" w:color="auto"/>
        <w:left w:val="none" w:sz="0" w:space="0" w:color="auto"/>
        <w:bottom w:val="none" w:sz="0" w:space="0" w:color="auto"/>
        <w:right w:val="none" w:sz="0" w:space="0" w:color="auto"/>
      </w:divBdr>
    </w:div>
    <w:div w:id="573708607">
      <w:bodyDiv w:val="1"/>
      <w:marLeft w:val="0"/>
      <w:marRight w:val="0"/>
      <w:marTop w:val="0"/>
      <w:marBottom w:val="0"/>
      <w:divBdr>
        <w:top w:val="none" w:sz="0" w:space="0" w:color="auto"/>
        <w:left w:val="none" w:sz="0" w:space="0" w:color="auto"/>
        <w:bottom w:val="none" w:sz="0" w:space="0" w:color="auto"/>
        <w:right w:val="none" w:sz="0" w:space="0" w:color="auto"/>
      </w:divBdr>
    </w:div>
    <w:div w:id="577180287">
      <w:bodyDiv w:val="1"/>
      <w:marLeft w:val="0"/>
      <w:marRight w:val="0"/>
      <w:marTop w:val="0"/>
      <w:marBottom w:val="0"/>
      <w:divBdr>
        <w:top w:val="none" w:sz="0" w:space="0" w:color="auto"/>
        <w:left w:val="none" w:sz="0" w:space="0" w:color="auto"/>
        <w:bottom w:val="none" w:sz="0" w:space="0" w:color="auto"/>
        <w:right w:val="none" w:sz="0" w:space="0" w:color="auto"/>
      </w:divBdr>
    </w:div>
    <w:div w:id="578059601">
      <w:bodyDiv w:val="1"/>
      <w:marLeft w:val="0"/>
      <w:marRight w:val="0"/>
      <w:marTop w:val="0"/>
      <w:marBottom w:val="0"/>
      <w:divBdr>
        <w:top w:val="none" w:sz="0" w:space="0" w:color="auto"/>
        <w:left w:val="none" w:sz="0" w:space="0" w:color="auto"/>
        <w:bottom w:val="none" w:sz="0" w:space="0" w:color="auto"/>
        <w:right w:val="none" w:sz="0" w:space="0" w:color="auto"/>
      </w:divBdr>
    </w:div>
    <w:div w:id="579556838">
      <w:bodyDiv w:val="1"/>
      <w:marLeft w:val="0"/>
      <w:marRight w:val="0"/>
      <w:marTop w:val="0"/>
      <w:marBottom w:val="0"/>
      <w:divBdr>
        <w:top w:val="none" w:sz="0" w:space="0" w:color="auto"/>
        <w:left w:val="none" w:sz="0" w:space="0" w:color="auto"/>
        <w:bottom w:val="none" w:sz="0" w:space="0" w:color="auto"/>
        <w:right w:val="none" w:sz="0" w:space="0" w:color="auto"/>
      </w:divBdr>
    </w:div>
    <w:div w:id="580332685">
      <w:bodyDiv w:val="1"/>
      <w:marLeft w:val="0"/>
      <w:marRight w:val="0"/>
      <w:marTop w:val="0"/>
      <w:marBottom w:val="0"/>
      <w:divBdr>
        <w:top w:val="none" w:sz="0" w:space="0" w:color="auto"/>
        <w:left w:val="none" w:sz="0" w:space="0" w:color="auto"/>
        <w:bottom w:val="none" w:sz="0" w:space="0" w:color="auto"/>
        <w:right w:val="none" w:sz="0" w:space="0" w:color="auto"/>
      </w:divBdr>
    </w:div>
    <w:div w:id="582228813">
      <w:bodyDiv w:val="1"/>
      <w:marLeft w:val="0"/>
      <w:marRight w:val="0"/>
      <w:marTop w:val="0"/>
      <w:marBottom w:val="0"/>
      <w:divBdr>
        <w:top w:val="none" w:sz="0" w:space="0" w:color="auto"/>
        <w:left w:val="none" w:sz="0" w:space="0" w:color="auto"/>
        <w:bottom w:val="none" w:sz="0" w:space="0" w:color="auto"/>
        <w:right w:val="none" w:sz="0" w:space="0" w:color="auto"/>
      </w:divBdr>
    </w:div>
    <w:div w:id="583299675">
      <w:bodyDiv w:val="1"/>
      <w:marLeft w:val="0"/>
      <w:marRight w:val="0"/>
      <w:marTop w:val="0"/>
      <w:marBottom w:val="0"/>
      <w:divBdr>
        <w:top w:val="none" w:sz="0" w:space="0" w:color="auto"/>
        <w:left w:val="none" w:sz="0" w:space="0" w:color="auto"/>
        <w:bottom w:val="none" w:sz="0" w:space="0" w:color="auto"/>
        <w:right w:val="none" w:sz="0" w:space="0" w:color="auto"/>
      </w:divBdr>
    </w:div>
    <w:div w:id="583416073">
      <w:bodyDiv w:val="1"/>
      <w:marLeft w:val="0"/>
      <w:marRight w:val="0"/>
      <w:marTop w:val="0"/>
      <w:marBottom w:val="0"/>
      <w:divBdr>
        <w:top w:val="none" w:sz="0" w:space="0" w:color="auto"/>
        <w:left w:val="none" w:sz="0" w:space="0" w:color="auto"/>
        <w:bottom w:val="none" w:sz="0" w:space="0" w:color="auto"/>
        <w:right w:val="none" w:sz="0" w:space="0" w:color="auto"/>
      </w:divBdr>
    </w:div>
    <w:div w:id="586698489">
      <w:bodyDiv w:val="1"/>
      <w:marLeft w:val="0"/>
      <w:marRight w:val="0"/>
      <w:marTop w:val="0"/>
      <w:marBottom w:val="0"/>
      <w:divBdr>
        <w:top w:val="none" w:sz="0" w:space="0" w:color="auto"/>
        <w:left w:val="none" w:sz="0" w:space="0" w:color="auto"/>
        <w:bottom w:val="none" w:sz="0" w:space="0" w:color="auto"/>
        <w:right w:val="none" w:sz="0" w:space="0" w:color="auto"/>
      </w:divBdr>
    </w:div>
    <w:div w:id="587227186">
      <w:bodyDiv w:val="1"/>
      <w:marLeft w:val="0"/>
      <w:marRight w:val="0"/>
      <w:marTop w:val="0"/>
      <w:marBottom w:val="0"/>
      <w:divBdr>
        <w:top w:val="none" w:sz="0" w:space="0" w:color="auto"/>
        <w:left w:val="none" w:sz="0" w:space="0" w:color="auto"/>
        <w:bottom w:val="none" w:sz="0" w:space="0" w:color="auto"/>
        <w:right w:val="none" w:sz="0" w:space="0" w:color="auto"/>
      </w:divBdr>
    </w:div>
    <w:div w:id="587815387">
      <w:bodyDiv w:val="1"/>
      <w:marLeft w:val="0"/>
      <w:marRight w:val="0"/>
      <w:marTop w:val="0"/>
      <w:marBottom w:val="0"/>
      <w:divBdr>
        <w:top w:val="none" w:sz="0" w:space="0" w:color="auto"/>
        <w:left w:val="none" w:sz="0" w:space="0" w:color="auto"/>
        <w:bottom w:val="none" w:sz="0" w:space="0" w:color="auto"/>
        <w:right w:val="none" w:sz="0" w:space="0" w:color="auto"/>
      </w:divBdr>
    </w:div>
    <w:div w:id="588269293">
      <w:bodyDiv w:val="1"/>
      <w:marLeft w:val="0"/>
      <w:marRight w:val="0"/>
      <w:marTop w:val="0"/>
      <w:marBottom w:val="0"/>
      <w:divBdr>
        <w:top w:val="none" w:sz="0" w:space="0" w:color="auto"/>
        <w:left w:val="none" w:sz="0" w:space="0" w:color="auto"/>
        <w:bottom w:val="none" w:sz="0" w:space="0" w:color="auto"/>
        <w:right w:val="none" w:sz="0" w:space="0" w:color="auto"/>
      </w:divBdr>
    </w:div>
    <w:div w:id="588777832">
      <w:bodyDiv w:val="1"/>
      <w:marLeft w:val="0"/>
      <w:marRight w:val="0"/>
      <w:marTop w:val="0"/>
      <w:marBottom w:val="0"/>
      <w:divBdr>
        <w:top w:val="none" w:sz="0" w:space="0" w:color="auto"/>
        <w:left w:val="none" w:sz="0" w:space="0" w:color="auto"/>
        <w:bottom w:val="none" w:sz="0" w:space="0" w:color="auto"/>
        <w:right w:val="none" w:sz="0" w:space="0" w:color="auto"/>
      </w:divBdr>
    </w:div>
    <w:div w:id="590310281">
      <w:bodyDiv w:val="1"/>
      <w:marLeft w:val="0"/>
      <w:marRight w:val="0"/>
      <w:marTop w:val="0"/>
      <w:marBottom w:val="0"/>
      <w:divBdr>
        <w:top w:val="none" w:sz="0" w:space="0" w:color="auto"/>
        <w:left w:val="none" w:sz="0" w:space="0" w:color="auto"/>
        <w:bottom w:val="none" w:sz="0" w:space="0" w:color="auto"/>
        <w:right w:val="none" w:sz="0" w:space="0" w:color="auto"/>
      </w:divBdr>
    </w:div>
    <w:div w:id="592082785">
      <w:bodyDiv w:val="1"/>
      <w:marLeft w:val="0"/>
      <w:marRight w:val="0"/>
      <w:marTop w:val="0"/>
      <w:marBottom w:val="0"/>
      <w:divBdr>
        <w:top w:val="none" w:sz="0" w:space="0" w:color="auto"/>
        <w:left w:val="none" w:sz="0" w:space="0" w:color="auto"/>
        <w:bottom w:val="none" w:sz="0" w:space="0" w:color="auto"/>
        <w:right w:val="none" w:sz="0" w:space="0" w:color="auto"/>
      </w:divBdr>
    </w:div>
    <w:div w:id="598951206">
      <w:bodyDiv w:val="1"/>
      <w:marLeft w:val="0"/>
      <w:marRight w:val="0"/>
      <w:marTop w:val="0"/>
      <w:marBottom w:val="0"/>
      <w:divBdr>
        <w:top w:val="none" w:sz="0" w:space="0" w:color="auto"/>
        <w:left w:val="none" w:sz="0" w:space="0" w:color="auto"/>
        <w:bottom w:val="none" w:sz="0" w:space="0" w:color="auto"/>
        <w:right w:val="none" w:sz="0" w:space="0" w:color="auto"/>
      </w:divBdr>
    </w:div>
    <w:div w:id="602611579">
      <w:bodyDiv w:val="1"/>
      <w:marLeft w:val="0"/>
      <w:marRight w:val="0"/>
      <w:marTop w:val="0"/>
      <w:marBottom w:val="0"/>
      <w:divBdr>
        <w:top w:val="none" w:sz="0" w:space="0" w:color="auto"/>
        <w:left w:val="none" w:sz="0" w:space="0" w:color="auto"/>
        <w:bottom w:val="none" w:sz="0" w:space="0" w:color="auto"/>
        <w:right w:val="none" w:sz="0" w:space="0" w:color="auto"/>
      </w:divBdr>
    </w:div>
    <w:div w:id="603000634">
      <w:bodyDiv w:val="1"/>
      <w:marLeft w:val="0"/>
      <w:marRight w:val="0"/>
      <w:marTop w:val="0"/>
      <w:marBottom w:val="0"/>
      <w:divBdr>
        <w:top w:val="none" w:sz="0" w:space="0" w:color="auto"/>
        <w:left w:val="none" w:sz="0" w:space="0" w:color="auto"/>
        <w:bottom w:val="none" w:sz="0" w:space="0" w:color="auto"/>
        <w:right w:val="none" w:sz="0" w:space="0" w:color="auto"/>
      </w:divBdr>
    </w:div>
    <w:div w:id="604963288">
      <w:bodyDiv w:val="1"/>
      <w:marLeft w:val="0"/>
      <w:marRight w:val="0"/>
      <w:marTop w:val="0"/>
      <w:marBottom w:val="0"/>
      <w:divBdr>
        <w:top w:val="none" w:sz="0" w:space="0" w:color="auto"/>
        <w:left w:val="none" w:sz="0" w:space="0" w:color="auto"/>
        <w:bottom w:val="none" w:sz="0" w:space="0" w:color="auto"/>
        <w:right w:val="none" w:sz="0" w:space="0" w:color="auto"/>
      </w:divBdr>
    </w:div>
    <w:div w:id="604970389">
      <w:bodyDiv w:val="1"/>
      <w:marLeft w:val="0"/>
      <w:marRight w:val="0"/>
      <w:marTop w:val="0"/>
      <w:marBottom w:val="0"/>
      <w:divBdr>
        <w:top w:val="none" w:sz="0" w:space="0" w:color="auto"/>
        <w:left w:val="none" w:sz="0" w:space="0" w:color="auto"/>
        <w:bottom w:val="none" w:sz="0" w:space="0" w:color="auto"/>
        <w:right w:val="none" w:sz="0" w:space="0" w:color="auto"/>
      </w:divBdr>
    </w:div>
    <w:div w:id="610094958">
      <w:bodyDiv w:val="1"/>
      <w:marLeft w:val="0"/>
      <w:marRight w:val="0"/>
      <w:marTop w:val="0"/>
      <w:marBottom w:val="0"/>
      <w:divBdr>
        <w:top w:val="none" w:sz="0" w:space="0" w:color="auto"/>
        <w:left w:val="none" w:sz="0" w:space="0" w:color="auto"/>
        <w:bottom w:val="none" w:sz="0" w:space="0" w:color="auto"/>
        <w:right w:val="none" w:sz="0" w:space="0" w:color="auto"/>
      </w:divBdr>
    </w:div>
    <w:div w:id="610939948">
      <w:bodyDiv w:val="1"/>
      <w:marLeft w:val="0"/>
      <w:marRight w:val="0"/>
      <w:marTop w:val="0"/>
      <w:marBottom w:val="0"/>
      <w:divBdr>
        <w:top w:val="none" w:sz="0" w:space="0" w:color="auto"/>
        <w:left w:val="none" w:sz="0" w:space="0" w:color="auto"/>
        <w:bottom w:val="none" w:sz="0" w:space="0" w:color="auto"/>
        <w:right w:val="none" w:sz="0" w:space="0" w:color="auto"/>
      </w:divBdr>
    </w:div>
    <w:div w:id="611519763">
      <w:bodyDiv w:val="1"/>
      <w:marLeft w:val="0"/>
      <w:marRight w:val="0"/>
      <w:marTop w:val="0"/>
      <w:marBottom w:val="0"/>
      <w:divBdr>
        <w:top w:val="none" w:sz="0" w:space="0" w:color="auto"/>
        <w:left w:val="none" w:sz="0" w:space="0" w:color="auto"/>
        <w:bottom w:val="none" w:sz="0" w:space="0" w:color="auto"/>
        <w:right w:val="none" w:sz="0" w:space="0" w:color="auto"/>
      </w:divBdr>
    </w:div>
    <w:div w:id="612631517">
      <w:bodyDiv w:val="1"/>
      <w:marLeft w:val="0"/>
      <w:marRight w:val="0"/>
      <w:marTop w:val="0"/>
      <w:marBottom w:val="0"/>
      <w:divBdr>
        <w:top w:val="none" w:sz="0" w:space="0" w:color="auto"/>
        <w:left w:val="none" w:sz="0" w:space="0" w:color="auto"/>
        <w:bottom w:val="none" w:sz="0" w:space="0" w:color="auto"/>
        <w:right w:val="none" w:sz="0" w:space="0" w:color="auto"/>
      </w:divBdr>
    </w:div>
    <w:div w:id="613051650">
      <w:bodyDiv w:val="1"/>
      <w:marLeft w:val="0"/>
      <w:marRight w:val="0"/>
      <w:marTop w:val="0"/>
      <w:marBottom w:val="0"/>
      <w:divBdr>
        <w:top w:val="none" w:sz="0" w:space="0" w:color="auto"/>
        <w:left w:val="none" w:sz="0" w:space="0" w:color="auto"/>
        <w:bottom w:val="none" w:sz="0" w:space="0" w:color="auto"/>
        <w:right w:val="none" w:sz="0" w:space="0" w:color="auto"/>
      </w:divBdr>
    </w:div>
    <w:div w:id="613827617">
      <w:bodyDiv w:val="1"/>
      <w:marLeft w:val="0"/>
      <w:marRight w:val="0"/>
      <w:marTop w:val="0"/>
      <w:marBottom w:val="0"/>
      <w:divBdr>
        <w:top w:val="none" w:sz="0" w:space="0" w:color="auto"/>
        <w:left w:val="none" w:sz="0" w:space="0" w:color="auto"/>
        <w:bottom w:val="none" w:sz="0" w:space="0" w:color="auto"/>
        <w:right w:val="none" w:sz="0" w:space="0" w:color="auto"/>
      </w:divBdr>
    </w:div>
    <w:div w:id="613907449">
      <w:bodyDiv w:val="1"/>
      <w:marLeft w:val="0"/>
      <w:marRight w:val="0"/>
      <w:marTop w:val="0"/>
      <w:marBottom w:val="0"/>
      <w:divBdr>
        <w:top w:val="none" w:sz="0" w:space="0" w:color="auto"/>
        <w:left w:val="none" w:sz="0" w:space="0" w:color="auto"/>
        <w:bottom w:val="none" w:sz="0" w:space="0" w:color="auto"/>
        <w:right w:val="none" w:sz="0" w:space="0" w:color="auto"/>
      </w:divBdr>
    </w:div>
    <w:div w:id="617181478">
      <w:bodyDiv w:val="1"/>
      <w:marLeft w:val="0"/>
      <w:marRight w:val="0"/>
      <w:marTop w:val="0"/>
      <w:marBottom w:val="0"/>
      <w:divBdr>
        <w:top w:val="none" w:sz="0" w:space="0" w:color="auto"/>
        <w:left w:val="none" w:sz="0" w:space="0" w:color="auto"/>
        <w:bottom w:val="none" w:sz="0" w:space="0" w:color="auto"/>
        <w:right w:val="none" w:sz="0" w:space="0" w:color="auto"/>
      </w:divBdr>
    </w:div>
    <w:div w:id="619845644">
      <w:bodyDiv w:val="1"/>
      <w:marLeft w:val="0"/>
      <w:marRight w:val="0"/>
      <w:marTop w:val="0"/>
      <w:marBottom w:val="0"/>
      <w:divBdr>
        <w:top w:val="none" w:sz="0" w:space="0" w:color="auto"/>
        <w:left w:val="none" w:sz="0" w:space="0" w:color="auto"/>
        <w:bottom w:val="none" w:sz="0" w:space="0" w:color="auto"/>
        <w:right w:val="none" w:sz="0" w:space="0" w:color="auto"/>
      </w:divBdr>
    </w:div>
    <w:div w:id="619997909">
      <w:bodyDiv w:val="1"/>
      <w:marLeft w:val="0"/>
      <w:marRight w:val="0"/>
      <w:marTop w:val="0"/>
      <w:marBottom w:val="0"/>
      <w:divBdr>
        <w:top w:val="none" w:sz="0" w:space="0" w:color="auto"/>
        <w:left w:val="none" w:sz="0" w:space="0" w:color="auto"/>
        <w:bottom w:val="none" w:sz="0" w:space="0" w:color="auto"/>
        <w:right w:val="none" w:sz="0" w:space="0" w:color="auto"/>
      </w:divBdr>
    </w:div>
    <w:div w:id="620695847">
      <w:bodyDiv w:val="1"/>
      <w:marLeft w:val="0"/>
      <w:marRight w:val="0"/>
      <w:marTop w:val="0"/>
      <w:marBottom w:val="0"/>
      <w:divBdr>
        <w:top w:val="none" w:sz="0" w:space="0" w:color="auto"/>
        <w:left w:val="none" w:sz="0" w:space="0" w:color="auto"/>
        <w:bottom w:val="none" w:sz="0" w:space="0" w:color="auto"/>
        <w:right w:val="none" w:sz="0" w:space="0" w:color="auto"/>
      </w:divBdr>
    </w:div>
    <w:div w:id="621158587">
      <w:bodyDiv w:val="1"/>
      <w:marLeft w:val="0"/>
      <w:marRight w:val="0"/>
      <w:marTop w:val="0"/>
      <w:marBottom w:val="0"/>
      <w:divBdr>
        <w:top w:val="none" w:sz="0" w:space="0" w:color="auto"/>
        <w:left w:val="none" w:sz="0" w:space="0" w:color="auto"/>
        <w:bottom w:val="none" w:sz="0" w:space="0" w:color="auto"/>
        <w:right w:val="none" w:sz="0" w:space="0" w:color="auto"/>
      </w:divBdr>
    </w:div>
    <w:div w:id="622151513">
      <w:bodyDiv w:val="1"/>
      <w:marLeft w:val="0"/>
      <w:marRight w:val="0"/>
      <w:marTop w:val="0"/>
      <w:marBottom w:val="0"/>
      <w:divBdr>
        <w:top w:val="none" w:sz="0" w:space="0" w:color="auto"/>
        <w:left w:val="none" w:sz="0" w:space="0" w:color="auto"/>
        <w:bottom w:val="none" w:sz="0" w:space="0" w:color="auto"/>
        <w:right w:val="none" w:sz="0" w:space="0" w:color="auto"/>
      </w:divBdr>
    </w:div>
    <w:div w:id="623660976">
      <w:bodyDiv w:val="1"/>
      <w:marLeft w:val="0"/>
      <w:marRight w:val="0"/>
      <w:marTop w:val="0"/>
      <w:marBottom w:val="0"/>
      <w:divBdr>
        <w:top w:val="none" w:sz="0" w:space="0" w:color="auto"/>
        <w:left w:val="none" w:sz="0" w:space="0" w:color="auto"/>
        <w:bottom w:val="none" w:sz="0" w:space="0" w:color="auto"/>
        <w:right w:val="none" w:sz="0" w:space="0" w:color="auto"/>
      </w:divBdr>
    </w:div>
    <w:div w:id="625504308">
      <w:bodyDiv w:val="1"/>
      <w:marLeft w:val="0"/>
      <w:marRight w:val="0"/>
      <w:marTop w:val="0"/>
      <w:marBottom w:val="0"/>
      <w:divBdr>
        <w:top w:val="none" w:sz="0" w:space="0" w:color="auto"/>
        <w:left w:val="none" w:sz="0" w:space="0" w:color="auto"/>
        <w:bottom w:val="none" w:sz="0" w:space="0" w:color="auto"/>
        <w:right w:val="none" w:sz="0" w:space="0" w:color="auto"/>
      </w:divBdr>
    </w:div>
    <w:div w:id="626206148">
      <w:bodyDiv w:val="1"/>
      <w:marLeft w:val="0"/>
      <w:marRight w:val="0"/>
      <w:marTop w:val="0"/>
      <w:marBottom w:val="0"/>
      <w:divBdr>
        <w:top w:val="none" w:sz="0" w:space="0" w:color="auto"/>
        <w:left w:val="none" w:sz="0" w:space="0" w:color="auto"/>
        <w:bottom w:val="none" w:sz="0" w:space="0" w:color="auto"/>
        <w:right w:val="none" w:sz="0" w:space="0" w:color="auto"/>
      </w:divBdr>
    </w:div>
    <w:div w:id="627442589">
      <w:bodyDiv w:val="1"/>
      <w:marLeft w:val="0"/>
      <w:marRight w:val="0"/>
      <w:marTop w:val="0"/>
      <w:marBottom w:val="0"/>
      <w:divBdr>
        <w:top w:val="none" w:sz="0" w:space="0" w:color="auto"/>
        <w:left w:val="none" w:sz="0" w:space="0" w:color="auto"/>
        <w:bottom w:val="none" w:sz="0" w:space="0" w:color="auto"/>
        <w:right w:val="none" w:sz="0" w:space="0" w:color="auto"/>
      </w:divBdr>
    </w:div>
    <w:div w:id="627513024">
      <w:bodyDiv w:val="1"/>
      <w:marLeft w:val="0"/>
      <w:marRight w:val="0"/>
      <w:marTop w:val="0"/>
      <w:marBottom w:val="0"/>
      <w:divBdr>
        <w:top w:val="none" w:sz="0" w:space="0" w:color="auto"/>
        <w:left w:val="none" w:sz="0" w:space="0" w:color="auto"/>
        <w:bottom w:val="none" w:sz="0" w:space="0" w:color="auto"/>
        <w:right w:val="none" w:sz="0" w:space="0" w:color="auto"/>
      </w:divBdr>
    </w:div>
    <w:div w:id="630600546">
      <w:bodyDiv w:val="1"/>
      <w:marLeft w:val="0"/>
      <w:marRight w:val="0"/>
      <w:marTop w:val="0"/>
      <w:marBottom w:val="0"/>
      <w:divBdr>
        <w:top w:val="none" w:sz="0" w:space="0" w:color="auto"/>
        <w:left w:val="none" w:sz="0" w:space="0" w:color="auto"/>
        <w:bottom w:val="none" w:sz="0" w:space="0" w:color="auto"/>
        <w:right w:val="none" w:sz="0" w:space="0" w:color="auto"/>
      </w:divBdr>
    </w:div>
    <w:div w:id="630744442">
      <w:bodyDiv w:val="1"/>
      <w:marLeft w:val="0"/>
      <w:marRight w:val="0"/>
      <w:marTop w:val="0"/>
      <w:marBottom w:val="0"/>
      <w:divBdr>
        <w:top w:val="none" w:sz="0" w:space="0" w:color="auto"/>
        <w:left w:val="none" w:sz="0" w:space="0" w:color="auto"/>
        <w:bottom w:val="none" w:sz="0" w:space="0" w:color="auto"/>
        <w:right w:val="none" w:sz="0" w:space="0" w:color="auto"/>
      </w:divBdr>
    </w:div>
    <w:div w:id="631446818">
      <w:bodyDiv w:val="1"/>
      <w:marLeft w:val="0"/>
      <w:marRight w:val="0"/>
      <w:marTop w:val="0"/>
      <w:marBottom w:val="0"/>
      <w:divBdr>
        <w:top w:val="none" w:sz="0" w:space="0" w:color="auto"/>
        <w:left w:val="none" w:sz="0" w:space="0" w:color="auto"/>
        <w:bottom w:val="none" w:sz="0" w:space="0" w:color="auto"/>
        <w:right w:val="none" w:sz="0" w:space="0" w:color="auto"/>
      </w:divBdr>
    </w:div>
    <w:div w:id="632054598">
      <w:bodyDiv w:val="1"/>
      <w:marLeft w:val="0"/>
      <w:marRight w:val="0"/>
      <w:marTop w:val="0"/>
      <w:marBottom w:val="0"/>
      <w:divBdr>
        <w:top w:val="none" w:sz="0" w:space="0" w:color="auto"/>
        <w:left w:val="none" w:sz="0" w:space="0" w:color="auto"/>
        <w:bottom w:val="none" w:sz="0" w:space="0" w:color="auto"/>
        <w:right w:val="none" w:sz="0" w:space="0" w:color="auto"/>
      </w:divBdr>
    </w:div>
    <w:div w:id="632374131">
      <w:bodyDiv w:val="1"/>
      <w:marLeft w:val="0"/>
      <w:marRight w:val="0"/>
      <w:marTop w:val="0"/>
      <w:marBottom w:val="0"/>
      <w:divBdr>
        <w:top w:val="none" w:sz="0" w:space="0" w:color="auto"/>
        <w:left w:val="none" w:sz="0" w:space="0" w:color="auto"/>
        <w:bottom w:val="none" w:sz="0" w:space="0" w:color="auto"/>
        <w:right w:val="none" w:sz="0" w:space="0" w:color="auto"/>
      </w:divBdr>
    </w:div>
    <w:div w:id="635989747">
      <w:bodyDiv w:val="1"/>
      <w:marLeft w:val="0"/>
      <w:marRight w:val="0"/>
      <w:marTop w:val="0"/>
      <w:marBottom w:val="0"/>
      <w:divBdr>
        <w:top w:val="none" w:sz="0" w:space="0" w:color="auto"/>
        <w:left w:val="none" w:sz="0" w:space="0" w:color="auto"/>
        <w:bottom w:val="none" w:sz="0" w:space="0" w:color="auto"/>
        <w:right w:val="none" w:sz="0" w:space="0" w:color="auto"/>
      </w:divBdr>
    </w:div>
    <w:div w:id="637800889">
      <w:bodyDiv w:val="1"/>
      <w:marLeft w:val="0"/>
      <w:marRight w:val="0"/>
      <w:marTop w:val="0"/>
      <w:marBottom w:val="0"/>
      <w:divBdr>
        <w:top w:val="none" w:sz="0" w:space="0" w:color="auto"/>
        <w:left w:val="none" w:sz="0" w:space="0" w:color="auto"/>
        <w:bottom w:val="none" w:sz="0" w:space="0" w:color="auto"/>
        <w:right w:val="none" w:sz="0" w:space="0" w:color="auto"/>
      </w:divBdr>
    </w:div>
    <w:div w:id="638191051">
      <w:bodyDiv w:val="1"/>
      <w:marLeft w:val="0"/>
      <w:marRight w:val="0"/>
      <w:marTop w:val="0"/>
      <w:marBottom w:val="0"/>
      <w:divBdr>
        <w:top w:val="none" w:sz="0" w:space="0" w:color="auto"/>
        <w:left w:val="none" w:sz="0" w:space="0" w:color="auto"/>
        <w:bottom w:val="none" w:sz="0" w:space="0" w:color="auto"/>
        <w:right w:val="none" w:sz="0" w:space="0" w:color="auto"/>
      </w:divBdr>
    </w:div>
    <w:div w:id="643194639">
      <w:bodyDiv w:val="1"/>
      <w:marLeft w:val="0"/>
      <w:marRight w:val="0"/>
      <w:marTop w:val="0"/>
      <w:marBottom w:val="0"/>
      <w:divBdr>
        <w:top w:val="none" w:sz="0" w:space="0" w:color="auto"/>
        <w:left w:val="none" w:sz="0" w:space="0" w:color="auto"/>
        <w:bottom w:val="none" w:sz="0" w:space="0" w:color="auto"/>
        <w:right w:val="none" w:sz="0" w:space="0" w:color="auto"/>
      </w:divBdr>
    </w:div>
    <w:div w:id="643966190">
      <w:bodyDiv w:val="1"/>
      <w:marLeft w:val="0"/>
      <w:marRight w:val="0"/>
      <w:marTop w:val="0"/>
      <w:marBottom w:val="0"/>
      <w:divBdr>
        <w:top w:val="none" w:sz="0" w:space="0" w:color="auto"/>
        <w:left w:val="none" w:sz="0" w:space="0" w:color="auto"/>
        <w:bottom w:val="none" w:sz="0" w:space="0" w:color="auto"/>
        <w:right w:val="none" w:sz="0" w:space="0" w:color="auto"/>
      </w:divBdr>
    </w:div>
    <w:div w:id="646008262">
      <w:bodyDiv w:val="1"/>
      <w:marLeft w:val="0"/>
      <w:marRight w:val="0"/>
      <w:marTop w:val="0"/>
      <w:marBottom w:val="0"/>
      <w:divBdr>
        <w:top w:val="none" w:sz="0" w:space="0" w:color="auto"/>
        <w:left w:val="none" w:sz="0" w:space="0" w:color="auto"/>
        <w:bottom w:val="none" w:sz="0" w:space="0" w:color="auto"/>
        <w:right w:val="none" w:sz="0" w:space="0" w:color="auto"/>
      </w:divBdr>
    </w:div>
    <w:div w:id="646978607">
      <w:bodyDiv w:val="1"/>
      <w:marLeft w:val="0"/>
      <w:marRight w:val="0"/>
      <w:marTop w:val="0"/>
      <w:marBottom w:val="0"/>
      <w:divBdr>
        <w:top w:val="none" w:sz="0" w:space="0" w:color="auto"/>
        <w:left w:val="none" w:sz="0" w:space="0" w:color="auto"/>
        <w:bottom w:val="none" w:sz="0" w:space="0" w:color="auto"/>
        <w:right w:val="none" w:sz="0" w:space="0" w:color="auto"/>
      </w:divBdr>
    </w:div>
    <w:div w:id="647125671">
      <w:bodyDiv w:val="1"/>
      <w:marLeft w:val="0"/>
      <w:marRight w:val="0"/>
      <w:marTop w:val="0"/>
      <w:marBottom w:val="0"/>
      <w:divBdr>
        <w:top w:val="none" w:sz="0" w:space="0" w:color="auto"/>
        <w:left w:val="none" w:sz="0" w:space="0" w:color="auto"/>
        <w:bottom w:val="none" w:sz="0" w:space="0" w:color="auto"/>
        <w:right w:val="none" w:sz="0" w:space="0" w:color="auto"/>
      </w:divBdr>
    </w:div>
    <w:div w:id="647127922">
      <w:bodyDiv w:val="1"/>
      <w:marLeft w:val="0"/>
      <w:marRight w:val="0"/>
      <w:marTop w:val="0"/>
      <w:marBottom w:val="0"/>
      <w:divBdr>
        <w:top w:val="none" w:sz="0" w:space="0" w:color="auto"/>
        <w:left w:val="none" w:sz="0" w:space="0" w:color="auto"/>
        <w:bottom w:val="none" w:sz="0" w:space="0" w:color="auto"/>
        <w:right w:val="none" w:sz="0" w:space="0" w:color="auto"/>
      </w:divBdr>
    </w:div>
    <w:div w:id="650332343">
      <w:bodyDiv w:val="1"/>
      <w:marLeft w:val="0"/>
      <w:marRight w:val="0"/>
      <w:marTop w:val="0"/>
      <w:marBottom w:val="0"/>
      <w:divBdr>
        <w:top w:val="none" w:sz="0" w:space="0" w:color="auto"/>
        <w:left w:val="none" w:sz="0" w:space="0" w:color="auto"/>
        <w:bottom w:val="none" w:sz="0" w:space="0" w:color="auto"/>
        <w:right w:val="none" w:sz="0" w:space="0" w:color="auto"/>
      </w:divBdr>
    </w:div>
    <w:div w:id="653678254">
      <w:bodyDiv w:val="1"/>
      <w:marLeft w:val="0"/>
      <w:marRight w:val="0"/>
      <w:marTop w:val="0"/>
      <w:marBottom w:val="0"/>
      <w:divBdr>
        <w:top w:val="none" w:sz="0" w:space="0" w:color="auto"/>
        <w:left w:val="none" w:sz="0" w:space="0" w:color="auto"/>
        <w:bottom w:val="none" w:sz="0" w:space="0" w:color="auto"/>
        <w:right w:val="none" w:sz="0" w:space="0" w:color="auto"/>
      </w:divBdr>
    </w:div>
    <w:div w:id="658118386">
      <w:bodyDiv w:val="1"/>
      <w:marLeft w:val="0"/>
      <w:marRight w:val="0"/>
      <w:marTop w:val="0"/>
      <w:marBottom w:val="0"/>
      <w:divBdr>
        <w:top w:val="none" w:sz="0" w:space="0" w:color="auto"/>
        <w:left w:val="none" w:sz="0" w:space="0" w:color="auto"/>
        <w:bottom w:val="none" w:sz="0" w:space="0" w:color="auto"/>
        <w:right w:val="none" w:sz="0" w:space="0" w:color="auto"/>
      </w:divBdr>
    </w:div>
    <w:div w:id="658270117">
      <w:bodyDiv w:val="1"/>
      <w:marLeft w:val="0"/>
      <w:marRight w:val="0"/>
      <w:marTop w:val="0"/>
      <w:marBottom w:val="0"/>
      <w:divBdr>
        <w:top w:val="none" w:sz="0" w:space="0" w:color="auto"/>
        <w:left w:val="none" w:sz="0" w:space="0" w:color="auto"/>
        <w:bottom w:val="none" w:sz="0" w:space="0" w:color="auto"/>
        <w:right w:val="none" w:sz="0" w:space="0" w:color="auto"/>
      </w:divBdr>
    </w:div>
    <w:div w:id="658535932">
      <w:bodyDiv w:val="1"/>
      <w:marLeft w:val="0"/>
      <w:marRight w:val="0"/>
      <w:marTop w:val="0"/>
      <w:marBottom w:val="0"/>
      <w:divBdr>
        <w:top w:val="none" w:sz="0" w:space="0" w:color="auto"/>
        <w:left w:val="none" w:sz="0" w:space="0" w:color="auto"/>
        <w:bottom w:val="none" w:sz="0" w:space="0" w:color="auto"/>
        <w:right w:val="none" w:sz="0" w:space="0" w:color="auto"/>
      </w:divBdr>
    </w:div>
    <w:div w:id="658771610">
      <w:bodyDiv w:val="1"/>
      <w:marLeft w:val="0"/>
      <w:marRight w:val="0"/>
      <w:marTop w:val="0"/>
      <w:marBottom w:val="0"/>
      <w:divBdr>
        <w:top w:val="none" w:sz="0" w:space="0" w:color="auto"/>
        <w:left w:val="none" w:sz="0" w:space="0" w:color="auto"/>
        <w:bottom w:val="none" w:sz="0" w:space="0" w:color="auto"/>
        <w:right w:val="none" w:sz="0" w:space="0" w:color="auto"/>
      </w:divBdr>
    </w:div>
    <w:div w:id="660083074">
      <w:bodyDiv w:val="1"/>
      <w:marLeft w:val="0"/>
      <w:marRight w:val="0"/>
      <w:marTop w:val="0"/>
      <w:marBottom w:val="0"/>
      <w:divBdr>
        <w:top w:val="none" w:sz="0" w:space="0" w:color="auto"/>
        <w:left w:val="none" w:sz="0" w:space="0" w:color="auto"/>
        <w:bottom w:val="none" w:sz="0" w:space="0" w:color="auto"/>
        <w:right w:val="none" w:sz="0" w:space="0" w:color="auto"/>
      </w:divBdr>
    </w:div>
    <w:div w:id="661201221">
      <w:bodyDiv w:val="1"/>
      <w:marLeft w:val="0"/>
      <w:marRight w:val="0"/>
      <w:marTop w:val="0"/>
      <w:marBottom w:val="0"/>
      <w:divBdr>
        <w:top w:val="none" w:sz="0" w:space="0" w:color="auto"/>
        <w:left w:val="none" w:sz="0" w:space="0" w:color="auto"/>
        <w:bottom w:val="none" w:sz="0" w:space="0" w:color="auto"/>
        <w:right w:val="none" w:sz="0" w:space="0" w:color="auto"/>
      </w:divBdr>
    </w:div>
    <w:div w:id="661469699">
      <w:bodyDiv w:val="1"/>
      <w:marLeft w:val="0"/>
      <w:marRight w:val="0"/>
      <w:marTop w:val="0"/>
      <w:marBottom w:val="0"/>
      <w:divBdr>
        <w:top w:val="none" w:sz="0" w:space="0" w:color="auto"/>
        <w:left w:val="none" w:sz="0" w:space="0" w:color="auto"/>
        <w:bottom w:val="none" w:sz="0" w:space="0" w:color="auto"/>
        <w:right w:val="none" w:sz="0" w:space="0" w:color="auto"/>
      </w:divBdr>
    </w:div>
    <w:div w:id="662512151">
      <w:bodyDiv w:val="1"/>
      <w:marLeft w:val="0"/>
      <w:marRight w:val="0"/>
      <w:marTop w:val="0"/>
      <w:marBottom w:val="0"/>
      <w:divBdr>
        <w:top w:val="none" w:sz="0" w:space="0" w:color="auto"/>
        <w:left w:val="none" w:sz="0" w:space="0" w:color="auto"/>
        <w:bottom w:val="none" w:sz="0" w:space="0" w:color="auto"/>
        <w:right w:val="none" w:sz="0" w:space="0" w:color="auto"/>
      </w:divBdr>
    </w:div>
    <w:div w:id="663515452">
      <w:bodyDiv w:val="1"/>
      <w:marLeft w:val="0"/>
      <w:marRight w:val="0"/>
      <w:marTop w:val="0"/>
      <w:marBottom w:val="0"/>
      <w:divBdr>
        <w:top w:val="none" w:sz="0" w:space="0" w:color="auto"/>
        <w:left w:val="none" w:sz="0" w:space="0" w:color="auto"/>
        <w:bottom w:val="none" w:sz="0" w:space="0" w:color="auto"/>
        <w:right w:val="none" w:sz="0" w:space="0" w:color="auto"/>
      </w:divBdr>
    </w:div>
    <w:div w:id="663780116">
      <w:bodyDiv w:val="1"/>
      <w:marLeft w:val="0"/>
      <w:marRight w:val="0"/>
      <w:marTop w:val="0"/>
      <w:marBottom w:val="0"/>
      <w:divBdr>
        <w:top w:val="none" w:sz="0" w:space="0" w:color="auto"/>
        <w:left w:val="none" w:sz="0" w:space="0" w:color="auto"/>
        <w:bottom w:val="none" w:sz="0" w:space="0" w:color="auto"/>
        <w:right w:val="none" w:sz="0" w:space="0" w:color="auto"/>
      </w:divBdr>
    </w:div>
    <w:div w:id="664091055">
      <w:bodyDiv w:val="1"/>
      <w:marLeft w:val="0"/>
      <w:marRight w:val="0"/>
      <w:marTop w:val="0"/>
      <w:marBottom w:val="0"/>
      <w:divBdr>
        <w:top w:val="none" w:sz="0" w:space="0" w:color="auto"/>
        <w:left w:val="none" w:sz="0" w:space="0" w:color="auto"/>
        <w:bottom w:val="none" w:sz="0" w:space="0" w:color="auto"/>
        <w:right w:val="none" w:sz="0" w:space="0" w:color="auto"/>
      </w:divBdr>
    </w:div>
    <w:div w:id="667488391">
      <w:bodyDiv w:val="1"/>
      <w:marLeft w:val="0"/>
      <w:marRight w:val="0"/>
      <w:marTop w:val="0"/>
      <w:marBottom w:val="0"/>
      <w:divBdr>
        <w:top w:val="none" w:sz="0" w:space="0" w:color="auto"/>
        <w:left w:val="none" w:sz="0" w:space="0" w:color="auto"/>
        <w:bottom w:val="none" w:sz="0" w:space="0" w:color="auto"/>
        <w:right w:val="none" w:sz="0" w:space="0" w:color="auto"/>
      </w:divBdr>
    </w:div>
    <w:div w:id="669867340">
      <w:bodyDiv w:val="1"/>
      <w:marLeft w:val="0"/>
      <w:marRight w:val="0"/>
      <w:marTop w:val="0"/>
      <w:marBottom w:val="0"/>
      <w:divBdr>
        <w:top w:val="none" w:sz="0" w:space="0" w:color="auto"/>
        <w:left w:val="none" w:sz="0" w:space="0" w:color="auto"/>
        <w:bottom w:val="none" w:sz="0" w:space="0" w:color="auto"/>
        <w:right w:val="none" w:sz="0" w:space="0" w:color="auto"/>
      </w:divBdr>
    </w:div>
    <w:div w:id="669872510">
      <w:bodyDiv w:val="1"/>
      <w:marLeft w:val="0"/>
      <w:marRight w:val="0"/>
      <w:marTop w:val="0"/>
      <w:marBottom w:val="0"/>
      <w:divBdr>
        <w:top w:val="none" w:sz="0" w:space="0" w:color="auto"/>
        <w:left w:val="none" w:sz="0" w:space="0" w:color="auto"/>
        <w:bottom w:val="none" w:sz="0" w:space="0" w:color="auto"/>
        <w:right w:val="none" w:sz="0" w:space="0" w:color="auto"/>
      </w:divBdr>
    </w:div>
    <w:div w:id="670135639">
      <w:bodyDiv w:val="1"/>
      <w:marLeft w:val="0"/>
      <w:marRight w:val="0"/>
      <w:marTop w:val="0"/>
      <w:marBottom w:val="0"/>
      <w:divBdr>
        <w:top w:val="none" w:sz="0" w:space="0" w:color="auto"/>
        <w:left w:val="none" w:sz="0" w:space="0" w:color="auto"/>
        <w:bottom w:val="none" w:sz="0" w:space="0" w:color="auto"/>
        <w:right w:val="none" w:sz="0" w:space="0" w:color="auto"/>
      </w:divBdr>
    </w:div>
    <w:div w:id="670986927">
      <w:bodyDiv w:val="1"/>
      <w:marLeft w:val="0"/>
      <w:marRight w:val="0"/>
      <w:marTop w:val="0"/>
      <w:marBottom w:val="0"/>
      <w:divBdr>
        <w:top w:val="none" w:sz="0" w:space="0" w:color="auto"/>
        <w:left w:val="none" w:sz="0" w:space="0" w:color="auto"/>
        <w:bottom w:val="none" w:sz="0" w:space="0" w:color="auto"/>
        <w:right w:val="none" w:sz="0" w:space="0" w:color="auto"/>
      </w:divBdr>
    </w:div>
    <w:div w:id="672219055">
      <w:bodyDiv w:val="1"/>
      <w:marLeft w:val="0"/>
      <w:marRight w:val="0"/>
      <w:marTop w:val="0"/>
      <w:marBottom w:val="0"/>
      <w:divBdr>
        <w:top w:val="none" w:sz="0" w:space="0" w:color="auto"/>
        <w:left w:val="none" w:sz="0" w:space="0" w:color="auto"/>
        <w:bottom w:val="none" w:sz="0" w:space="0" w:color="auto"/>
        <w:right w:val="none" w:sz="0" w:space="0" w:color="auto"/>
      </w:divBdr>
    </w:div>
    <w:div w:id="674310869">
      <w:bodyDiv w:val="1"/>
      <w:marLeft w:val="0"/>
      <w:marRight w:val="0"/>
      <w:marTop w:val="0"/>
      <w:marBottom w:val="0"/>
      <w:divBdr>
        <w:top w:val="none" w:sz="0" w:space="0" w:color="auto"/>
        <w:left w:val="none" w:sz="0" w:space="0" w:color="auto"/>
        <w:bottom w:val="none" w:sz="0" w:space="0" w:color="auto"/>
        <w:right w:val="none" w:sz="0" w:space="0" w:color="auto"/>
      </w:divBdr>
    </w:div>
    <w:div w:id="675034180">
      <w:bodyDiv w:val="1"/>
      <w:marLeft w:val="0"/>
      <w:marRight w:val="0"/>
      <w:marTop w:val="0"/>
      <w:marBottom w:val="0"/>
      <w:divBdr>
        <w:top w:val="none" w:sz="0" w:space="0" w:color="auto"/>
        <w:left w:val="none" w:sz="0" w:space="0" w:color="auto"/>
        <w:bottom w:val="none" w:sz="0" w:space="0" w:color="auto"/>
        <w:right w:val="none" w:sz="0" w:space="0" w:color="auto"/>
      </w:divBdr>
    </w:div>
    <w:div w:id="675771653">
      <w:bodyDiv w:val="1"/>
      <w:marLeft w:val="0"/>
      <w:marRight w:val="0"/>
      <w:marTop w:val="0"/>
      <w:marBottom w:val="0"/>
      <w:divBdr>
        <w:top w:val="none" w:sz="0" w:space="0" w:color="auto"/>
        <w:left w:val="none" w:sz="0" w:space="0" w:color="auto"/>
        <w:bottom w:val="none" w:sz="0" w:space="0" w:color="auto"/>
        <w:right w:val="none" w:sz="0" w:space="0" w:color="auto"/>
      </w:divBdr>
    </w:div>
    <w:div w:id="676465486">
      <w:bodyDiv w:val="1"/>
      <w:marLeft w:val="0"/>
      <w:marRight w:val="0"/>
      <w:marTop w:val="0"/>
      <w:marBottom w:val="0"/>
      <w:divBdr>
        <w:top w:val="none" w:sz="0" w:space="0" w:color="auto"/>
        <w:left w:val="none" w:sz="0" w:space="0" w:color="auto"/>
        <w:bottom w:val="none" w:sz="0" w:space="0" w:color="auto"/>
        <w:right w:val="none" w:sz="0" w:space="0" w:color="auto"/>
      </w:divBdr>
    </w:div>
    <w:div w:id="678384531">
      <w:bodyDiv w:val="1"/>
      <w:marLeft w:val="0"/>
      <w:marRight w:val="0"/>
      <w:marTop w:val="0"/>
      <w:marBottom w:val="0"/>
      <w:divBdr>
        <w:top w:val="none" w:sz="0" w:space="0" w:color="auto"/>
        <w:left w:val="none" w:sz="0" w:space="0" w:color="auto"/>
        <w:bottom w:val="none" w:sz="0" w:space="0" w:color="auto"/>
        <w:right w:val="none" w:sz="0" w:space="0" w:color="auto"/>
      </w:divBdr>
    </w:div>
    <w:div w:id="680084030">
      <w:bodyDiv w:val="1"/>
      <w:marLeft w:val="0"/>
      <w:marRight w:val="0"/>
      <w:marTop w:val="0"/>
      <w:marBottom w:val="0"/>
      <w:divBdr>
        <w:top w:val="none" w:sz="0" w:space="0" w:color="auto"/>
        <w:left w:val="none" w:sz="0" w:space="0" w:color="auto"/>
        <w:bottom w:val="none" w:sz="0" w:space="0" w:color="auto"/>
        <w:right w:val="none" w:sz="0" w:space="0" w:color="auto"/>
      </w:divBdr>
    </w:div>
    <w:div w:id="680591445">
      <w:bodyDiv w:val="1"/>
      <w:marLeft w:val="0"/>
      <w:marRight w:val="0"/>
      <w:marTop w:val="0"/>
      <w:marBottom w:val="0"/>
      <w:divBdr>
        <w:top w:val="none" w:sz="0" w:space="0" w:color="auto"/>
        <w:left w:val="none" w:sz="0" w:space="0" w:color="auto"/>
        <w:bottom w:val="none" w:sz="0" w:space="0" w:color="auto"/>
        <w:right w:val="none" w:sz="0" w:space="0" w:color="auto"/>
      </w:divBdr>
    </w:div>
    <w:div w:id="681660496">
      <w:bodyDiv w:val="1"/>
      <w:marLeft w:val="0"/>
      <w:marRight w:val="0"/>
      <w:marTop w:val="0"/>
      <w:marBottom w:val="0"/>
      <w:divBdr>
        <w:top w:val="none" w:sz="0" w:space="0" w:color="auto"/>
        <w:left w:val="none" w:sz="0" w:space="0" w:color="auto"/>
        <w:bottom w:val="none" w:sz="0" w:space="0" w:color="auto"/>
        <w:right w:val="none" w:sz="0" w:space="0" w:color="auto"/>
      </w:divBdr>
    </w:div>
    <w:div w:id="681781776">
      <w:bodyDiv w:val="1"/>
      <w:marLeft w:val="0"/>
      <w:marRight w:val="0"/>
      <w:marTop w:val="0"/>
      <w:marBottom w:val="0"/>
      <w:divBdr>
        <w:top w:val="none" w:sz="0" w:space="0" w:color="auto"/>
        <w:left w:val="none" w:sz="0" w:space="0" w:color="auto"/>
        <w:bottom w:val="none" w:sz="0" w:space="0" w:color="auto"/>
        <w:right w:val="none" w:sz="0" w:space="0" w:color="auto"/>
      </w:divBdr>
    </w:div>
    <w:div w:id="685912582">
      <w:bodyDiv w:val="1"/>
      <w:marLeft w:val="0"/>
      <w:marRight w:val="0"/>
      <w:marTop w:val="0"/>
      <w:marBottom w:val="0"/>
      <w:divBdr>
        <w:top w:val="none" w:sz="0" w:space="0" w:color="auto"/>
        <w:left w:val="none" w:sz="0" w:space="0" w:color="auto"/>
        <w:bottom w:val="none" w:sz="0" w:space="0" w:color="auto"/>
        <w:right w:val="none" w:sz="0" w:space="0" w:color="auto"/>
      </w:divBdr>
    </w:div>
    <w:div w:id="686369759">
      <w:bodyDiv w:val="1"/>
      <w:marLeft w:val="0"/>
      <w:marRight w:val="0"/>
      <w:marTop w:val="0"/>
      <w:marBottom w:val="0"/>
      <w:divBdr>
        <w:top w:val="none" w:sz="0" w:space="0" w:color="auto"/>
        <w:left w:val="none" w:sz="0" w:space="0" w:color="auto"/>
        <w:bottom w:val="none" w:sz="0" w:space="0" w:color="auto"/>
        <w:right w:val="none" w:sz="0" w:space="0" w:color="auto"/>
      </w:divBdr>
    </w:div>
    <w:div w:id="687145888">
      <w:bodyDiv w:val="1"/>
      <w:marLeft w:val="0"/>
      <w:marRight w:val="0"/>
      <w:marTop w:val="0"/>
      <w:marBottom w:val="0"/>
      <w:divBdr>
        <w:top w:val="none" w:sz="0" w:space="0" w:color="auto"/>
        <w:left w:val="none" w:sz="0" w:space="0" w:color="auto"/>
        <w:bottom w:val="none" w:sz="0" w:space="0" w:color="auto"/>
        <w:right w:val="none" w:sz="0" w:space="0" w:color="auto"/>
      </w:divBdr>
    </w:div>
    <w:div w:id="687297456">
      <w:bodyDiv w:val="1"/>
      <w:marLeft w:val="0"/>
      <w:marRight w:val="0"/>
      <w:marTop w:val="0"/>
      <w:marBottom w:val="0"/>
      <w:divBdr>
        <w:top w:val="none" w:sz="0" w:space="0" w:color="auto"/>
        <w:left w:val="none" w:sz="0" w:space="0" w:color="auto"/>
        <w:bottom w:val="none" w:sz="0" w:space="0" w:color="auto"/>
        <w:right w:val="none" w:sz="0" w:space="0" w:color="auto"/>
      </w:divBdr>
    </w:div>
    <w:div w:id="687483066">
      <w:bodyDiv w:val="1"/>
      <w:marLeft w:val="0"/>
      <w:marRight w:val="0"/>
      <w:marTop w:val="0"/>
      <w:marBottom w:val="0"/>
      <w:divBdr>
        <w:top w:val="none" w:sz="0" w:space="0" w:color="auto"/>
        <w:left w:val="none" w:sz="0" w:space="0" w:color="auto"/>
        <w:bottom w:val="none" w:sz="0" w:space="0" w:color="auto"/>
        <w:right w:val="none" w:sz="0" w:space="0" w:color="auto"/>
      </w:divBdr>
    </w:div>
    <w:div w:id="689382055">
      <w:bodyDiv w:val="1"/>
      <w:marLeft w:val="0"/>
      <w:marRight w:val="0"/>
      <w:marTop w:val="0"/>
      <w:marBottom w:val="0"/>
      <w:divBdr>
        <w:top w:val="none" w:sz="0" w:space="0" w:color="auto"/>
        <w:left w:val="none" w:sz="0" w:space="0" w:color="auto"/>
        <w:bottom w:val="none" w:sz="0" w:space="0" w:color="auto"/>
        <w:right w:val="none" w:sz="0" w:space="0" w:color="auto"/>
      </w:divBdr>
    </w:div>
    <w:div w:id="690497052">
      <w:bodyDiv w:val="1"/>
      <w:marLeft w:val="0"/>
      <w:marRight w:val="0"/>
      <w:marTop w:val="0"/>
      <w:marBottom w:val="0"/>
      <w:divBdr>
        <w:top w:val="none" w:sz="0" w:space="0" w:color="auto"/>
        <w:left w:val="none" w:sz="0" w:space="0" w:color="auto"/>
        <w:bottom w:val="none" w:sz="0" w:space="0" w:color="auto"/>
        <w:right w:val="none" w:sz="0" w:space="0" w:color="auto"/>
      </w:divBdr>
    </w:div>
    <w:div w:id="691152624">
      <w:bodyDiv w:val="1"/>
      <w:marLeft w:val="0"/>
      <w:marRight w:val="0"/>
      <w:marTop w:val="0"/>
      <w:marBottom w:val="0"/>
      <w:divBdr>
        <w:top w:val="none" w:sz="0" w:space="0" w:color="auto"/>
        <w:left w:val="none" w:sz="0" w:space="0" w:color="auto"/>
        <w:bottom w:val="none" w:sz="0" w:space="0" w:color="auto"/>
        <w:right w:val="none" w:sz="0" w:space="0" w:color="auto"/>
      </w:divBdr>
    </w:div>
    <w:div w:id="694384314">
      <w:bodyDiv w:val="1"/>
      <w:marLeft w:val="0"/>
      <w:marRight w:val="0"/>
      <w:marTop w:val="0"/>
      <w:marBottom w:val="0"/>
      <w:divBdr>
        <w:top w:val="none" w:sz="0" w:space="0" w:color="auto"/>
        <w:left w:val="none" w:sz="0" w:space="0" w:color="auto"/>
        <w:bottom w:val="none" w:sz="0" w:space="0" w:color="auto"/>
        <w:right w:val="none" w:sz="0" w:space="0" w:color="auto"/>
      </w:divBdr>
    </w:div>
    <w:div w:id="696080696">
      <w:bodyDiv w:val="1"/>
      <w:marLeft w:val="0"/>
      <w:marRight w:val="0"/>
      <w:marTop w:val="0"/>
      <w:marBottom w:val="0"/>
      <w:divBdr>
        <w:top w:val="none" w:sz="0" w:space="0" w:color="auto"/>
        <w:left w:val="none" w:sz="0" w:space="0" w:color="auto"/>
        <w:bottom w:val="none" w:sz="0" w:space="0" w:color="auto"/>
        <w:right w:val="none" w:sz="0" w:space="0" w:color="auto"/>
      </w:divBdr>
    </w:div>
    <w:div w:id="696859215">
      <w:bodyDiv w:val="1"/>
      <w:marLeft w:val="0"/>
      <w:marRight w:val="0"/>
      <w:marTop w:val="0"/>
      <w:marBottom w:val="0"/>
      <w:divBdr>
        <w:top w:val="none" w:sz="0" w:space="0" w:color="auto"/>
        <w:left w:val="none" w:sz="0" w:space="0" w:color="auto"/>
        <w:bottom w:val="none" w:sz="0" w:space="0" w:color="auto"/>
        <w:right w:val="none" w:sz="0" w:space="0" w:color="auto"/>
      </w:divBdr>
    </w:div>
    <w:div w:id="698817174">
      <w:bodyDiv w:val="1"/>
      <w:marLeft w:val="0"/>
      <w:marRight w:val="0"/>
      <w:marTop w:val="0"/>
      <w:marBottom w:val="0"/>
      <w:divBdr>
        <w:top w:val="none" w:sz="0" w:space="0" w:color="auto"/>
        <w:left w:val="none" w:sz="0" w:space="0" w:color="auto"/>
        <w:bottom w:val="none" w:sz="0" w:space="0" w:color="auto"/>
        <w:right w:val="none" w:sz="0" w:space="0" w:color="auto"/>
      </w:divBdr>
    </w:div>
    <w:div w:id="700320365">
      <w:bodyDiv w:val="1"/>
      <w:marLeft w:val="0"/>
      <w:marRight w:val="0"/>
      <w:marTop w:val="0"/>
      <w:marBottom w:val="0"/>
      <w:divBdr>
        <w:top w:val="none" w:sz="0" w:space="0" w:color="auto"/>
        <w:left w:val="none" w:sz="0" w:space="0" w:color="auto"/>
        <w:bottom w:val="none" w:sz="0" w:space="0" w:color="auto"/>
        <w:right w:val="none" w:sz="0" w:space="0" w:color="auto"/>
      </w:divBdr>
    </w:div>
    <w:div w:id="700397884">
      <w:bodyDiv w:val="1"/>
      <w:marLeft w:val="0"/>
      <w:marRight w:val="0"/>
      <w:marTop w:val="0"/>
      <w:marBottom w:val="0"/>
      <w:divBdr>
        <w:top w:val="none" w:sz="0" w:space="0" w:color="auto"/>
        <w:left w:val="none" w:sz="0" w:space="0" w:color="auto"/>
        <w:bottom w:val="none" w:sz="0" w:space="0" w:color="auto"/>
        <w:right w:val="none" w:sz="0" w:space="0" w:color="auto"/>
      </w:divBdr>
    </w:div>
    <w:div w:id="706490337">
      <w:bodyDiv w:val="1"/>
      <w:marLeft w:val="0"/>
      <w:marRight w:val="0"/>
      <w:marTop w:val="0"/>
      <w:marBottom w:val="0"/>
      <w:divBdr>
        <w:top w:val="none" w:sz="0" w:space="0" w:color="auto"/>
        <w:left w:val="none" w:sz="0" w:space="0" w:color="auto"/>
        <w:bottom w:val="none" w:sz="0" w:space="0" w:color="auto"/>
        <w:right w:val="none" w:sz="0" w:space="0" w:color="auto"/>
      </w:divBdr>
    </w:div>
    <w:div w:id="709720324">
      <w:bodyDiv w:val="1"/>
      <w:marLeft w:val="0"/>
      <w:marRight w:val="0"/>
      <w:marTop w:val="0"/>
      <w:marBottom w:val="0"/>
      <w:divBdr>
        <w:top w:val="none" w:sz="0" w:space="0" w:color="auto"/>
        <w:left w:val="none" w:sz="0" w:space="0" w:color="auto"/>
        <w:bottom w:val="none" w:sz="0" w:space="0" w:color="auto"/>
        <w:right w:val="none" w:sz="0" w:space="0" w:color="auto"/>
      </w:divBdr>
    </w:div>
    <w:div w:id="710690067">
      <w:bodyDiv w:val="1"/>
      <w:marLeft w:val="0"/>
      <w:marRight w:val="0"/>
      <w:marTop w:val="0"/>
      <w:marBottom w:val="0"/>
      <w:divBdr>
        <w:top w:val="none" w:sz="0" w:space="0" w:color="auto"/>
        <w:left w:val="none" w:sz="0" w:space="0" w:color="auto"/>
        <w:bottom w:val="none" w:sz="0" w:space="0" w:color="auto"/>
        <w:right w:val="none" w:sz="0" w:space="0" w:color="auto"/>
      </w:divBdr>
    </w:div>
    <w:div w:id="711685008">
      <w:bodyDiv w:val="1"/>
      <w:marLeft w:val="0"/>
      <w:marRight w:val="0"/>
      <w:marTop w:val="0"/>
      <w:marBottom w:val="0"/>
      <w:divBdr>
        <w:top w:val="none" w:sz="0" w:space="0" w:color="auto"/>
        <w:left w:val="none" w:sz="0" w:space="0" w:color="auto"/>
        <w:bottom w:val="none" w:sz="0" w:space="0" w:color="auto"/>
        <w:right w:val="none" w:sz="0" w:space="0" w:color="auto"/>
      </w:divBdr>
    </w:div>
    <w:div w:id="712733662">
      <w:bodyDiv w:val="1"/>
      <w:marLeft w:val="0"/>
      <w:marRight w:val="0"/>
      <w:marTop w:val="0"/>
      <w:marBottom w:val="0"/>
      <w:divBdr>
        <w:top w:val="none" w:sz="0" w:space="0" w:color="auto"/>
        <w:left w:val="none" w:sz="0" w:space="0" w:color="auto"/>
        <w:bottom w:val="none" w:sz="0" w:space="0" w:color="auto"/>
        <w:right w:val="none" w:sz="0" w:space="0" w:color="auto"/>
      </w:divBdr>
    </w:div>
    <w:div w:id="712972028">
      <w:bodyDiv w:val="1"/>
      <w:marLeft w:val="0"/>
      <w:marRight w:val="0"/>
      <w:marTop w:val="0"/>
      <w:marBottom w:val="0"/>
      <w:divBdr>
        <w:top w:val="none" w:sz="0" w:space="0" w:color="auto"/>
        <w:left w:val="none" w:sz="0" w:space="0" w:color="auto"/>
        <w:bottom w:val="none" w:sz="0" w:space="0" w:color="auto"/>
        <w:right w:val="none" w:sz="0" w:space="0" w:color="auto"/>
      </w:divBdr>
    </w:div>
    <w:div w:id="717899902">
      <w:bodyDiv w:val="1"/>
      <w:marLeft w:val="0"/>
      <w:marRight w:val="0"/>
      <w:marTop w:val="0"/>
      <w:marBottom w:val="0"/>
      <w:divBdr>
        <w:top w:val="none" w:sz="0" w:space="0" w:color="auto"/>
        <w:left w:val="none" w:sz="0" w:space="0" w:color="auto"/>
        <w:bottom w:val="none" w:sz="0" w:space="0" w:color="auto"/>
        <w:right w:val="none" w:sz="0" w:space="0" w:color="auto"/>
      </w:divBdr>
    </w:div>
    <w:div w:id="719205324">
      <w:bodyDiv w:val="1"/>
      <w:marLeft w:val="0"/>
      <w:marRight w:val="0"/>
      <w:marTop w:val="0"/>
      <w:marBottom w:val="0"/>
      <w:divBdr>
        <w:top w:val="none" w:sz="0" w:space="0" w:color="auto"/>
        <w:left w:val="none" w:sz="0" w:space="0" w:color="auto"/>
        <w:bottom w:val="none" w:sz="0" w:space="0" w:color="auto"/>
        <w:right w:val="none" w:sz="0" w:space="0" w:color="auto"/>
      </w:divBdr>
    </w:div>
    <w:div w:id="719862039">
      <w:bodyDiv w:val="1"/>
      <w:marLeft w:val="0"/>
      <w:marRight w:val="0"/>
      <w:marTop w:val="0"/>
      <w:marBottom w:val="0"/>
      <w:divBdr>
        <w:top w:val="none" w:sz="0" w:space="0" w:color="auto"/>
        <w:left w:val="none" w:sz="0" w:space="0" w:color="auto"/>
        <w:bottom w:val="none" w:sz="0" w:space="0" w:color="auto"/>
        <w:right w:val="none" w:sz="0" w:space="0" w:color="auto"/>
      </w:divBdr>
    </w:div>
    <w:div w:id="721058245">
      <w:bodyDiv w:val="1"/>
      <w:marLeft w:val="0"/>
      <w:marRight w:val="0"/>
      <w:marTop w:val="0"/>
      <w:marBottom w:val="0"/>
      <w:divBdr>
        <w:top w:val="none" w:sz="0" w:space="0" w:color="auto"/>
        <w:left w:val="none" w:sz="0" w:space="0" w:color="auto"/>
        <w:bottom w:val="none" w:sz="0" w:space="0" w:color="auto"/>
        <w:right w:val="none" w:sz="0" w:space="0" w:color="auto"/>
      </w:divBdr>
    </w:div>
    <w:div w:id="726805740">
      <w:bodyDiv w:val="1"/>
      <w:marLeft w:val="0"/>
      <w:marRight w:val="0"/>
      <w:marTop w:val="0"/>
      <w:marBottom w:val="0"/>
      <w:divBdr>
        <w:top w:val="none" w:sz="0" w:space="0" w:color="auto"/>
        <w:left w:val="none" w:sz="0" w:space="0" w:color="auto"/>
        <w:bottom w:val="none" w:sz="0" w:space="0" w:color="auto"/>
        <w:right w:val="none" w:sz="0" w:space="0" w:color="auto"/>
      </w:divBdr>
    </w:div>
    <w:div w:id="727922449">
      <w:bodyDiv w:val="1"/>
      <w:marLeft w:val="0"/>
      <w:marRight w:val="0"/>
      <w:marTop w:val="0"/>
      <w:marBottom w:val="0"/>
      <w:divBdr>
        <w:top w:val="none" w:sz="0" w:space="0" w:color="auto"/>
        <w:left w:val="none" w:sz="0" w:space="0" w:color="auto"/>
        <w:bottom w:val="none" w:sz="0" w:space="0" w:color="auto"/>
        <w:right w:val="none" w:sz="0" w:space="0" w:color="auto"/>
      </w:divBdr>
    </w:div>
    <w:div w:id="728260113">
      <w:bodyDiv w:val="1"/>
      <w:marLeft w:val="0"/>
      <w:marRight w:val="0"/>
      <w:marTop w:val="0"/>
      <w:marBottom w:val="0"/>
      <w:divBdr>
        <w:top w:val="none" w:sz="0" w:space="0" w:color="auto"/>
        <w:left w:val="none" w:sz="0" w:space="0" w:color="auto"/>
        <w:bottom w:val="none" w:sz="0" w:space="0" w:color="auto"/>
        <w:right w:val="none" w:sz="0" w:space="0" w:color="auto"/>
      </w:divBdr>
    </w:div>
    <w:div w:id="729234106">
      <w:bodyDiv w:val="1"/>
      <w:marLeft w:val="0"/>
      <w:marRight w:val="0"/>
      <w:marTop w:val="0"/>
      <w:marBottom w:val="0"/>
      <w:divBdr>
        <w:top w:val="none" w:sz="0" w:space="0" w:color="auto"/>
        <w:left w:val="none" w:sz="0" w:space="0" w:color="auto"/>
        <w:bottom w:val="none" w:sz="0" w:space="0" w:color="auto"/>
        <w:right w:val="none" w:sz="0" w:space="0" w:color="auto"/>
      </w:divBdr>
    </w:div>
    <w:div w:id="729570958">
      <w:bodyDiv w:val="1"/>
      <w:marLeft w:val="0"/>
      <w:marRight w:val="0"/>
      <w:marTop w:val="0"/>
      <w:marBottom w:val="0"/>
      <w:divBdr>
        <w:top w:val="none" w:sz="0" w:space="0" w:color="auto"/>
        <w:left w:val="none" w:sz="0" w:space="0" w:color="auto"/>
        <w:bottom w:val="none" w:sz="0" w:space="0" w:color="auto"/>
        <w:right w:val="none" w:sz="0" w:space="0" w:color="auto"/>
      </w:divBdr>
    </w:div>
    <w:div w:id="732311283">
      <w:bodyDiv w:val="1"/>
      <w:marLeft w:val="0"/>
      <w:marRight w:val="0"/>
      <w:marTop w:val="0"/>
      <w:marBottom w:val="0"/>
      <w:divBdr>
        <w:top w:val="none" w:sz="0" w:space="0" w:color="auto"/>
        <w:left w:val="none" w:sz="0" w:space="0" w:color="auto"/>
        <w:bottom w:val="none" w:sz="0" w:space="0" w:color="auto"/>
        <w:right w:val="none" w:sz="0" w:space="0" w:color="auto"/>
      </w:divBdr>
    </w:div>
    <w:div w:id="734662794">
      <w:bodyDiv w:val="1"/>
      <w:marLeft w:val="0"/>
      <w:marRight w:val="0"/>
      <w:marTop w:val="0"/>
      <w:marBottom w:val="0"/>
      <w:divBdr>
        <w:top w:val="none" w:sz="0" w:space="0" w:color="auto"/>
        <w:left w:val="none" w:sz="0" w:space="0" w:color="auto"/>
        <w:bottom w:val="none" w:sz="0" w:space="0" w:color="auto"/>
        <w:right w:val="none" w:sz="0" w:space="0" w:color="auto"/>
      </w:divBdr>
    </w:div>
    <w:div w:id="735324750">
      <w:bodyDiv w:val="1"/>
      <w:marLeft w:val="0"/>
      <w:marRight w:val="0"/>
      <w:marTop w:val="0"/>
      <w:marBottom w:val="0"/>
      <w:divBdr>
        <w:top w:val="none" w:sz="0" w:space="0" w:color="auto"/>
        <w:left w:val="none" w:sz="0" w:space="0" w:color="auto"/>
        <w:bottom w:val="none" w:sz="0" w:space="0" w:color="auto"/>
        <w:right w:val="none" w:sz="0" w:space="0" w:color="auto"/>
      </w:divBdr>
    </w:div>
    <w:div w:id="735786454">
      <w:bodyDiv w:val="1"/>
      <w:marLeft w:val="0"/>
      <w:marRight w:val="0"/>
      <w:marTop w:val="0"/>
      <w:marBottom w:val="0"/>
      <w:divBdr>
        <w:top w:val="none" w:sz="0" w:space="0" w:color="auto"/>
        <w:left w:val="none" w:sz="0" w:space="0" w:color="auto"/>
        <w:bottom w:val="none" w:sz="0" w:space="0" w:color="auto"/>
        <w:right w:val="none" w:sz="0" w:space="0" w:color="auto"/>
      </w:divBdr>
    </w:div>
    <w:div w:id="737439277">
      <w:bodyDiv w:val="1"/>
      <w:marLeft w:val="0"/>
      <w:marRight w:val="0"/>
      <w:marTop w:val="0"/>
      <w:marBottom w:val="0"/>
      <w:divBdr>
        <w:top w:val="none" w:sz="0" w:space="0" w:color="auto"/>
        <w:left w:val="none" w:sz="0" w:space="0" w:color="auto"/>
        <w:bottom w:val="none" w:sz="0" w:space="0" w:color="auto"/>
        <w:right w:val="none" w:sz="0" w:space="0" w:color="auto"/>
      </w:divBdr>
    </w:div>
    <w:div w:id="741022809">
      <w:bodyDiv w:val="1"/>
      <w:marLeft w:val="0"/>
      <w:marRight w:val="0"/>
      <w:marTop w:val="0"/>
      <w:marBottom w:val="0"/>
      <w:divBdr>
        <w:top w:val="none" w:sz="0" w:space="0" w:color="auto"/>
        <w:left w:val="none" w:sz="0" w:space="0" w:color="auto"/>
        <w:bottom w:val="none" w:sz="0" w:space="0" w:color="auto"/>
        <w:right w:val="none" w:sz="0" w:space="0" w:color="auto"/>
      </w:divBdr>
    </w:div>
    <w:div w:id="741563417">
      <w:bodyDiv w:val="1"/>
      <w:marLeft w:val="0"/>
      <w:marRight w:val="0"/>
      <w:marTop w:val="0"/>
      <w:marBottom w:val="0"/>
      <w:divBdr>
        <w:top w:val="none" w:sz="0" w:space="0" w:color="auto"/>
        <w:left w:val="none" w:sz="0" w:space="0" w:color="auto"/>
        <w:bottom w:val="none" w:sz="0" w:space="0" w:color="auto"/>
        <w:right w:val="none" w:sz="0" w:space="0" w:color="auto"/>
      </w:divBdr>
    </w:div>
    <w:div w:id="742341414">
      <w:bodyDiv w:val="1"/>
      <w:marLeft w:val="0"/>
      <w:marRight w:val="0"/>
      <w:marTop w:val="0"/>
      <w:marBottom w:val="0"/>
      <w:divBdr>
        <w:top w:val="none" w:sz="0" w:space="0" w:color="auto"/>
        <w:left w:val="none" w:sz="0" w:space="0" w:color="auto"/>
        <w:bottom w:val="none" w:sz="0" w:space="0" w:color="auto"/>
        <w:right w:val="none" w:sz="0" w:space="0" w:color="auto"/>
      </w:divBdr>
    </w:div>
    <w:div w:id="745297722">
      <w:bodyDiv w:val="1"/>
      <w:marLeft w:val="0"/>
      <w:marRight w:val="0"/>
      <w:marTop w:val="0"/>
      <w:marBottom w:val="0"/>
      <w:divBdr>
        <w:top w:val="none" w:sz="0" w:space="0" w:color="auto"/>
        <w:left w:val="none" w:sz="0" w:space="0" w:color="auto"/>
        <w:bottom w:val="none" w:sz="0" w:space="0" w:color="auto"/>
        <w:right w:val="none" w:sz="0" w:space="0" w:color="auto"/>
      </w:divBdr>
    </w:div>
    <w:div w:id="747655987">
      <w:bodyDiv w:val="1"/>
      <w:marLeft w:val="0"/>
      <w:marRight w:val="0"/>
      <w:marTop w:val="0"/>
      <w:marBottom w:val="0"/>
      <w:divBdr>
        <w:top w:val="none" w:sz="0" w:space="0" w:color="auto"/>
        <w:left w:val="none" w:sz="0" w:space="0" w:color="auto"/>
        <w:bottom w:val="none" w:sz="0" w:space="0" w:color="auto"/>
        <w:right w:val="none" w:sz="0" w:space="0" w:color="auto"/>
      </w:divBdr>
    </w:div>
    <w:div w:id="747732495">
      <w:bodyDiv w:val="1"/>
      <w:marLeft w:val="0"/>
      <w:marRight w:val="0"/>
      <w:marTop w:val="0"/>
      <w:marBottom w:val="0"/>
      <w:divBdr>
        <w:top w:val="none" w:sz="0" w:space="0" w:color="auto"/>
        <w:left w:val="none" w:sz="0" w:space="0" w:color="auto"/>
        <w:bottom w:val="none" w:sz="0" w:space="0" w:color="auto"/>
        <w:right w:val="none" w:sz="0" w:space="0" w:color="auto"/>
      </w:divBdr>
    </w:div>
    <w:div w:id="748233874">
      <w:bodyDiv w:val="1"/>
      <w:marLeft w:val="0"/>
      <w:marRight w:val="0"/>
      <w:marTop w:val="0"/>
      <w:marBottom w:val="0"/>
      <w:divBdr>
        <w:top w:val="none" w:sz="0" w:space="0" w:color="auto"/>
        <w:left w:val="none" w:sz="0" w:space="0" w:color="auto"/>
        <w:bottom w:val="none" w:sz="0" w:space="0" w:color="auto"/>
        <w:right w:val="none" w:sz="0" w:space="0" w:color="auto"/>
      </w:divBdr>
    </w:div>
    <w:div w:id="750397660">
      <w:bodyDiv w:val="1"/>
      <w:marLeft w:val="0"/>
      <w:marRight w:val="0"/>
      <w:marTop w:val="0"/>
      <w:marBottom w:val="0"/>
      <w:divBdr>
        <w:top w:val="none" w:sz="0" w:space="0" w:color="auto"/>
        <w:left w:val="none" w:sz="0" w:space="0" w:color="auto"/>
        <w:bottom w:val="none" w:sz="0" w:space="0" w:color="auto"/>
        <w:right w:val="none" w:sz="0" w:space="0" w:color="auto"/>
      </w:divBdr>
    </w:div>
    <w:div w:id="750931793">
      <w:bodyDiv w:val="1"/>
      <w:marLeft w:val="0"/>
      <w:marRight w:val="0"/>
      <w:marTop w:val="0"/>
      <w:marBottom w:val="0"/>
      <w:divBdr>
        <w:top w:val="none" w:sz="0" w:space="0" w:color="auto"/>
        <w:left w:val="none" w:sz="0" w:space="0" w:color="auto"/>
        <w:bottom w:val="none" w:sz="0" w:space="0" w:color="auto"/>
        <w:right w:val="none" w:sz="0" w:space="0" w:color="auto"/>
      </w:divBdr>
    </w:div>
    <w:div w:id="754398852">
      <w:bodyDiv w:val="1"/>
      <w:marLeft w:val="0"/>
      <w:marRight w:val="0"/>
      <w:marTop w:val="0"/>
      <w:marBottom w:val="0"/>
      <w:divBdr>
        <w:top w:val="none" w:sz="0" w:space="0" w:color="auto"/>
        <w:left w:val="none" w:sz="0" w:space="0" w:color="auto"/>
        <w:bottom w:val="none" w:sz="0" w:space="0" w:color="auto"/>
        <w:right w:val="none" w:sz="0" w:space="0" w:color="auto"/>
      </w:divBdr>
    </w:div>
    <w:div w:id="754976628">
      <w:bodyDiv w:val="1"/>
      <w:marLeft w:val="0"/>
      <w:marRight w:val="0"/>
      <w:marTop w:val="0"/>
      <w:marBottom w:val="0"/>
      <w:divBdr>
        <w:top w:val="none" w:sz="0" w:space="0" w:color="auto"/>
        <w:left w:val="none" w:sz="0" w:space="0" w:color="auto"/>
        <w:bottom w:val="none" w:sz="0" w:space="0" w:color="auto"/>
        <w:right w:val="none" w:sz="0" w:space="0" w:color="auto"/>
      </w:divBdr>
    </w:div>
    <w:div w:id="756024980">
      <w:bodyDiv w:val="1"/>
      <w:marLeft w:val="0"/>
      <w:marRight w:val="0"/>
      <w:marTop w:val="0"/>
      <w:marBottom w:val="0"/>
      <w:divBdr>
        <w:top w:val="none" w:sz="0" w:space="0" w:color="auto"/>
        <w:left w:val="none" w:sz="0" w:space="0" w:color="auto"/>
        <w:bottom w:val="none" w:sz="0" w:space="0" w:color="auto"/>
        <w:right w:val="none" w:sz="0" w:space="0" w:color="auto"/>
      </w:divBdr>
    </w:div>
    <w:div w:id="756828937">
      <w:bodyDiv w:val="1"/>
      <w:marLeft w:val="0"/>
      <w:marRight w:val="0"/>
      <w:marTop w:val="0"/>
      <w:marBottom w:val="0"/>
      <w:divBdr>
        <w:top w:val="none" w:sz="0" w:space="0" w:color="auto"/>
        <w:left w:val="none" w:sz="0" w:space="0" w:color="auto"/>
        <w:bottom w:val="none" w:sz="0" w:space="0" w:color="auto"/>
        <w:right w:val="none" w:sz="0" w:space="0" w:color="auto"/>
      </w:divBdr>
    </w:div>
    <w:div w:id="757288677">
      <w:bodyDiv w:val="1"/>
      <w:marLeft w:val="0"/>
      <w:marRight w:val="0"/>
      <w:marTop w:val="0"/>
      <w:marBottom w:val="0"/>
      <w:divBdr>
        <w:top w:val="none" w:sz="0" w:space="0" w:color="auto"/>
        <w:left w:val="none" w:sz="0" w:space="0" w:color="auto"/>
        <w:bottom w:val="none" w:sz="0" w:space="0" w:color="auto"/>
        <w:right w:val="none" w:sz="0" w:space="0" w:color="auto"/>
      </w:divBdr>
    </w:div>
    <w:div w:id="757403887">
      <w:bodyDiv w:val="1"/>
      <w:marLeft w:val="0"/>
      <w:marRight w:val="0"/>
      <w:marTop w:val="0"/>
      <w:marBottom w:val="0"/>
      <w:divBdr>
        <w:top w:val="none" w:sz="0" w:space="0" w:color="auto"/>
        <w:left w:val="none" w:sz="0" w:space="0" w:color="auto"/>
        <w:bottom w:val="none" w:sz="0" w:space="0" w:color="auto"/>
        <w:right w:val="none" w:sz="0" w:space="0" w:color="auto"/>
      </w:divBdr>
    </w:div>
    <w:div w:id="760638272">
      <w:bodyDiv w:val="1"/>
      <w:marLeft w:val="0"/>
      <w:marRight w:val="0"/>
      <w:marTop w:val="0"/>
      <w:marBottom w:val="0"/>
      <w:divBdr>
        <w:top w:val="none" w:sz="0" w:space="0" w:color="auto"/>
        <w:left w:val="none" w:sz="0" w:space="0" w:color="auto"/>
        <w:bottom w:val="none" w:sz="0" w:space="0" w:color="auto"/>
        <w:right w:val="none" w:sz="0" w:space="0" w:color="auto"/>
      </w:divBdr>
    </w:div>
    <w:div w:id="761336793">
      <w:bodyDiv w:val="1"/>
      <w:marLeft w:val="0"/>
      <w:marRight w:val="0"/>
      <w:marTop w:val="0"/>
      <w:marBottom w:val="0"/>
      <w:divBdr>
        <w:top w:val="none" w:sz="0" w:space="0" w:color="auto"/>
        <w:left w:val="none" w:sz="0" w:space="0" w:color="auto"/>
        <w:bottom w:val="none" w:sz="0" w:space="0" w:color="auto"/>
        <w:right w:val="none" w:sz="0" w:space="0" w:color="auto"/>
      </w:divBdr>
    </w:div>
    <w:div w:id="761997358">
      <w:bodyDiv w:val="1"/>
      <w:marLeft w:val="0"/>
      <w:marRight w:val="0"/>
      <w:marTop w:val="0"/>
      <w:marBottom w:val="0"/>
      <w:divBdr>
        <w:top w:val="none" w:sz="0" w:space="0" w:color="auto"/>
        <w:left w:val="none" w:sz="0" w:space="0" w:color="auto"/>
        <w:bottom w:val="none" w:sz="0" w:space="0" w:color="auto"/>
        <w:right w:val="none" w:sz="0" w:space="0" w:color="auto"/>
      </w:divBdr>
    </w:div>
    <w:div w:id="763108814">
      <w:bodyDiv w:val="1"/>
      <w:marLeft w:val="0"/>
      <w:marRight w:val="0"/>
      <w:marTop w:val="0"/>
      <w:marBottom w:val="0"/>
      <w:divBdr>
        <w:top w:val="none" w:sz="0" w:space="0" w:color="auto"/>
        <w:left w:val="none" w:sz="0" w:space="0" w:color="auto"/>
        <w:bottom w:val="none" w:sz="0" w:space="0" w:color="auto"/>
        <w:right w:val="none" w:sz="0" w:space="0" w:color="auto"/>
      </w:divBdr>
    </w:div>
    <w:div w:id="763187067">
      <w:bodyDiv w:val="1"/>
      <w:marLeft w:val="0"/>
      <w:marRight w:val="0"/>
      <w:marTop w:val="0"/>
      <w:marBottom w:val="0"/>
      <w:divBdr>
        <w:top w:val="none" w:sz="0" w:space="0" w:color="auto"/>
        <w:left w:val="none" w:sz="0" w:space="0" w:color="auto"/>
        <w:bottom w:val="none" w:sz="0" w:space="0" w:color="auto"/>
        <w:right w:val="none" w:sz="0" w:space="0" w:color="auto"/>
      </w:divBdr>
    </w:div>
    <w:div w:id="763384247">
      <w:bodyDiv w:val="1"/>
      <w:marLeft w:val="0"/>
      <w:marRight w:val="0"/>
      <w:marTop w:val="0"/>
      <w:marBottom w:val="0"/>
      <w:divBdr>
        <w:top w:val="none" w:sz="0" w:space="0" w:color="auto"/>
        <w:left w:val="none" w:sz="0" w:space="0" w:color="auto"/>
        <w:bottom w:val="none" w:sz="0" w:space="0" w:color="auto"/>
        <w:right w:val="none" w:sz="0" w:space="0" w:color="auto"/>
      </w:divBdr>
    </w:div>
    <w:div w:id="765886172">
      <w:bodyDiv w:val="1"/>
      <w:marLeft w:val="0"/>
      <w:marRight w:val="0"/>
      <w:marTop w:val="0"/>
      <w:marBottom w:val="0"/>
      <w:divBdr>
        <w:top w:val="none" w:sz="0" w:space="0" w:color="auto"/>
        <w:left w:val="none" w:sz="0" w:space="0" w:color="auto"/>
        <w:bottom w:val="none" w:sz="0" w:space="0" w:color="auto"/>
        <w:right w:val="none" w:sz="0" w:space="0" w:color="auto"/>
      </w:divBdr>
    </w:div>
    <w:div w:id="767771423">
      <w:bodyDiv w:val="1"/>
      <w:marLeft w:val="0"/>
      <w:marRight w:val="0"/>
      <w:marTop w:val="0"/>
      <w:marBottom w:val="0"/>
      <w:divBdr>
        <w:top w:val="none" w:sz="0" w:space="0" w:color="auto"/>
        <w:left w:val="none" w:sz="0" w:space="0" w:color="auto"/>
        <w:bottom w:val="none" w:sz="0" w:space="0" w:color="auto"/>
        <w:right w:val="none" w:sz="0" w:space="0" w:color="auto"/>
      </w:divBdr>
    </w:div>
    <w:div w:id="768309407">
      <w:bodyDiv w:val="1"/>
      <w:marLeft w:val="0"/>
      <w:marRight w:val="0"/>
      <w:marTop w:val="0"/>
      <w:marBottom w:val="0"/>
      <w:divBdr>
        <w:top w:val="none" w:sz="0" w:space="0" w:color="auto"/>
        <w:left w:val="none" w:sz="0" w:space="0" w:color="auto"/>
        <w:bottom w:val="none" w:sz="0" w:space="0" w:color="auto"/>
        <w:right w:val="none" w:sz="0" w:space="0" w:color="auto"/>
      </w:divBdr>
    </w:div>
    <w:div w:id="768895029">
      <w:bodyDiv w:val="1"/>
      <w:marLeft w:val="0"/>
      <w:marRight w:val="0"/>
      <w:marTop w:val="0"/>
      <w:marBottom w:val="0"/>
      <w:divBdr>
        <w:top w:val="none" w:sz="0" w:space="0" w:color="auto"/>
        <w:left w:val="none" w:sz="0" w:space="0" w:color="auto"/>
        <w:bottom w:val="none" w:sz="0" w:space="0" w:color="auto"/>
        <w:right w:val="none" w:sz="0" w:space="0" w:color="auto"/>
      </w:divBdr>
    </w:div>
    <w:div w:id="770050237">
      <w:bodyDiv w:val="1"/>
      <w:marLeft w:val="0"/>
      <w:marRight w:val="0"/>
      <w:marTop w:val="0"/>
      <w:marBottom w:val="0"/>
      <w:divBdr>
        <w:top w:val="none" w:sz="0" w:space="0" w:color="auto"/>
        <w:left w:val="none" w:sz="0" w:space="0" w:color="auto"/>
        <w:bottom w:val="none" w:sz="0" w:space="0" w:color="auto"/>
        <w:right w:val="none" w:sz="0" w:space="0" w:color="auto"/>
      </w:divBdr>
    </w:div>
    <w:div w:id="770931699">
      <w:bodyDiv w:val="1"/>
      <w:marLeft w:val="0"/>
      <w:marRight w:val="0"/>
      <w:marTop w:val="0"/>
      <w:marBottom w:val="0"/>
      <w:divBdr>
        <w:top w:val="none" w:sz="0" w:space="0" w:color="auto"/>
        <w:left w:val="none" w:sz="0" w:space="0" w:color="auto"/>
        <w:bottom w:val="none" w:sz="0" w:space="0" w:color="auto"/>
        <w:right w:val="none" w:sz="0" w:space="0" w:color="auto"/>
      </w:divBdr>
    </w:div>
    <w:div w:id="771322963">
      <w:bodyDiv w:val="1"/>
      <w:marLeft w:val="0"/>
      <w:marRight w:val="0"/>
      <w:marTop w:val="0"/>
      <w:marBottom w:val="0"/>
      <w:divBdr>
        <w:top w:val="none" w:sz="0" w:space="0" w:color="auto"/>
        <w:left w:val="none" w:sz="0" w:space="0" w:color="auto"/>
        <w:bottom w:val="none" w:sz="0" w:space="0" w:color="auto"/>
        <w:right w:val="none" w:sz="0" w:space="0" w:color="auto"/>
      </w:divBdr>
    </w:div>
    <w:div w:id="771435422">
      <w:bodyDiv w:val="1"/>
      <w:marLeft w:val="0"/>
      <w:marRight w:val="0"/>
      <w:marTop w:val="0"/>
      <w:marBottom w:val="0"/>
      <w:divBdr>
        <w:top w:val="none" w:sz="0" w:space="0" w:color="auto"/>
        <w:left w:val="none" w:sz="0" w:space="0" w:color="auto"/>
        <w:bottom w:val="none" w:sz="0" w:space="0" w:color="auto"/>
        <w:right w:val="none" w:sz="0" w:space="0" w:color="auto"/>
      </w:divBdr>
    </w:div>
    <w:div w:id="772431839">
      <w:bodyDiv w:val="1"/>
      <w:marLeft w:val="0"/>
      <w:marRight w:val="0"/>
      <w:marTop w:val="0"/>
      <w:marBottom w:val="0"/>
      <w:divBdr>
        <w:top w:val="none" w:sz="0" w:space="0" w:color="auto"/>
        <w:left w:val="none" w:sz="0" w:space="0" w:color="auto"/>
        <w:bottom w:val="none" w:sz="0" w:space="0" w:color="auto"/>
        <w:right w:val="none" w:sz="0" w:space="0" w:color="auto"/>
      </w:divBdr>
    </w:div>
    <w:div w:id="772437381">
      <w:bodyDiv w:val="1"/>
      <w:marLeft w:val="0"/>
      <w:marRight w:val="0"/>
      <w:marTop w:val="0"/>
      <w:marBottom w:val="0"/>
      <w:divBdr>
        <w:top w:val="none" w:sz="0" w:space="0" w:color="auto"/>
        <w:left w:val="none" w:sz="0" w:space="0" w:color="auto"/>
        <w:bottom w:val="none" w:sz="0" w:space="0" w:color="auto"/>
        <w:right w:val="none" w:sz="0" w:space="0" w:color="auto"/>
      </w:divBdr>
    </w:div>
    <w:div w:id="773742290">
      <w:bodyDiv w:val="1"/>
      <w:marLeft w:val="0"/>
      <w:marRight w:val="0"/>
      <w:marTop w:val="0"/>
      <w:marBottom w:val="0"/>
      <w:divBdr>
        <w:top w:val="none" w:sz="0" w:space="0" w:color="auto"/>
        <w:left w:val="none" w:sz="0" w:space="0" w:color="auto"/>
        <w:bottom w:val="none" w:sz="0" w:space="0" w:color="auto"/>
        <w:right w:val="none" w:sz="0" w:space="0" w:color="auto"/>
      </w:divBdr>
    </w:div>
    <w:div w:id="774132347">
      <w:bodyDiv w:val="1"/>
      <w:marLeft w:val="0"/>
      <w:marRight w:val="0"/>
      <w:marTop w:val="0"/>
      <w:marBottom w:val="0"/>
      <w:divBdr>
        <w:top w:val="none" w:sz="0" w:space="0" w:color="auto"/>
        <w:left w:val="none" w:sz="0" w:space="0" w:color="auto"/>
        <w:bottom w:val="none" w:sz="0" w:space="0" w:color="auto"/>
        <w:right w:val="none" w:sz="0" w:space="0" w:color="auto"/>
      </w:divBdr>
    </w:div>
    <w:div w:id="775171088">
      <w:bodyDiv w:val="1"/>
      <w:marLeft w:val="0"/>
      <w:marRight w:val="0"/>
      <w:marTop w:val="0"/>
      <w:marBottom w:val="0"/>
      <w:divBdr>
        <w:top w:val="none" w:sz="0" w:space="0" w:color="auto"/>
        <w:left w:val="none" w:sz="0" w:space="0" w:color="auto"/>
        <w:bottom w:val="none" w:sz="0" w:space="0" w:color="auto"/>
        <w:right w:val="none" w:sz="0" w:space="0" w:color="auto"/>
      </w:divBdr>
    </w:div>
    <w:div w:id="780301936">
      <w:bodyDiv w:val="1"/>
      <w:marLeft w:val="0"/>
      <w:marRight w:val="0"/>
      <w:marTop w:val="0"/>
      <w:marBottom w:val="0"/>
      <w:divBdr>
        <w:top w:val="none" w:sz="0" w:space="0" w:color="auto"/>
        <w:left w:val="none" w:sz="0" w:space="0" w:color="auto"/>
        <w:bottom w:val="none" w:sz="0" w:space="0" w:color="auto"/>
        <w:right w:val="none" w:sz="0" w:space="0" w:color="auto"/>
      </w:divBdr>
    </w:div>
    <w:div w:id="782458587">
      <w:bodyDiv w:val="1"/>
      <w:marLeft w:val="0"/>
      <w:marRight w:val="0"/>
      <w:marTop w:val="0"/>
      <w:marBottom w:val="0"/>
      <w:divBdr>
        <w:top w:val="none" w:sz="0" w:space="0" w:color="auto"/>
        <w:left w:val="none" w:sz="0" w:space="0" w:color="auto"/>
        <w:bottom w:val="none" w:sz="0" w:space="0" w:color="auto"/>
        <w:right w:val="none" w:sz="0" w:space="0" w:color="auto"/>
      </w:divBdr>
    </w:div>
    <w:div w:id="785739942">
      <w:bodyDiv w:val="1"/>
      <w:marLeft w:val="0"/>
      <w:marRight w:val="0"/>
      <w:marTop w:val="0"/>
      <w:marBottom w:val="0"/>
      <w:divBdr>
        <w:top w:val="none" w:sz="0" w:space="0" w:color="auto"/>
        <w:left w:val="none" w:sz="0" w:space="0" w:color="auto"/>
        <w:bottom w:val="none" w:sz="0" w:space="0" w:color="auto"/>
        <w:right w:val="none" w:sz="0" w:space="0" w:color="auto"/>
      </w:divBdr>
    </w:div>
    <w:div w:id="788399930">
      <w:bodyDiv w:val="1"/>
      <w:marLeft w:val="0"/>
      <w:marRight w:val="0"/>
      <w:marTop w:val="0"/>
      <w:marBottom w:val="0"/>
      <w:divBdr>
        <w:top w:val="none" w:sz="0" w:space="0" w:color="auto"/>
        <w:left w:val="none" w:sz="0" w:space="0" w:color="auto"/>
        <w:bottom w:val="none" w:sz="0" w:space="0" w:color="auto"/>
        <w:right w:val="none" w:sz="0" w:space="0" w:color="auto"/>
      </w:divBdr>
    </w:div>
    <w:div w:id="790973567">
      <w:bodyDiv w:val="1"/>
      <w:marLeft w:val="0"/>
      <w:marRight w:val="0"/>
      <w:marTop w:val="0"/>
      <w:marBottom w:val="0"/>
      <w:divBdr>
        <w:top w:val="none" w:sz="0" w:space="0" w:color="auto"/>
        <w:left w:val="none" w:sz="0" w:space="0" w:color="auto"/>
        <w:bottom w:val="none" w:sz="0" w:space="0" w:color="auto"/>
        <w:right w:val="none" w:sz="0" w:space="0" w:color="auto"/>
      </w:divBdr>
    </w:div>
    <w:div w:id="792794583">
      <w:bodyDiv w:val="1"/>
      <w:marLeft w:val="0"/>
      <w:marRight w:val="0"/>
      <w:marTop w:val="0"/>
      <w:marBottom w:val="0"/>
      <w:divBdr>
        <w:top w:val="none" w:sz="0" w:space="0" w:color="auto"/>
        <w:left w:val="none" w:sz="0" w:space="0" w:color="auto"/>
        <w:bottom w:val="none" w:sz="0" w:space="0" w:color="auto"/>
        <w:right w:val="none" w:sz="0" w:space="0" w:color="auto"/>
      </w:divBdr>
    </w:div>
    <w:div w:id="792869932">
      <w:bodyDiv w:val="1"/>
      <w:marLeft w:val="0"/>
      <w:marRight w:val="0"/>
      <w:marTop w:val="0"/>
      <w:marBottom w:val="0"/>
      <w:divBdr>
        <w:top w:val="none" w:sz="0" w:space="0" w:color="auto"/>
        <w:left w:val="none" w:sz="0" w:space="0" w:color="auto"/>
        <w:bottom w:val="none" w:sz="0" w:space="0" w:color="auto"/>
        <w:right w:val="none" w:sz="0" w:space="0" w:color="auto"/>
      </w:divBdr>
    </w:div>
    <w:div w:id="794912338">
      <w:bodyDiv w:val="1"/>
      <w:marLeft w:val="0"/>
      <w:marRight w:val="0"/>
      <w:marTop w:val="0"/>
      <w:marBottom w:val="0"/>
      <w:divBdr>
        <w:top w:val="none" w:sz="0" w:space="0" w:color="auto"/>
        <w:left w:val="none" w:sz="0" w:space="0" w:color="auto"/>
        <w:bottom w:val="none" w:sz="0" w:space="0" w:color="auto"/>
        <w:right w:val="none" w:sz="0" w:space="0" w:color="auto"/>
      </w:divBdr>
    </w:div>
    <w:div w:id="795875483">
      <w:bodyDiv w:val="1"/>
      <w:marLeft w:val="0"/>
      <w:marRight w:val="0"/>
      <w:marTop w:val="0"/>
      <w:marBottom w:val="0"/>
      <w:divBdr>
        <w:top w:val="none" w:sz="0" w:space="0" w:color="auto"/>
        <w:left w:val="none" w:sz="0" w:space="0" w:color="auto"/>
        <w:bottom w:val="none" w:sz="0" w:space="0" w:color="auto"/>
        <w:right w:val="none" w:sz="0" w:space="0" w:color="auto"/>
      </w:divBdr>
    </w:div>
    <w:div w:id="796602138">
      <w:bodyDiv w:val="1"/>
      <w:marLeft w:val="0"/>
      <w:marRight w:val="0"/>
      <w:marTop w:val="0"/>
      <w:marBottom w:val="0"/>
      <w:divBdr>
        <w:top w:val="none" w:sz="0" w:space="0" w:color="auto"/>
        <w:left w:val="none" w:sz="0" w:space="0" w:color="auto"/>
        <w:bottom w:val="none" w:sz="0" w:space="0" w:color="auto"/>
        <w:right w:val="none" w:sz="0" w:space="0" w:color="auto"/>
      </w:divBdr>
    </w:div>
    <w:div w:id="797146091">
      <w:bodyDiv w:val="1"/>
      <w:marLeft w:val="0"/>
      <w:marRight w:val="0"/>
      <w:marTop w:val="0"/>
      <w:marBottom w:val="0"/>
      <w:divBdr>
        <w:top w:val="none" w:sz="0" w:space="0" w:color="auto"/>
        <w:left w:val="none" w:sz="0" w:space="0" w:color="auto"/>
        <w:bottom w:val="none" w:sz="0" w:space="0" w:color="auto"/>
        <w:right w:val="none" w:sz="0" w:space="0" w:color="auto"/>
      </w:divBdr>
    </w:div>
    <w:div w:id="799035885">
      <w:bodyDiv w:val="1"/>
      <w:marLeft w:val="0"/>
      <w:marRight w:val="0"/>
      <w:marTop w:val="0"/>
      <w:marBottom w:val="0"/>
      <w:divBdr>
        <w:top w:val="none" w:sz="0" w:space="0" w:color="auto"/>
        <w:left w:val="none" w:sz="0" w:space="0" w:color="auto"/>
        <w:bottom w:val="none" w:sz="0" w:space="0" w:color="auto"/>
        <w:right w:val="none" w:sz="0" w:space="0" w:color="auto"/>
      </w:divBdr>
    </w:div>
    <w:div w:id="799686230">
      <w:bodyDiv w:val="1"/>
      <w:marLeft w:val="0"/>
      <w:marRight w:val="0"/>
      <w:marTop w:val="0"/>
      <w:marBottom w:val="0"/>
      <w:divBdr>
        <w:top w:val="none" w:sz="0" w:space="0" w:color="auto"/>
        <w:left w:val="none" w:sz="0" w:space="0" w:color="auto"/>
        <w:bottom w:val="none" w:sz="0" w:space="0" w:color="auto"/>
        <w:right w:val="none" w:sz="0" w:space="0" w:color="auto"/>
      </w:divBdr>
    </w:div>
    <w:div w:id="799692369">
      <w:bodyDiv w:val="1"/>
      <w:marLeft w:val="0"/>
      <w:marRight w:val="0"/>
      <w:marTop w:val="0"/>
      <w:marBottom w:val="0"/>
      <w:divBdr>
        <w:top w:val="none" w:sz="0" w:space="0" w:color="auto"/>
        <w:left w:val="none" w:sz="0" w:space="0" w:color="auto"/>
        <w:bottom w:val="none" w:sz="0" w:space="0" w:color="auto"/>
        <w:right w:val="none" w:sz="0" w:space="0" w:color="auto"/>
      </w:divBdr>
    </w:div>
    <w:div w:id="800146462">
      <w:bodyDiv w:val="1"/>
      <w:marLeft w:val="0"/>
      <w:marRight w:val="0"/>
      <w:marTop w:val="0"/>
      <w:marBottom w:val="0"/>
      <w:divBdr>
        <w:top w:val="none" w:sz="0" w:space="0" w:color="auto"/>
        <w:left w:val="none" w:sz="0" w:space="0" w:color="auto"/>
        <w:bottom w:val="none" w:sz="0" w:space="0" w:color="auto"/>
        <w:right w:val="none" w:sz="0" w:space="0" w:color="auto"/>
      </w:divBdr>
    </w:div>
    <w:div w:id="800616666">
      <w:bodyDiv w:val="1"/>
      <w:marLeft w:val="0"/>
      <w:marRight w:val="0"/>
      <w:marTop w:val="0"/>
      <w:marBottom w:val="0"/>
      <w:divBdr>
        <w:top w:val="none" w:sz="0" w:space="0" w:color="auto"/>
        <w:left w:val="none" w:sz="0" w:space="0" w:color="auto"/>
        <w:bottom w:val="none" w:sz="0" w:space="0" w:color="auto"/>
        <w:right w:val="none" w:sz="0" w:space="0" w:color="auto"/>
      </w:divBdr>
    </w:div>
    <w:div w:id="803163456">
      <w:bodyDiv w:val="1"/>
      <w:marLeft w:val="0"/>
      <w:marRight w:val="0"/>
      <w:marTop w:val="0"/>
      <w:marBottom w:val="0"/>
      <w:divBdr>
        <w:top w:val="none" w:sz="0" w:space="0" w:color="auto"/>
        <w:left w:val="none" w:sz="0" w:space="0" w:color="auto"/>
        <w:bottom w:val="none" w:sz="0" w:space="0" w:color="auto"/>
        <w:right w:val="none" w:sz="0" w:space="0" w:color="auto"/>
      </w:divBdr>
    </w:div>
    <w:div w:id="803936486">
      <w:bodyDiv w:val="1"/>
      <w:marLeft w:val="0"/>
      <w:marRight w:val="0"/>
      <w:marTop w:val="0"/>
      <w:marBottom w:val="0"/>
      <w:divBdr>
        <w:top w:val="none" w:sz="0" w:space="0" w:color="auto"/>
        <w:left w:val="none" w:sz="0" w:space="0" w:color="auto"/>
        <w:bottom w:val="none" w:sz="0" w:space="0" w:color="auto"/>
        <w:right w:val="none" w:sz="0" w:space="0" w:color="auto"/>
      </w:divBdr>
    </w:div>
    <w:div w:id="806317999">
      <w:bodyDiv w:val="1"/>
      <w:marLeft w:val="0"/>
      <w:marRight w:val="0"/>
      <w:marTop w:val="0"/>
      <w:marBottom w:val="0"/>
      <w:divBdr>
        <w:top w:val="none" w:sz="0" w:space="0" w:color="auto"/>
        <w:left w:val="none" w:sz="0" w:space="0" w:color="auto"/>
        <w:bottom w:val="none" w:sz="0" w:space="0" w:color="auto"/>
        <w:right w:val="none" w:sz="0" w:space="0" w:color="auto"/>
      </w:divBdr>
    </w:div>
    <w:div w:id="809322808">
      <w:bodyDiv w:val="1"/>
      <w:marLeft w:val="0"/>
      <w:marRight w:val="0"/>
      <w:marTop w:val="0"/>
      <w:marBottom w:val="0"/>
      <w:divBdr>
        <w:top w:val="none" w:sz="0" w:space="0" w:color="auto"/>
        <w:left w:val="none" w:sz="0" w:space="0" w:color="auto"/>
        <w:bottom w:val="none" w:sz="0" w:space="0" w:color="auto"/>
        <w:right w:val="none" w:sz="0" w:space="0" w:color="auto"/>
      </w:divBdr>
    </w:div>
    <w:div w:id="809636463">
      <w:bodyDiv w:val="1"/>
      <w:marLeft w:val="0"/>
      <w:marRight w:val="0"/>
      <w:marTop w:val="0"/>
      <w:marBottom w:val="0"/>
      <w:divBdr>
        <w:top w:val="none" w:sz="0" w:space="0" w:color="auto"/>
        <w:left w:val="none" w:sz="0" w:space="0" w:color="auto"/>
        <w:bottom w:val="none" w:sz="0" w:space="0" w:color="auto"/>
        <w:right w:val="none" w:sz="0" w:space="0" w:color="auto"/>
      </w:divBdr>
    </w:div>
    <w:div w:id="812253284">
      <w:bodyDiv w:val="1"/>
      <w:marLeft w:val="0"/>
      <w:marRight w:val="0"/>
      <w:marTop w:val="0"/>
      <w:marBottom w:val="0"/>
      <w:divBdr>
        <w:top w:val="none" w:sz="0" w:space="0" w:color="auto"/>
        <w:left w:val="none" w:sz="0" w:space="0" w:color="auto"/>
        <w:bottom w:val="none" w:sz="0" w:space="0" w:color="auto"/>
        <w:right w:val="none" w:sz="0" w:space="0" w:color="auto"/>
      </w:divBdr>
    </w:div>
    <w:div w:id="813451259">
      <w:bodyDiv w:val="1"/>
      <w:marLeft w:val="0"/>
      <w:marRight w:val="0"/>
      <w:marTop w:val="0"/>
      <w:marBottom w:val="0"/>
      <w:divBdr>
        <w:top w:val="none" w:sz="0" w:space="0" w:color="auto"/>
        <w:left w:val="none" w:sz="0" w:space="0" w:color="auto"/>
        <w:bottom w:val="none" w:sz="0" w:space="0" w:color="auto"/>
        <w:right w:val="none" w:sz="0" w:space="0" w:color="auto"/>
      </w:divBdr>
    </w:div>
    <w:div w:id="813647598">
      <w:bodyDiv w:val="1"/>
      <w:marLeft w:val="0"/>
      <w:marRight w:val="0"/>
      <w:marTop w:val="0"/>
      <w:marBottom w:val="0"/>
      <w:divBdr>
        <w:top w:val="none" w:sz="0" w:space="0" w:color="auto"/>
        <w:left w:val="none" w:sz="0" w:space="0" w:color="auto"/>
        <w:bottom w:val="none" w:sz="0" w:space="0" w:color="auto"/>
        <w:right w:val="none" w:sz="0" w:space="0" w:color="auto"/>
      </w:divBdr>
    </w:div>
    <w:div w:id="814568276">
      <w:bodyDiv w:val="1"/>
      <w:marLeft w:val="0"/>
      <w:marRight w:val="0"/>
      <w:marTop w:val="0"/>
      <w:marBottom w:val="0"/>
      <w:divBdr>
        <w:top w:val="none" w:sz="0" w:space="0" w:color="auto"/>
        <w:left w:val="none" w:sz="0" w:space="0" w:color="auto"/>
        <w:bottom w:val="none" w:sz="0" w:space="0" w:color="auto"/>
        <w:right w:val="none" w:sz="0" w:space="0" w:color="auto"/>
      </w:divBdr>
    </w:div>
    <w:div w:id="815536655">
      <w:bodyDiv w:val="1"/>
      <w:marLeft w:val="0"/>
      <w:marRight w:val="0"/>
      <w:marTop w:val="0"/>
      <w:marBottom w:val="0"/>
      <w:divBdr>
        <w:top w:val="none" w:sz="0" w:space="0" w:color="auto"/>
        <w:left w:val="none" w:sz="0" w:space="0" w:color="auto"/>
        <w:bottom w:val="none" w:sz="0" w:space="0" w:color="auto"/>
        <w:right w:val="none" w:sz="0" w:space="0" w:color="auto"/>
      </w:divBdr>
    </w:div>
    <w:div w:id="815607166">
      <w:bodyDiv w:val="1"/>
      <w:marLeft w:val="0"/>
      <w:marRight w:val="0"/>
      <w:marTop w:val="0"/>
      <w:marBottom w:val="0"/>
      <w:divBdr>
        <w:top w:val="none" w:sz="0" w:space="0" w:color="auto"/>
        <w:left w:val="none" w:sz="0" w:space="0" w:color="auto"/>
        <w:bottom w:val="none" w:sz="0" w:space="0" w:color="auto"/>
        <w:right w:val="none" w:sz="0" w:space="0" w:color="auto"/>
      </w:divBdr>
    </w:div>
    <w:div w:id="816337133">
      <w:bodyDiv w:val="1"/>
      <w:marLeft w:val="0"/>
      <w:marRight w:val="0"/>
      <w:marTop w:val="0"/>
      <w:marBottom w:val="0"/>
      <w:divBdr>
        <w:top w:val="none" w:sz="0" w:space="0" w:color="auto"/>
        <w:left w:val="none" w:sz="0" w:space="0" w:color="auto"/>
        <w:bottom w:val="none" w:sz="0" w:space="0" w:color="auto"/>
        <w:right w:val="none" w:sz="0" w:space="0" w:color="auto"/>
      </w:divBdr>
    </w:div>
    <w:div w:id="817920621">
      <w:bodyDiv w:val="1"/>
      <w:marLeft w:val="0"/>
      <w:marRight w:val="0"/>
      <w:marTop w:val="0"/>
      <w:marBottom w:val="0"/>
      <w:divBdr>
        <w:top w:val="none" w:sz="0" w:space="0" w:color="auto"/>
        <w:left w:val="none" w:sz="0" w:space="0" w:color="auto"/>
        <w:bottom w:val="none" w:sz="0" w:space="0" w:color="auto"/>
        <w:right w:val="none" w:sz="0" w:space="0" w:color="auto"/>
      </w:divBdr>
    </w:div>
    <w:div w:id="820117635">
      <w:bodyDiv w:val="1"/>
      <w:marLeft w:val="0"/>
      <w:marRight w:val="0"/>
      <w:marTop w:val="0"/>
      <w:marBottom w:val="0"/>
      <w:divBdr>
        <w:top w:val="none" w:sz="0" w:space="0" w:color="auto"/>
        <w:left w:val="none" w:sz="0" w:space="0" w:color="auto"/>
        <w:bottom w:val="none" w:sz="0" w:space="0" w:color="auto"/>
        <w:right w:val="none" w:sz="0" w:space="0" w:color="auto"/>
      </w:divBdr>
    </w:div>
    <w:div w:id="822040592">
      <w:bodyDiv w:val="1"/>
      <w:marLeft w:val="0"/>
      <w:marRight w:val="0"/>
      <w:marTop w:val="0"/>
      <w:marBottom w:val="0"/>
      <w:divBdr>
        <w:top w:val="none" w:sz="0" w:space="0" w:color="auto"/>
        <w:left w:val="none" w:sz="0" w:space="0" w:color="auto"/>
        <w:bottom w:val="none" w:sz="0" w:space="0" w:color="auto"/>
        <w:right w:val="none" w:sz="0" w:space="0" w:color="auto"/>
      </w:divBdr>
    </w:div>
    <w:div w:id="822354672">
      <w:bodyDiv w:val="1"/>
      <w:marLeft w:val="0"/>
      <w:marRight w:val="0"/>
      <w:marTop w:val="0"/>
      <w:marBottom w:val="0"/>
      <w:divBdr>
        <w:top w:val="none" w:sz="0" w:space="0" w:color="auto"/>
        <w:left w:val="none" w:sz="0" w:space="0" w:color="auto"/>
        <w:bottom w:val="none" w:sz="0" w:space="0" w:color="auto"/>
        <w:right w:val="none" w:sz="0" w:space="0" w:color="auto"/>
      </w:divBdr>
    </w:div>
    <w:div w:id="823400709">
      <w:bodyDiv w:val="1"/>
      <w:marLeft w:val="0"/>
      <w:marRight w:val="0"/>
      <w:marTop w:val="0"/>
      <w:marBottom w:val="0"/>
      <w:divBdr>
        <w:top w:val="none" w:sz="0" w:space="0" w:color="auto"/>
        <w:left w:val="none" w:sz="0" w:space="0" w:color="auto"/>
        <w:bottom w:val="none" w:sz="0" w:space="0" w:color="auto"/>
        <w:right w:val="none" w:sz="0" w:space="0" w:color="auto"/>
      </w:divBdr>
    </w:div>
    <w:div w:id="826897089">
      <w:bodyDiv w:val="1"/>
      <w:marLeft w:val="0"/>
      <w:marRight w:val="0"/>
      <w:marTop w:val="0"/>
      <w:marBottom w:val="0"/>
      <w:divBdr>
        <w:top w:val="none" w:sz="0" w:space="0" w:color="auto"/>
        <w:left w:val="none" w:sz="0" w:space="0" w:color="auto"/>
        <w:bottom w:val="none" w:sz="0" w:space="0" w:color="auto"/>
        <w:right w:val="none" w:sz="0" w:space="0" w:color="auto"/>
      </w:divBdr>
    </w:div>
    <w:div w:id="828179772">
      <w:bodyDiv w:val="1"/>
      <w:marLeft w:val="0"/>
      <w:marRight w:val="0"/>
      <w:marTop w:val="0"/>
      <w:marBottom w:val="0"/>
      <w:divBdr>
        <w:top w:val="none" w:sz="0" w:space="0" w:color="auto"/>
        <w:left w:val="none" w:sz="0" w:space="0" w:color="auto"/>
        <w:bottom w:val="none" w:sz="0" w:space="0" w:color="auto"/>
        <w:right w:val="none" w:sz="0" w:space="0" w:color="auto"/>
      </w:divBdr>
    </w:div>
    <w:div w:id="831680114">
      <w:bodyDiv w:val="1"/>
      <w:marLeft w:val="0"/>
      <w:marRight w:val="0"/>
      <w:marTop w:val="0"/>
      <w:marBottom w:val="0"/>
      <w:divBdr>
        <w:top w:val="none" w:sz="0" w:space="0" w:color="auto"/>
        <w:left w:val="none" w:sz="0" w:space="0" w:color="auto"/>
        <w:bottom w:val="none" w:sz="0" w:space="0" w:color="auto"/>
        <w:right w:val="none" w:sz="0" w:space="0" w:color="auto"/>
      </w:divBdr>
    </w:div>
    <w:div w:id="832767490">
      <w:bodyDiv w:val="1"/>
      <w:marLeft w:val="0"/>
      <w:marRight w:val="0"/>
      <w:marTop w:val="0"/>
      <w:marBottom w:val="0"/>
      <w:divBdr>
        <w:top w:val="none" w:sz="0" w:space="0" w:color="auto"/>
        <w:left w:val="none" w:sz="0" w:space="0" w:color="auto"/>
        <w:bottom w:val="none" w:sz="0" w:space="0" w:color="auto"/>
        <w:right w:val="none" w:sz="0" w:space="0" w:color="auto"/>
      </w:divBdr>
    </w:div>
    <w:div w:id="835338783">
      <w:bodyDiv w:val="1"/>
      <w:marLeft w:val="0"/>
      <w:marRight w:val="0"/>
      <w:marTop w:val="0"/>
      <w:marBottom w:val="0"/>
      <w:divBdr>
        <w:top w:val="none" w:sz="0" w:space="0" w:color="auto"/>
        <w:left w:val="none" w:sz="0" w:space="0" w:color="auto"/>
        <w:bottom w:val="none" w:sz="0" w:space="0" w:color="auto"/>
        <w:right w:val="none" w:sz="0" w:space="0" w:color="auto"/>
      </w:divBdr>
    </w:div>
    <w:div w:id="836728693">
      <w:bodyDiv w:val="1"/>
      <w:marLeft w:val="0"/>
      <w:marRight w:val="0"/>
      <w:marTop w:val="0"/>
      <w:marBottom w:val="0"/>
      <w:divBdr>
        <w:top w:val="none" w:sz="0" w:space="0" w:color="auto"/>
        <w:left w:val="none" w:sz="0" w:space="0" w:color="auto"/>
        <w:bottom w:val="none" w:sz="0" w:space="0" w:color="auto"/>
        <w:right w:val="none" w:sz="0" w:space="0" w:color="auto"/>
      </w:divBdr>
    </w:div>
    <w:div w:id="846095415">
      <w:bodyDiv w:val="1"/>
      <w:marLeft w:val="0"/>
      <w:marRight w:val="0"/>
      <w:marTop w:val="0"/>
      <w:marBottom w:val="0"/>
      <w:divBdr>
        <w:top w:val="none" w:sz="0" w:space="0" w:color="auto"/>
        <w:left w:val="none" w:sz="0" w:space="0" w:color="auto"/>
        <w:bottom w:val="none" w:sz="0" w:space="0" w:color="auto"/>
        <w:right w:val="none" w:sz="0" w:space="0" w:color="auto"/>
      </w:divBdr>
    </w:div>
    <w:div w:id="846554236">
      <w:bodyDiv w:val="1"/>
      <w:marLeft w:val="0"/>
      <w:marRight w:val="0"/>
      <w:marTop w:val="0"/>
      <w:marBottom w:val="0"/>
      <w:divBdr>
        <w:top w:val="none" w:sz="0" w:space="0" w:color="auto"/>
        <w:left w:val="none" w:sz="0" w:space="0" w:color="auto"/>
        <w:bottom w:val="none" w:sz="0" w:space="0" w:color="auto"/>
        <w:right w:val="none" w:sz="0" w:space="0" w:color="auto"/>
      </w:divBdr>
    </w:div>
    <w:div w:id="847210531">
      <w:bodyDiv w:val="1"/>
      <w:marLeft w:val="0"/>
      <w:marRight w:val="0"/>
      <w:marTop w:val="0"/>
      <w:marBottom w:val="0"/>
      <w:divBdr>
        <w:top w:val="none" w:sz="0" w:space="0" w:color="auto"/>
        <w:left w:val="none" w:sz="0" w:space="0" w:color="auto"/>
        <w:bottom w:val="none" w:sz="0" w:space="0" w:color="auto"/>
        <w:right w:val="none" w:sz="0" w:space="0" w:color="auto"/>
      </w:divBdr>
    </w:div>
    <w:div w:id="848107423">
      <w:bodyDiv w:val="1"/>
      <w:marLeft w:val="0"/>
      <w:marRight w:val="0"/>
      <w:marTop w:val="0"/>
      <w:marBottom w:val="0"/>
      <w:divBdr>
        <w:top w:val="none" w:sz="0" w:space="0" w:color="auto"/>
        <w:left w:val="none" w:sz="0" w:space="0" w:color="auto"/>
        <w:bottom w:val="none" w:sz="0" w:space="0" w:color="auto"/>
        <w:right w:val="none" w:sz="0" w:space="0" w:color="auto"/>
      </w:divBdr>
    </w:div>
    <w:div w:id="849105837">
      <w:bodyDiv w:val="1"/>
      <w:marLeft w:val="0"/>
      <w:marRight w:val="0"/>
      <w:marTop w:val="0"/>
      <w:marBottom w:val="0"/>
      <w:divBdr>
        <w:top w:val="none" w:sz="0" w:space="0" w:color="auto"/>
        <w:left w:val="none" w:sz="0" w:space="0" w:color="auto"/>
        <w:bottom w:val="none" w:sz="0" w:space="0" w:color="auto"/>
        <w:right w:val="none" w:sz="0" w:space="0" w:color="auto"/>
      </w:divBdr>
    </w:div>
    <w:div w:id="851455827">
      <w:bodyDiv w:val="1"/>
      <w:marLeft w:val="0"/>
      <w:marRight w:val="0"/>
      <w:marTop w:val="0"/>
      <w:marBottom w:val="0"/>
      <w:divBdr>
        <w:top w:val="none" w:sz="0" w:space="0" w:color="auto"/>
        <w:left w:val="none" w:sz="0" w:space="0" w:color="auto"/>
        <w:bottom w:val="none" w:sz="0" w:space="0" w:color="auto"/>
        <w:right w:val="none" w:sz="0" w:space="0" w:color="auto"/>
      </w:divBdr>
    </w:div>
    <w:div w:id="852496279">
      <w:bodyDiv w:val="1"/>
      <w:marLeft w:val="0"/>
      <w:marRight w:val="0"/>
      <w:marTop w:val="0"/>
      <w:marBottom w:val="0"/>
      <w:divBdr>
        <w:top w:val="none" w:sz="0" w:space="0" w:color="auto"/>
        <w:left w:val="none" w:sz="0" w:space="0" w:color="auto"/>
        <w:bottom w:val="none" w:sz="0" w:space="0" w:color="auto"/>
        <w:right w:val="none" w:sz="0" w:space="0" w:color="auto"/>
      </w:divBdr>
    </w:div>
    <w:div w:id="853376963">
      <w:bodyDiv w:val="1"/>
      <w:marLeft w:val="0"/>
      <w:marRight w:val="0"/>
      <w:marTop w:val="0"/>
      <w:marBottom w:val="0"/>
      <w:divBdr>
        <w:top w:val="none" w:sz="0" w:space="0" w:color="auto"/>
        <w:left w:val="none" w:sz="0" w:space="0" w:color="auto"/>
        <w:bottom w:val="none" w:sz="0" w:space="0" w:color="auto"/>
        <w:right w:val="none" w:sz="0" w:space="0" w:color="auto"/>
      </w:divBdr>
    </w:div>
    <w:div w:id="854879668">
      <w:bodyDiv w:val="1"/>
      <w:marLeft w:val="0"/>
      <w:marRight w:val="0"/>
      <w:marTop w:val="0"/>
      <w:marBottom w:val="0"/>
      <w:divBdr>
        <w:top w:val="none" w:sz="0" w:space="0" w:color="auto"/>
        <w:left w:val="none" w:sz="0" w:space="0" w:color="auto"/>
        <w:bottom w:val="none" w:sz="0" w:space="0" w:color="auto"/>
        <w:right w:val="none" w:sz="0" w:space="0" w:color="auto"/>
      </w:divBdr>
    </w:div>
    <w:div w:id="856650001">
      <w:bodyDiv w:val="1"/>
      <w:marLeft w:val="0"/>
      <w:marRight w:val="0"/>
      <w:marTop w:val="0"/>
      <w:marBottom w:val="0"/>
      <w:divBdr>
        <w:top w:val="none" w:sz="0" w:space="0" w:color="auto"/>
        <w:left w:val="none" w:sz="0" w:space="0" w:color="auto"/>
        <w:bottom w:val="none" w:sz="0" w:space="0" w:color="auto"/>
        <w:right w:val="none" w:sz="0" w:space="0" w:color="auto"/>
      </w:divBdr>
    </w:div>
    <w:div w:id="857621692">
      <w:bodyDiv w:val="1"/>
      <w:marLeft w:val="0"/>
      <w:marRight w:val="0"/>
      <w:marTop w:val="0"/>
      <w:marBottom w:val="0"/>
      <w:divBdr>
        <w:top w:val="none" w:sz="0" w:space="0" w:color="auto"/>
        <w:left w:val="none" w:sz="0" w:space="0" w:color="auto"/>
        <w:bottom w:val="none" w:sz="0" w:space="0" w:color="auto"/>
        <w:right w:val="none" w:sz="0" w:space="0" w:color="auto"/>
      </w:divBdr>
    </w:div>
    <w:div w:id="858081848">
      <w:bodyDiv w:val="1"/>
      <w:marLeft w:val="0"/>
      <w:marRight w:val="0"/>
      <w:marTop w:val="0"/>
      <w:marBottom w:val="0"/>
      <w:divBdr>
        <w:top w:val="none" w:sz="0" w:space="0" w:color="auto"/>
        <w:left w:val="none" w:sz="0" w:space="0" w:color="auto"/>
        <w:bottom w:val="none" w:sz="0" w:space="0" w:color="auto"/>
        <w:right w:val="none" w:sz="0" w:space="0" w:color="auto"/>
      </w:divBdr>
    </w:div>
    <w:div w:id="860126126">
      <w:bodyDiv w:val="1"/>
      <w:marLeft w:val="0"/>
      <w:marRight w:val="0"/>
      <w:marTop w:val="0"/>
      <w:marBottom w:val="0"/>
      <w:divBdr>
        <w:top w:val="none" w:sz="0" w:space="0" w:color="auto"/>
        <w:left w:val="none" w:sz="0" w:space="0" w:color="auto"/>
        <w:bottom w:val="none" w:sz="0" w:space="0" w:color="auto"/>
        <w:right w:val="none" w:sz="0" w:space="0" w:color="auto"/>
      </w:divBdr>
    </w:div>
    <w:div w:id="860974448">
      <w:bodyDiv w:val="1"/>
      <w:marLeft w:val="0"/>
      <w:marRight w:val="0"/>
      <w:marTop w:val="0"/>
      <w:marBottom w:val="0"/>
      <w:divBdr>
        <w:top w:val="none" w:sz="0" w:space="0" w:color="auto"/>
        <w:left w:val="none" w:sz="0" w:space="0" w:color="auto"/>
        <w:bottom w:val="none" w:sz="0" w:space="0" w:color="auto"/>
        <w:right w:val="none" w:sz="0" w:space="0" w:color="auto"/>
      </w:divBdr>
    </w:div>
    <w:div w:id="861667887">
      <w:bodyDiv w:val="1"/>
      <w:marLeft w:val="0"/>
      <w:marRight w:val="0"/>
      <w:marTop w:val="0"/>
      <w:marBottom w:val="0"/>
      <w:divBdr>
        <w:top w:val="none" w:sz="0" w:space="0" w:color="auto"/>
        <w:left w:val="none" w:sz="0" w:space="0" w:color="auto"/>
        <w:bottom w:val="none" w:sz="0" w:space="0" w:color="auto"/>
        <w:right w:val="none" w:sz="0" w:space="0" w:color="auto"/>
      </w:divBdr>
    </w:div>
    <w:div w:id="863447045">
      <w:bodyDiv w:val="1"/>
      <w:marLeft w:val="0"/>
      <w:marRight w:val="0"/>
      <w:marTop w:val="0"/>
      <w:marBottom w:val="0"/>
      <w:divBdr>
        <w:top w:val="none" w:sz="0" w:space="0" w:color="auto"/>
        <w:left w:val="none" w:sz="0" w:space="0" w:color="auto"/>
        <w:bottom w:val="none" w:sz="0" w:space="0" w:color="auto"/>
        <w:right w:val="none" w:sz="0" w:space="0" w:color="auto"/>
      </w:divBdr>
    </w:div>
    <w:div w:id="863710727">
      <w:bodyDiv w:val="1"/>
      <w:marLeft w:val="0"/>
      <w:marRight w:val="0"/>
      <w:marTop w:val="0"/>
      <w:marBottom w:val="0"/>
      <w:divBdr>
        <w:top w:val="none" w:sz="0" w:space="0" w:color="auto"/>
        <w:left w:val="none" w:sz="0" w:space="0" w:color="auto"/>
        <w:bottom w:val="none" w:sz="0" w:space="0" w:color="auto"/>
        <w:right w:val="none" w:sz="0" w:space="0" w:color="auto"/>
      </w:divBdr>
    </w:div>
    <w:div w:id="863785931">
      <w:bodyDiv w:val="1"/>
      <w:marLeft w:val="0"/>
      <w:marRight w:val="0"/>
      <w:marTop w:val="0"/>
      <w:marBottom w:val="0"/>
      <w:divBdr>
        <w:top w:val="none" w:sz="0" w:space="0" w:color="auto"/>
        <w:left w:val="none" w:sz="0" w:space="0" w:color="auto"/>
        <w:bottom w:val="none" w:sz="0" w:space="0" w:color="auto"/>
        <w:right w:val="none" w:sz="0" w:space="0" w:color="auto"/>
      </w:divBdr>
    </w:div>
    <w:div w:id="865144717">
      <w:bodyDiv w:val="1"/>
      <w:marLeft w:val="0"/>
      <w:marRight w:val="0"/>
      <w:marTop w:val="0"/>
      <w:marBottom w:val="0"/>
      <w:divBdr>
        <w:top w:val="none" w:sz="0" w:space="0" w:color="auto"/>
        <w:left w:val="none" w:sz="0" w:space="0" w:color="auto"/>
        <w:bottom w:val="none" w:sz="0" w:space="0" w:color="auto"/>
        <w:right w:val="none" w:sz="0" w:space="0" w:color="auto"/>
      </w:divBdr>
    </w:div>
    <w:div w:id="865678106">
      <w:bodyDiv w:val="1"/>
      <w:marLeft w:val="0"/>
      <w:marRight w:val="0"/>
      <w:marTop w:val="0"/>
      <w:marBottom w:val="0"/>
      <w:divBdr>
        <w:top w:val="none" w:sz="0" w:space="0" w:color="auto"/>
        <w:left w:val="none" w:sz="0" w:space="0" w:color="auto"/>
        <w:bottom w:val="none" w:sz="0" w:space="0" w:color="auto"/>
        <w:right w:val="none" w:sz="0" w:space="0" w:color="auto"/>
      </w:divBdr>
    </w:div>
    <w:div w:id="867452794">
      <w:bodyDiv w:val="1"/>
      <w:marLeft w:val="0"/>
      <w:marRight w:val="0"/>
      <w:marTop w:val="0"/>
      <w:marBottom w:val="0"/>
      <w:divBdr>
        <w:top w:val="none" w:sz="0" w:space="0" w:color="auto"/>
        <w:left w:val="none" w:sz="0" w:space="0" w:color="auto"/>
        <w:bottom w:val="none" w:sz="0" w:space="0" w:color="auto"/>
        <w:right w:val="none" w:sz="0" w:space="0" w:color="auto"/>
      </w:divBdr>
    </w:div>
    <w:div w:id="869027295">
      <w:bodyDiv w:val="1"/>
      <w:marLeft w:val="0"/>
      <w:marRight w:val="0"/>
      <w:marTop w:val="0"/>
      <w:marBottom w:val="0"/>
      <w:divBdr>
        <w:top w:val="none" w:sz="0" w:space="0" w:color="auto"/>
        <w:left w:val="none" w:sz="0" w:space="0" w:color="auto"/>
        <w:bottom w:val="none" w:sz="0" w:space="0" w:color="auto"/>
        <w:right w:val="none" w:sz="0" w:space="0" w:color="auto"/>
      </w:divBdr>
    </w:div>
    <w:div w:id="869562173">
      <w:bodyDiv w:val="1"/>
      <w:marLeft w:val="0"/>
      <w:marRight w:val="0"/>
      <w:marTop w:val="0"/>
      <w:marBottom w:val="0"/>
      <w:divBdr>
        <w:top w:val="none" w:sz="0" w:space="0" w:color="auto"/>
        <w:left w:val="none" w:sz="0" w:space="0" w:color="auto"/>
        <w:bottom w:val="none" w:sz="0" w:space="0" w:color="auto"/>
        <w:right w:val="none" w:sz="0" w:space="0" w:color="auto"/>
      </w:divBdr>
    </w:div>
    <w:div w:id="870848344">
      <w:bodyDiv w:val="1"/>
      <w:marLeft w:val="0"/>
      <w:marRight w:val="0"/>
      <w:marTop w:val="0"/>
      <w:marBottom w:val="0"/>
      <w:divBdr>
        <w:top w:val="none" w:sz="0" w:space="0" w:color="auto"/>
        <w:left w:val="none" w:sz="0" w:space="0" w:color="auto"/>
        <w:bottom w:val="none" w:sz="0" w:space="0" w:color="auto"/>
        <w:right w:val="none" w:sz="0" w:space="0" w:color="auto"/>
      </w:divBdr>
    </w:div>
    <w:div w:id="870848399">
      <w:bodyDiv w:val="1"/>
      <w:marLeft w:val="0"/>
      <w:marRight w:val="0"/>
      <w:marTop w:val="0"/>
      <w:marBottom w:val="0"/>
      <w:divBdr>
        <w:top w:val="none" w:sz="0" w:space="0" w:color="auto"/>
        <w:left w:val="none" w:sz="0" w:space="0" w:color="auto"/>
        <w:bottom w:val="none" w:sz="0" w:space="0" w:color="auto"/>
        <w:right w:val="none" w:sz="0" w:space="0" w:color="auto"/>
      </w:divBdr>
    </w:div>
    <w:div w:id="872229066">
      <w:bodyDiv w:val="1"/>
      <w:marLeft w:val="0"/>
      <w:marRight w:val="0"/>
      <w:marTop w:val="0"/>
      <w:marBottom w:val="0"/>
      <w:divBdr>
        <w:top w:val="none" w:sz="0" w:space="0" w:color="auto"/>
        <w:left w:val="none" w:sz="0" w:space="0" w:color="auto"/>
        <w:bottom w:val="none" w:sz="0" w:space="0" w:color="auto"/>
        <w:right w:val="none" w:sz="0" w:space="0" w:color="auto"/>
      </w:divBdr>
    </w:div>
    <w:div w:id="873005392">
      <w:bodyDiv w:val="1"/>
      <w:marLeft w:val="0"/>
      <w:marRight w:val="0"/>
      <w:marTop w:val="0"/>
      <w:marBottom w:val="0"/>
      <w:divBdr>
        <w:top w:val="none" w:sz="0" w:space="0" w:color="auto"/>
        <w:left w:val="none" w:sz="0" w:space="0" w:color="auto"/>
        <w:bottom w:val="none" w:sz="0" w:space="0" w:color="auto"/>
        <w:right w:val="none" w:sz="0" w:space="0" w:color="auto"/>
      </w:divBdr>
    </w:div>
    <w:div w:id="873268342">
      <w:bodyDiv w:val="1"/>
      <w:marLeft w:val="0"/>
      <w:marRight w:val="0"/>
      <w:marTop w:val="0"/>
      <w:marBottom w:val="0"/>
      <w:divBdr>
        <w:top w:val="none" w:sz="0" w:space="0" w:color="auto"/>
        <w:left w:val="none" w:sz="0" w:space="0" w:color="auto"/>
        <w:bottom w:val="none" w:sz="0" w:space="0" w:color="auto"/>
        <w:right w:val="none" w:sz="0" w:space="0" w:color="auto"/>
      </w:divBdr>
    </w:div>
    <w:div w:id="874388753">
      <w:bodyDiv w:val="1"/>
      <w:marLeft w:val="0"/>
      <w:marRight w:val="0"/>
      <w:marTop w:val="0"/>
      <w:marBottom w:val="0"/>
      <w:divBdr>
        <w:top w:val="none" w:sz="0" w:space="0" w:color="auto"/>
        <w:left w:val="none" w:sz="0" w:space="0" w:color="auto"/>
        <w:bottom w:val="none" w:sz="0" w:space="0" w:color="auto"/>
        <w:right w:val="none" w:sz="0" w:space="0" w:color="auto"/>
      </w:divBdr>
    </w:div>
    <w:div w:id="874543172">
      <w:bodyDiv w:val="1"/>
      <w:marLeft w:val="0"/>
      <w:marRight w:val="0"/>
      <w:marTop w:val="0"/>
      <w:marBottom w:val="0"/>
      <w:divBdr>
        <w:top w:val="none" w:sz="0" w:space="0" w:color="auto"/>
        <w:left w:val="none" w:sz="0" w:space="0" w:color="auto"/>
        <w:bottom w:val="none" w:sz="0" w:space="0" w:color="auto"/>
        <w:right w:val="none" w:sz="0" w:space="0" w:color="auto"/>
      </w:divBdr>
    </w:div>
    <w:div w:id="878396515">
      <w:bodyDiv w:val="1"/>
      <w:marLeft w:val="0"/>
      <w:marRight w:val="0"/>
      <w:marTop w:val="0"/>
      <w:marBottom w:val="0"/>
      <w:divBdr>
        <w:top w:val="none" w:sz="0" w:space="0" w:color="auto"/>
        <w:left w:val="none" w:sz="0" w:space="0" w:color="auto"/>
        <w:bottom w:val="none" w:sz="0" w:space="0" w:color="auto"/>
        <w:right w:val="none" w:sz="0" w:space="0" w:color="auto"/>
      </w:divBdr>
    </w:div>
    <w:div w:id="879168062">
      <w:bodyDiv w:val="1"/>
      <w:marLeft w:val="0"/>
      <w:marRight w:val="0"/>
      <w:marTop w:val="0"/>
      <w:marBottom w:val="0"/>
      <w:divBdr>
        <w:top w:val="none" w:sz="0" w:space="0" w:color="auto"/>
        <w:left w:val="none" w:sz="0" w:space="0" w:color="auto"/>
        <w:bottom w:val="none" w:sz="0" w:space="0" w:color="auto"/>
        <w:right w:val="none" w:sz="0" w:space="0" w:color="auto"/>
      </w:divBdr>
    </w:div>
    <w:div w:id="879364144">
      <w:bodyDiv w:val="1"/>
      <w:marLeft w:val="0"/>
      <w:marRight w:val="0"/>
      <w:marTop w:val="0"/>
      <w:marBottom w:val="0"/>
      <w:divBdr>
        <w:top w:val="none" w:sz="0" w:space="0" w:color="auto"/>
        <w:left w:val="none" w:sz="0" w:space="0" w:color="auto"/>
        <w:bottom w:val="none" w:sz="0" w:space="0" w:color="auto"/>
        <w:right w:val="none" w:sz="0" w:space="0" w:color="auto"/>
      </w:divBdr>
    </w:div>
    <w:div w:id="884875324">
      <w:bodyDiv w:val="1"/>
      <w:marLeft w:val="0"/>
      <w:marRight w:val="0"/>
      <w:marTop w:val="0"/>
      <w:marBottom w:val="0"/>
      <w:divBdr>
        <w:top w:val="none" w:sz="0" w:space="0" w:color="auto"/>
        <w:left w:val="none" w:sz="0" w:space="0" w:color="auto"/>
        <w:bottom w:val="none" w:sz="0" w:space="0" w:color="auto"/>
        <w:right w:val="none" w:sz="0" w:space="0" w:color="auto"/>
      </w:divBdr>
    </w:div>
    <w:div w:id="891618790">
      <w:bodyDiv w:val="1"/>
      <w:marLeft w:val="0"/>
      <w:marRight w:val="0"/>
      <w:marTop w:val="0"/>
      <w:marBottom w:val="0"/>
      <w:divBdr>
        <w:top w:val="none" w:sz="0" w:space="0" w:color="auto"/>
        <w:left w:val="none" w:sz="0" w:space="0" w:color="auto"/>
        <w:bottom w:val="none" w:sz="0" w:space="0" w:color="auto"/>
        <w:right w:val="none" w:sz="0" w:space="0" w:color="auto"/>
      </w:divBdr>
    </w:div>
    <w:div w:id="891844376">
      <w:bodyDiv w:val="1"/>
      <w:marLeft w:val="0"/>
      <w:marRight w:val="0"/>
      <w:marTop w:val="0"/>
      <w:marBottom w:val="0"/>
      <w:divBdr>
        <w:top w:val="none" w:sz="0" w:space="0" w:color="auto"/>
        <w:left w:val="none" w:sz="0" w:space="0" w:color="auto"/>
        <w:bottom w:val="none" w:sz="0" w:space="0" w:color="auto"/>
        <w:right w:val="none" w:sz="0" w:space="0" w:color="auto"/>
      </w:divBdr>
    </w:div>
    <w:div w:id="891888099">
      <w:bodyDiv w:val="1"/>
      <w:marLeft w:val="0"/>
      <w:marRight w:val="0"/>
      <w:marTop w:val="0"/>
      <w:marBottom w:val="0"/>
      <w:divBdr>
        <w:top w:val="none" w:sz="0" w:space="0" w:color="auto"/>
        <w:left w:val="none" w:sz="0" w:space="0" w:color="auto"/>
        <w:bottom w:val="none" w:sz="0" w:space="0" w:color="auto"/>
        <w:right w:val="none" w:sz="0" w:space="0" w:color="auto"/>
      </w:divBdr>
    </w:div>
    <w:div w:id="892159003">
      <w:bodyDiv w:val="1"/>
      <w:marLeft w:val="0"/>
      <w:marRight w:val="0"/>
      <w:marTop w:val="0"/>
      <w:marBottom w:val="0"/>
      <w:divBdr>
        <w:top w:val="none" w:sz="0" w:space="0" w:color="auto"/>
        <w:left w:val="none" w:sz="0" w:space="0" w:color="auto"/>
        <w:bottom w:val="none" w:sz="0" w:space="0" w:color="auto"/>
        <w:right w:val="none" w:sz="0" w:space="0" w:color="auto"/>
      </w:divBdr>
    </w:div>
    <w:div w:id="894438927">
      <w:bodyDiv w:val="1"/>
      <w:marLeft w:val="0"/>
      <w:marRight w:val="0"/>
      <w:marTop w:val="0"/>
      <w:marBottom w:val="0"/>
      <w:divBdr>
        <w:top w:val="none" w:sz="0" w:space="0" w:color="auto"/>
        <w:left w:val="none" w:sz="0" w:space="0" w:color="auto"/>
        <w:bottom w:val="none" w:sz="0" w:space="0" w:color="auto"/>
        <w:right w:val="none" w:sz="0" w:space="0" w:color="auto"/>
      </w:divBdr>
    </w:div>
    <w:div w:id="895749114">
      <w:bodyDiv w:val="1"/>
      <w:marLeft w:val="0"/>
      <w:marRight w:val="0"/>
      <w:marTop w:val="0"/>
      <w:marBottom w:val="0"/>
      <w:divBdr>
        <w:top w:val="none" w:sz="0" w:space="0" w:color="auto"/>
        <w:left w:val="none" w:sz="0" w:space="0" w:color="auto"/>
        <w:bottom w:val="none" w:sz="0" w:space="0" w:color="auto"/>
        <w:right w:val="none" w:sz="0" w:space="0" w:color="auto"/>
      </w:divBdr>
    </w:div>
    <w:div w:id="896086274">
      <w:bodyDiv w:val="1"/>
      <w:marLeft w:val="0"/>
      <w:marRight w:val="0"/>
      <w:marTop w:val="0"/>
      <w:marBottom w:val="0"/>
      <w:divBdr>
        <w:top w:val="none" w:sz="0" w:space="0" w:color="auto"/>
        <w:left w:val="none" w:sz="0" w:space="0" w:color="auto"/>
        <w:bottom w:val="none" w:sz="0" w:space="0" w:color="auto"/>
        <w:right w:val="none" w:sz="0" w:space="0" w:color="auto"/>
      </w:divBdr>
    </w:div>
    <w:div w:id="897741383">
      <w:bodyDiv w:val="1"/>
      <w:marLeft w:val="0"/>
      <w:marRight w:val="0"/>
      <w:marTop w:val="0"/>
      <w:marBottom w:val="0"/>
      <w:divBdr>
        <w:top w:val="none" w:sz="0" w:space="0" w:color="auto"/>
        <w:left w:val="none" w:sz="0" w:space="0" w:color="auto"/>
        <w:bottom w:val="none" w:sz="0" w:space="0" w:color="auto"/>
        <w:right w:val="none" w:sz="0" w:space="0" w:color="auto"/>
      </w:divBdr>
    </w:div>
    <w:div w:id="899244672">
      <w:bodyDiv w:val="1"/>
      <w:marLeft w:val="0"/>
      <w:marRight w:val="0"/>
      <w:marTop w:val="0"/>
      <w:marBottom w:val="0"/>
      <w:divBdr>
        <w:top w:val="none" w:sz="0" w:space="0" w:color="auto"/>
        <w:left w:val="none" w:sz="0" w:space="0" w:color="auto"/>
        <w:bottom w:val="none" w:sz="0" w:space="0" w:color="auto"/>
        <w:right w:val="none" w:sz="0" w:space="0" w:color="auto"/>
      </w:divBdr>
    </w:div>
    <w:div w:id="899556258">
      <w:bodyDiv w:val="1"/>
      <w:marLeft w:val="0"/>
      <w:marRight w:val="0"/>
      <w:marTop w:val="0"/>
      <w:marBottom w:val="0"/>
      <w:divBdr>
        <w:top w:val="none" w:sz="0" w:space="0" w:color="auto"/>
        <w:left w:val="none" w:sz="0" w:space="0" w:color="auto"/>
        <w:bottom w:val="none" w:sz="0" w:space="0" w:color="auto"/>
        <w:right w:val="none" w:sz="0" w:space="0" w:color="auto"/>
      </w:divBdr>
    </w:div>
    <w:div w:id="899904582">
      <w:bodyDiv w:val="1"/>
      <w:marLeft w:val="0"/>
      <w:marRight w:val="0"/>
      <w:marTop w:val="0"/>
      <w:marBottom w:val="0"/>
      <w:divBdr>
        <w:top w:val="none" w:sz="0" w:space="0" w:color="auto"/>
        <w:left w:val="none" w:sz="0" w:space="0" w:color="auto"/>
        <w:bottom w:val="none" w:sz="0" w:space="0" w:color="auto"/>
        <w:right w:val="none" w:sz="0" w:space="0" w:color="auto"/>
      </w:divBdr>
    </w:div>
    <w:div w:id="903565079">
      <w:bodyDiv w:val="1"/>
      <w:marLeft w:val="0"/>
      <w:marRight w:val="0"/>
      <w:marTop w:val="0"/>
      <w:marBottom w:val="0"/>
      <w:divBdr>
        <w:top w:val="none" w:sz="0" w:space="0" w:color="auto"/>
        <w:left w:val="none" w:sz="0" w:space="0" w:color="auto"/>
        <w:bottom w:val="none" w:sz="0" w:space="0" w:color="auto"/>
        <w:right w:val="none" w:sz="0" w:space="0" w:color="auto"/>
      </w:divBdr>
    </w:div>
    <w:div w:id="906644321">
      <w:bodyDiv w:val="1"/>
      <w:marLeft w:val="0"/>
      <w:marRight w:val="0"/>
      <w:marTop w:val="0"/>
      <w:marBottom w:val="0"/>
      <w:divBdr>
        <w:top w:val="none" w:sz="0" w:space="0" w:color="auto"/>
        <w:left w:val="none" w:sz="0" w:space="0" w:color="auto"/>
        <w:bottom w:val="none" w:sz="0" w:space="0" w:color="auto"/>
        <w:right w:val="none" w:sz="0" w:space="0" w:color="auto"/>
      </w:divBdr>
    </w:div>
    <w:div w:id="908535371">
      <w:bodyDiv w:val="1"/>
      <w:marLeft w:val="0"/>
      <w:marRight w:val="0"/>
      <w:marTop w:val="0"/>
      <w:marBottom w:val="0"/>
      <w:divBdr>
        <w:top w:val="none" w:sz="0" w:space="0" w:color="auto"/>
        <w:left w:val="none" w:sz="0" w:space="0" w:color="auto"/>
        <w:bottom w:val="none" w:sz="0" w:space="0" w:color="auto"/>
        <w:right w:val="none" w:sz="0" w:space="0" w:color="auto"/>
      </w:divBdr>
    </w:div>
    <w:div w:id="908540583">
      <w:bodyDiv w:val="1"/>
      <w:marLeft w:val="0"/>
      <w:marRight w:val="0"/>
      <w:marTop w:val="0"/>
      <w:marBottom w:val="0"/>
      <w:divBdr>
        <w:top w:val="none" w:sz="0" w:space="0" w:color="auto"/>
        <w:left w:val="none" w:sz="0" w:space="0" w:color="auto"/>
        <w:bottom w:val="none" w:sz="0" w:space="0" w:color="auto"/>
        <w:right w:val="none" w:sz="0" w:space="0" w:color="auto"/>
      </w:divBdr>
    </w:div>
    <w:div w:id="909195568">
      <w:bodyDiv w:val="1"/>
      <w:marLeft w:val="0"/>
      <w:marRight w:val="0"/>
      <w:marTop w:val="0"/>
      <w:marBottom w:val="0"/>
      <w:divBdr>
        <w:top w:val="none" w:sz="0" w:space="0" w:color="auto"/>
        <w:left w:val="none" w:sz="0" w:space="0" w:color="auto"/>
        <w:bottom w:val="none" w:sz="0" w:space="0" w:color="auto"/>
        <w:right w:val="none" w:sz="0" w:space="0" w:color="auto"/>
      </w:divBdr>
    </w:div>
    <w:div w:id="910195534">
      <w:bodyDiv w:val="1"/>
      <w:marLeft w:val="0"/>
      <w:marRight w:val="0"/>
      <w:marTop w:val="0"/>
      <w:marBottom w:val="0"/>
      <w:divBdr>
        <w:top w:val="none" w:sz="0" w:space="0" w:color="auto"/>
        <w:left w:val="none" w:sz="0" w:space="0" w:color="auto"/>
        <w:bottom w:val="none" w:sz="0" w:space="0" w:color="auto"/>
        <w:right w:val="none" w:sz="0" w:space="0" w:color="auto"/>
      </w:divBdr>
    </w:div>
    <w:div w:id="911499468">
      <w:bodyDiv w:val="1"/>
      <w:marLeft w:val="0"/>
      <w:marRight w:val="0"/>
      <w:marTop w:val="0"/>
      <w:marBottom w:val="0"/>
      <w:divBdr>
        <w:top w:val="none" w:sz="0" w:space="0" w:color="auto"/>
        <w:left w:val="none" w:sz="0" w:space="0" w:color="auto"/>
        <w:bottom w:val="none" w:sz="0" w:space="0" w:color="auto"/>
        <w:right w:val="none" w:sz="0" w:space="0" w:color="auto"/>
      </w:divBdr>
    </w:div>
    <w:div w:id="911698010">
      <w:bodyDiv w:val="1"/>
      <w:marLeft w:val="0"/>
      <w:marRight w:val="0"/>
      <w:marTop w:val="0"/>
      <w:marBottom w:val="0"/>
      <w:divBdr>
        <w:top w:val="none" w:sz="0" w:space="0" w:color="auto"/>
        <w:left w:val="none" w:sz="0" w:space="0" w:color="auto"/>
        <w:bottom w:val="none" w:sz="0" w:space="0" w:color="auto"/>
        <w:right w:val="none" w:sz="0" w:space="0" w:color="auto"/>
      </w:divBdr>
    </w:div>
    <w:div w:id="917056004">
      <w:bodyDiv w:val="1"/>
      <w:marLeft w:val="0"/>
      <w:marRight w:val="0"/>
      <w:marTop w:val="0"/>
      <w:marBottom w:val="0"/>
      <w:divBdr>
        <w:top w:val="none" w:sz="0" w:space="0" w:color="auto"/>
        <w:left w:val="none" w:sz="0" w:space="0" w:color="auto"/>
        <w:bottom w:val="none" w:sz="0" w:space="0" w:color="auto"/>
        <w:right w:val="none" w:sz="0" w:space="0" w:color="auto"/>
      </w:divBdr>
    </w:div>
    <w:div w:id="919561007">
      <w:bodyDiv w:val="1"/>
      <w:marLeft w:val="0"/>
      <w:marRight w:val="0"/>
      <w:marTop w:val="0"/>
      <w:marBottom w:val="0"/>
      <w:divBdr>
        <w:top w:val="none" w:sz="0" w:space="0" w:color="auto"/>
        <w:left w:val="none" w:sz="0" w:space="0" w:color="auto"/>
        <w:bottom w:val="none" w:sz="0" w:space="0" w:color="auto"/>
        <w:right w:val="none" w:sz="0" w:space="0" w:color="auto"/>
      </w:divBdr>
    </w:div>
    <w:div w:id="920523324">
      <w:bodyDiv w:val="1"/>
      <w:marLeft w:val="0"/>
      <w:marRight w:val="0"/>
      <w:marTop w:val="0"/>
      <w:marBottom w:val="0"/>
      <w:divBdr>
        <w:top w:val="none" w:sz="0" w:space="0" w:color="auto"/>
        <w:left w:val="none" w:sz="0" w:space="0" w:color="auto"/>
        <w:bottom w:val="none" w:sz="0" w:space="0" w:color="auto"/>
        <w:right w:val="none" w:sz="0" w:space="0" w:color="auto"/>
      </w:divBdr>
    </w:div>
    <w:div w:id="924806356">
      <w:bodyDiv w:val="1"/>
      <w:marLeft w:val="0"/>
      <w:marRight w:val="0"/>
      <w:marTop w:val="0"/>
      <w:marBottom w:val="0"/>
      <w:divBdr>
        <w:top w:val="none" w:sz="0" w:space="0" w:color="auto"/>
        <w:left w:val="none" w:sz="0" w:space="0" w:color="auto"/>
        <w:bottom w:val="none" w:sz="0" w:space="0" w:color="auto"/>
        <w:right w:val="none" w:sz="0" w:space="0" w:color="auto"/>
      </w:divBdr>
    </w:div>
    <w:div w:id="925698482">
      <w:bodyDiv w:val="1"/>
      <w:marLeft w:val="0"/>
      <w:marRight w:val="0"/>
      <w:marTop w:val="0"/>
      <w:marBottom w:val="0"/>
      <w:divBdr>
        <w:top w:val="none" w:sz="0" w:space="0" w:color="auto"/>
        <w:left w:val="none" w:sz="0" w:space="0" w:color="auto"/>
        <w:bottom w:val="none" w:sz="0" w:space="0" w:color="auto"/>
        <w:right w:val="none" w:sz="0" w:space="0" w:color="auto"/>
      </w:divBdr>
    </w:div>
    <w:div w:id="925770884">
      <w:bodyDiv w:val="1"/>
      <w:marLeft w:val="0"/>
      <w:marRight w:val="0"/>
      <w:marTop w:val="0"/>
      <w:marBottom w:val="0"/>
      <w:divBdr>
        <w:top w:val="none" w:sz="0" w:space="0" w:color="auto"/>
        <w:left w:val="none" w:sz="0" w:space="0" w:color="auto"/>
        <w:bottom w:val="none" w:sz="0" w:space="0" w:color="auto"/>
        <w:right w:val="none" w:sz="0" w:space="0" w:color="auto"/>
      </w:divBdr>
    </w:div>
    <w:div w:id="929004084">
      <w:bodyDiv w:val="1"/>
      <w:marLeft w:val="0"/>
      <w:marRight w:val="0"/>
      <w:marTop w:val="0"/>
      <w:marBottom w:val="0"/>
      <w:divBdr>
        <w:top w:val="none" w:sz="0" w:space="0" w:color="auto"/>
        <w:left w:val="none" w:sz="0" w:space="0" w:color="auto"/>
        <w:bottom w:val="none" w:sz="0" w:space="0" w:color="auto"/>
        <w:right w:val="none" w:sz="0" w:space="0" w:color="auto"/>
      </w:divBdr>
    </w:div>
    <w:div w:id="929780642">
      <w:bodyDiv w:val="1"/>
      <w:marLeft w:val="0"/>
      <w:marRight w:val="0"/>
      <w:marTop w:val="0"/>
      <w:marBottom w:val="0"/>
      <w:divBdr>
        <w:top w:val="none" w:sz="0" w:space="0" w:color="auto"/>
        <w:left w:val="none" w:sz="0" w:space="0" w:color="auto"/>
        <w:bottom w:val="none" w:sz="0" w:space="0" w:color="auto"/>
        <w:right w:val="none" w:sz="0" w:space="0" w:color="auto"/>
      </w:divBdr>
    </w:div>
    <w:div w:id="929853987">
      <w:bodyDiv w:val="1"/>
      <w:marLeft w:val="0"/>
      <w:marRight w:val="0"/>
      <w:marTop w:val="0"/>
      <w:marBottom w:val="0"/>
      <w:divBdr>
        <w:top w:val="none" w:sz="0" w:space="0" w:color="auto"/>
        <w:left w:val="none" w:sz="0" w:space="0" w:color="auto"/>
        <w:bottom w:val="none" w:sz="0" w:space="0" w:color="auto"/>
        <w:right w:val="none" w:sz="0" w:space="0" w:color="auto"/>
      </w:divBdr>
    </w:div>
    <w:div w:id="929972580">
      <w:bodyDiv w:val="1"/>
      <w:marLeft w:val="0"/>
      <w:marRight w:val="0"/>
      <w:marTop w:val="0"/>
      <w:marBottom w:val="0"/>
      <w:divBdr>
        <w:top w:val="none" w:sz="0" w:space="0" w:color="auto"/>
        <w:left w:val="none" w:sz="0" w:space="0" w:color="auto"/>
        <w:bottom w:val="none" w:sz="0" w:space="0" w:color="auto"/>
        <w:right w:val="none" w:sz="0" w:space="0" w:color="auto"/>
      </w:divBdr>
    </w:div>
    <w:div w:id="930771589">
      <w:bodyDiv w:val="1"/>
      <w:marLeft w:val="0"/>
      <w:marRight w:val="0"/>
      <w:marTop w:val="0"/>
      <w:marBottom w:val="0"/>
      <w:divBdr>
        <w:top w:val="none" w:sz="0" w:space="0" w:color="auto"/>
        <w:left w:val="none" w:sz="0" w:space="0" w:color="auto"/>
        <w:bottom w:val="none" w:sz="0" w:space="0" w:color="auto"/>
        <w:right w:val="none" w:sz="0" w:space="0" w:color="auto"/>
      </w:divBdr>
    </w:div>
    <w:div w:id="931551597">
      <w:bodyDiv w:val="1"/>
      <w:marLeft w:val="0"/>
      <w:marRight w:val="0"/>
      <w:marTop w:val="0"/>
      <w:marBottom w:val="0"/>
      <w:divBdr>
        <w:top w:val="none" w:sz="0" w:space="0" w:color="auto"/>
        <w:left w:val="none" w:sz="0" w:space="0" w:color="auto"/>
        <w:bottom w:val="none" w:sz="0" w:space="0" w:color="auto"/>
        <w:right w:val="none" w:sz="0" w:space="0" w:color="auto"/>
      </w:divBdr>
    </w:div>
    <w:div w:id="932199250">
      <w:bodyDiv w:val="1"/>
      <w:marLeft w:val="0"/>
      <w:marRight w:val="0"/>
      <w:marTop w:val="0"/>
      <w:marBottom w:val="0"/>
      <w:divBdr>
        <w:top w:val="none" w:sz="0" w:space="0" w:color="auto"/>
        <w:left w:val="none" w:sz="0" w:space="0" w:color="auto"/>
        <w:bottom w:val="none" w:sz="0" w:space="0" w:color="auto"/>
        <w:right w:val="none" w:sz="0" w:space="0" w:color="auto"/>
      </w:divBdr>
    </w:div>
    <w:div w:id="934822573">
      <w:bodyDiv w:val="1"/>
      <w:marLeft w:val="0"/>
      <w:marRight w:val="0"/>
      <w:marTop w:val="0"/>
      <w:marBottom w:val="0"/>
      <w:divBdr>
        <w:top w:val="none" w:sz="0" w:space="0" w:color="auto"/>
        <w:left w:val="none" w:sz="0" w:space="0" w:color="auto"/>
        <w:bottom w:val="none" w:sz="0" w:space="0" w:color="auto"/>
        <w:right w:val="none" w:sz="0" w:space="0" w:color="auto"/>
      </w:divBdr>
    </w:div>
    <w:div w:id="935669376">
      <w:bodyDiv w:val="1"/>
      <w:marLeft w:val="0"/>
      <w:marRight w:val="0"/>
      <w:marTop w:val="0"/>
      <w:marBottom w:val="0"/>
      <w:divBdr>
        <w:top w:val="none" w:sz="0" w:space="0" w:color="auto"/>
        <w:left w:val="none" w:sz="0" w:space="0" w:color="auto"/>
        <w:bottom w:val="none" w:sz="0" w:space="0" w:color="auto"/>
        <w:right w:val="none" w:sz="0" w:space="0" w:color="auto"/>
      </w:divBdr>
    </w:div>
    <w:div w:id="935788793">
      <w:bodyDiv w:val="1"/>
      <w:marLeft w:val="0"/>
      <w:marRight w:val="0"/>
      <w:marTop w:val="0"/>
      <w:marBottom w:val="0"/>
      <w:divBdr>
        <w:top w:val="none" w:sz="0" w:space="0" w:color="auto"/>
        <w:left w:val="none" w:sz="0" w:space="0" w:color="auto"/>
        <w:bottom w:val="none" w:sz="0" w:space="0" w:color="auto"/>
        <w:right w:val="none" w:sz="0" w:space="0" w:color="auto"/>
      </w:divBdr>
    </w:div>
    <w:div w:id="936135150">
      <w:bodyDiv w:val="1"/>
      <w:marLeft w:val="0"/>
      <w:marRight w:val="0"/>
      <w:marTop w:val="0"/>
      <w:marBottom w:val="0"/>
      <w:divBdr>
        <w:top w:val="none" w:sz="0" w:space="0" w:color="auto"/>
        <w:left w:val="none" w:sz="0" w:space="0" w:color="auto"/>
        <w:bottom w:val="none" w:sz="0" w:space="0" w:color="auto"/>
        <w:right w:val="none" w:sz="0" w:space="0" w:color="auto"/>
      </w:divBdr>
    </w:div>
    <w:div w:id="940331400">
      <w:bodyDiv w:val="1"/>
      <w:marLeft w:val="0"/>
      <w:marRight w:val="0"/>
      <w:marTop w:val="0"/>
      <w:marBottom w:val="0"/>
      <w:divBdr>
        <w:top w:val="none" w:sz="0" w:space="0" w:color="auto"/>
        <w:left w:val="none" w:sz="0" w:space="0" w:color="auto"/>
        <w:bottom w:val="none" w:sz="0" w:space="0" w:color="auto"/>
        <w:right w:val="none" w:sz="0" w:space="0" w:color="auto"/>
      </w:divBdr>
    </w:div>
    <w:div w:id="940799734">
      <w:bodyDiv w:val="1"/>
      <w:marLeft w:val="0"/>
      <w:marRight w:val="0"/>
      <w:marTop w:val="0"/>
      <w:marBottom w:val="0"/>
      <w:divBdr>
        <w:top w:val="none" w:sz="0" w:space="0" w:color="auto"/>
        <w:left w:val="none" w:sz="0" w:space="0" w:color="auto"/>
        <w:bottom w:val="none" w:sz="0" w:space="0" w:color="auto"/>
        <w:right w:val="none" w:sz="0" w:space="0" w:color="auto"/>
      </w:divBdr>
    </w:div>
    <w:div w:id="941765027">
      <w:bodyDiv w:val="1"/>
      <w:marLeft w:val="0"/>
      <w:marRight w:val="0"/>
      <w:marTop w:val="0"/>
      <w:marBottom w:val="0"/>
      <w:divBdr>
        <w:top w:val="none" w:sz="0" w:space="0" w:color="auto"/>
        <w:left w:val="none" w:sz="0" w:space="0" w:color="auto"/>
        <w:bottom w:val="none" w:sz="0" w:space="0" w:color="auto"/>
        <w:right w:val="none" w:sz="0" w:space="0" w:color="auto"/>
      </w:divBdr>
    </w:div>
    <w:div w:id="945505381">
      <w:bodyDiv w:val="1"/>
      <w:marLeft w:val="0"/>
      <w:marRight w:val="0"/>
      <w:marTop w:val="0"/>
      <w:marBottom w:val="0"/>
      <w:divBdr>
        <w:top w:val="none" w:sz="0" w:space="0" w:color="auto"/>
        <w:left w:val="none" w:sz="0" w:space="0" w:color="auto"/>
        <w:bottom w:val="none" w:sz="0" w:space="0" w:color="auto"/>
        <w:right w:val="none" w:sz="0" w:space="0" w:color="auto"/>
      </w:divBdr>
    </w:div>
    <w:div w:id="947083834">
      <w:bodyDiv w:val="1"/>
      <w:marLeft w:val="0"/>
      <w:marRight w:val="0"/>
      <w:marTop w:val="0"/>
      <w:marBottom w:val="0"/>
      <w:divBdr>
        <w:top w:val="none" w:sz="0" w:space="0" w:color="auto"/>
        <w:left w:val="none" w:sz="0" w:space="0" w:color="auto"/>
        <w:bottom w:val="none" w:sz="0" w:space="0" w:color="auto"/>
        <w:right w:val="none" w:sz="0" w:space="0" w:color="auto"/>
      </w:divBdr>
    </w:div>
    <w:div w:id="947195020">
      <w:bodyDiv w:val="1"/>
      <w:marLeft w:val="0"/>
      <w:marRight w:val="0"/>
      <w:marTop w:val="0"/>
      <w:marBottom w:val="0"/>
      <w:divBdr>
        <w:top w:val="none" w:sz="0" w:space="0" w:color="auto"/>
        <w:left w:val="none" w:sz="0" w:space="0" w:color="auto"/>
        <w:bottom w:val="none" w:sz="0" w:space="0" w:color="auto"/>
        <w:right w:val="none" w:sz="0" w:space="0" w:color="auto"/>
      </w:divBdr>
    </w:div>
    <w:div w:id="948119083">
      <w:bodyDiv w:val="1"/>
      <w:marLeft w:val="0"/>
      <w:marRight w:val="0"/>
      <w:marTop w:val="0"/>
      <w:marBottom w:val="0"/>
      <w:divBdr>
        <w:top w:val="none" w:sz="0" w:space="0" w:color="auto"/>
        <w:left w:val="none" w:sz="0" w:space="0" w:color="auto"/>
        <w:bottom w:val="none" w:sz="0" w:space="0" w:color="auto"/>
        <w:right w:val="none" w:sz="0" w:space="0" w:color="auto"/>
      </w:divBdr>
    </w:div>
    <w:div w:id="949241726">
      <w:bodyDiv w:val="1"/>
      <w:marLeft w:val="0"/>
      <w:marRight w:val="0"/>
      <w:marTop w:val="0"/>
      <w:marBottom w:val="0"/>
      <w:divBdr>
        <w:top w:val="none" w:sz="0" w:space="0" w:color="auto"/>
        <w:left w:val="none" w:sz="0" w:space="0" w:color="auto"/>
        <w:bottom w:val="none" w:sz="0" w:space="0" w:color="auto"/>
        <w:right w:val="none" w:sz="0" w:space="0" w:color="auto"/>
      </w:divBdr>
    </w:div>
    <w:div w:id="949704318">
      <w:bodyDiv w:val="1"/>
      <w:marLeft w:val="0"/>
      <w:marRight w:val="0"/>
      <w:marTop w:val="0"/>
      <w:marBottom w:val="0"/>
      <w:divBdr>
        <w:top w:val="none" w:sz="0" w:space="0" w:color="auto"/>
        <w:left w:val="none" w:sz="0" w:space="0" w:color="auto"/>
        <w:bottom w:val="none" w:sz="0" w:space="0" w:color="auto"/>
        <w:right w:val="none" w:sz="0" w:space="0" w:color="auto"/>
      </w:divBdr>
    </w:div>
    <w:div w:id="951789845">
      <w:bodyDiv w:val="1"/>
      <w:marLeft w:val="0"/>
      <w:marRight w:val="0"/>
      <w:marTop w:val="0"/>
      <w:marBottom w:val="0"/>
      <w:divBdr>
        <w:top w:val="none" w:sz="0" w:space="0" w:color="auto"/>
        <w:left w:val="none" w:sz="0" w:space="0" w:color="auto"/>
        <w:bottom w:val="none" w:sz="0" w:space="0" w:color="auto"/>
        <w:right w:val="none" w:sz="0" w:space="0" w:color="auto"/>
      </w:divBdr>
    </w:div>
    <w:div w:id="952635606">
      <w:bodyDiv w:val="1"/>
      <w:marLeft w:val="0"/>
      <w:marRight w:val="0"/>
      <w:marTop w:val="0"/>
      <w:marBottom w:val="0"/>
      <w:divBdr>
        <w:top w:val="none" w:sz="0" w:space="0" w:color="auto"/>
        <w:left w:val="none" w:sz="0" w:space="0" w:color="auto"/>
        <w:bottom w:val="none" w:sz="0" w:space="0" w:color="auto"/>
        <w:right w:val="none" w:sz="0" w:space="0" w:color="auto"/>
      </w:divBdr>
    </w:div>
    <w:div w:id="953051384">
      <w:bodyDiv w:val="1"/>
      <w:marLeft w:val="0"/>
      <w:marRight w:val="0"/>
      <w:marTop w:val="0"/>
      <w:marBottom w:val="0"/>
      <w:divBdr>
        <w:top w:val="none" w:sz="0" w:space="0" w:color="auto"/>
        <w:left w:val="none" w:sz="0" w:space="0" w:color="auto"/>
        <w:bottom w:val="none" w:sz="0" w:space="0" w:color="auto"/>
        <w:right w:val="none" w:sz="0" w:space="0" w:color="auto"/>
      </w:divBdr>
    </w:div>
    <w:div w:id="954602132">
      <w:bodyDiv w:val="1"/>
      <w:marLeft w:val="0"/>
      <w:marRight w:val="0"/>
      <w:marTop w:val="0"/>
      <w:marBottom w:val="0"/>
      <w:divBdr>
        <w:top w:val="none" w:sz="0" w:space="0" w:color="auto"/>
        <w:left w:val="none" w:sz="0" w:space="0" w:color="auto"/>
        <w:bottom w:val="none" w:sz="0" w:space="0" w:color="auto"/>
        <w:right w:val="none" w:sz="0" w:space="0" w:color="auto"/>
      </w:divBdr>
    </w:div>
    <w:div w:id="955982368">
      <w:bodyDiv w:val="1"/>
      <w:marLeft w:val="0"/>
      <w:marRight w:val="0"/>
      <w:marTop w:val="0"/>
      <w:marBottom w:val="0"/>
      <w:divBdr>
        <w:top w:val="none" w:sz="0" w:space="0" w:color="auto"/>
        <w:left w:val="none" w:sz="0" w:space="0" w:color="auto"/>
        <w:bottom w:val="none" w:sz="0" w:space="0" w:color="auto"/>
        <w:right w:val="none" w:sz="0" w:space="0" w:color="auto"/>
      </w:divBdr>
    </w:div>
    <w:div w:id="956063132">
      <w:bodyDiv w:val="1"/>
      <w:marLeft w:val="0"/>
      <w:marRight w:val="0"/>
      <w:marTop w:val="0"/>
      <w:marBottom w:val="0"/>
      <w:divBdr>
        <w:top w:val="none" w:sz="0" w:space="0" w:color="auto"/>
        <w:left w:val="none" w:sz="0" w:space="0" w:color="auto"/>
        <w:bottom w:val="none" w:sz="0" w:space="0" w:color="auto"/>
        <w:right w:val="none" w:sz="0" w:space="0" w:color="auto"/>
      </w:divBdr>
    </w:div>
    <w:div w:id="961618394">
      <w:bodyDiv w:val="1"/>
      <w:marLeft w:val="0"/>
      <w:marRight w:val="0"/>
      <w:marTop w:val="0"/>
      <w:marBottom w:val="0"/>
      <w:divBdr>
        <w:top w:val="none" w:sz="0" w:space="0" w:color="auto"/>
        <w:left w:val="none" w:sz="0" w:space="0" w:color="auto"/>
        <w:bottom w:val="none" w:sz="0" w:space="0" w:color="auto"/>
        <w:right w:val="none" w:sz="0" w:space="0" w:color="auto"/>
      </w:divBdr>
    </w:div>
    <w:div w:id="962884915">
      <w:bodyDiv w:val="1"/>
      <w:marLeft w:val="0"/>
      <w:marRight w:val="0"/>
      <w:marTop w:val="0"/>
      <w:marBottom w:val="0"/>
      <w:divBdr>
        <w:top w:val="none" w:sz="0" w:space="0" w:color="auto"/>
        <w:left w:val="none" w:sz="0" w:space="0" w:color="auto"/>
        <w:bottom w:val="none" w:sz="0" w:space="0" w:color="auto"/>
        <w:right w:val="none" w:sz="0" w:space="0" w:color="auto"/>
      </w:divBdr>
    </w:div>
    <w:div w:id="964389202">
      <w:bodyDiv w:val="1"/>
      <w:marLeft w:val="0"/>
      <w:marRight w:val="0"/>
      <w:marTop w:val="0"/>
      <w:marBottom w:val="0"/>
      <w:divBdr>
        <w:top w:val="none" w:sz="0" w:space="0" w:color="auto"/>
        <w:left w:val="none" w:sz="0" w:space="0" w:color="auto"/>
        <w:bottom w:val="none" w:sz="0" w:space="0" w:color="auto"/>
        <w:right w:val="none" w:sz="0" w:space="0" w:color="auto"/>
      </w:divBdr>
    </w:div>
    <w:div w:id="964963219">
      <w:bodyDiv w:val="1"/>
      <w:marLeft w:val="0"/>
      <w:marRight w:val="0"/>
      <w:marTop w:val="0"/>
      <w:marBottom w:val="0"/>
      <w:divBdr>
        <w:top w:val="none" w:sz="0" w:space="0" w:color="auto"/>
        <w:left w:val="none" w:sz="0" w:space="0" w:color="auto"/>
        <w:bottom w:val="none" w:sz="0" w:space="0" w:color="auto"/>
        <w:right w:val="none" w:sz="0" w:space="0" w:color="auto"/>
      </w:divBdr>
    </w:div>
    <w:div w:id="966396036">
      <w:bodyDiv w:val="1"/>
      <w:marLeft w:val="0"/>
      <w:marRight w:val="0"/>
      <w:marTop w:val="0"/>
      <w:marBottom w:val="0"/>
      <w:divBdr>
        <w:top w:val="none" w:sz="0" w:space="0" w:color="auto"/>
        <w:left w:val="none" w:sz="0" w:space="0" w:color="auto"/>
        <w:bottom w:val="none" w:sz="0" w:space="0" w:color="auto"/>
        <w:right w:val="none" w:sz="0" w:space="0" w:color="auto"/>
      </w:divBdr>
    </w:div>
    <w:div w:id="969939382">
      <w:bodyDiv w:val="1"/>
      <w:marLeft w:val="0"/>
      <w:marRight w:val="0"/>
      <w:marTop w:val="0"/>
      <w:marBottom w:val="0"/>
      <w:divBdr>
        <w:top w:val="none" w:sz="0" w:space="0" w:color="auto"/>
        <w:left w:val="none" w:sz="0" w:space="0" w:color="auto"/>
        <w:bottom w:val="none" w:sz="0" w:space="0" w:color="auto"/>
        <w:right w:val="none" w:sz="0" w:space="0" w:color="auto"/>
      </w:divBdr>
    </w:div>
    <w:div w:id="970020208">
      <w:bodyDiv w:val="1"/>
      <w:marLeft w:val="0"/>
      <w:marRight w:val="0"/>
      <w:marTop w:val="0"/>
      <w:marBottom w:val="0"/>
      <w:divBdr>
        <w:top w:val="none" w:sz="0" w:space="0" w:color="auto"/>
        <w:left w:val="none" w:sz="0" w:space="0" w:color="auto"/>
        <w:bottom w:val="none" w:sz="0" w:space="0" w:color="auto"/>
        <w:right w:val="none" w:sz="0" w:space="0" w:color="auto"/>
      </w:divBdr>
    </w:div>
    <w:div w:id="970138547">
      <w:bodyDiv w:val="1"/>
      <w:marLeft w:val="0"/>
      <w:marRight w:val="0"/>
      <w:marTop w:val="0"/>
      <w:marBottom w:val="0"/>
      <w:divBdr>
        <w:top w:val="none" w:sz="0" w:space="0" w:color="auto"/>
        <w:left w:val="none" w:sz="0" w:space="0" w:color="auto"/>
        <w:bottom w:val="none" w:sz="0" w:space="0" w:color="auto"/>
        <w:right w:val="none" w:sz="0" w:space="0" w:color="auto"/>
      </w:divBdr>
    </w:div>
    <w:div w:id="971247868">
      <w:bodyDiv w:val="1"/>
      <w:marLeft w:val="0"/>
      <w:marRight w:val="0"/>
      <w:marTop w:val="0"/>
      <w:marBottom w:val="0"/>
      <w:divBdr>
        <w:top w:val="none" w:sz="0" w:space="0" w:color="auto"/>
        <w:left w:val="none" w:sz="0" w:space="0" w:color="auto"/>
        <w:bottom w:val="none" w:sz="0" w:space="0" w:color="auto"/>
        <w:right w:val="none" w:sz="0" w:space="0" w:color="auto"/>
      </w:divBdr>
    </w:div>
    <w:div w:id="971638202">
      <w:bodyDiv w:val="1"/>
      <w:marLeft w:val="0"/>
      <w:marRight w:val="0"/>
      <w:marTop w:val="0"/>
      <w:marBottom w:val="0"/>
      <w:divBdr>
        <w:top w:val="none" w:sz="0" w:space="0" w:color="auto"/>
        <w:left w:val="none" w:sz="0" w:space="0" w:color="auto"/>
        <w:bottom w:val="none" w:sz="0" w:space="0" w:color="auto"/>
        <w:right w:val="none" w:sz="0" w:space="0" w:color="auto"/>
      </w:divBdr>
    </w:div>
    <w:div w:id="972175878">
      <w:bodyDiv w:val="1"/>
      <w:marLeft w:val="0"/>
      <w:marRight w:val="0"/>
      <w:marTop w:val="0"/>
      <w:marBottom w:val="0"/>
      <w:divBdr>
        <w:top w:val="none" w:sz="0" w:space="0" w:color="auto"/>
        <w:left w:val="none" w:sz="0" w:space="0" w:color="auto"/>
        <w:bottom w:val="none" w:sz="0" w:space="0" w:color="auto"/>
        <w:right w:val="none" w:sz="0" w:space="0" w:color="auto"/>
      </w:divBdr>
    </w:div>
    <w:div w:id="972633114">
      <w:bodyDiv w:val="1"/>
      <w:marLeft w:val="0"/>
      <w:marRight w:val="0"/>
      <w:marTop w:val="0"/>
      <w:marBottom w:val="0"/>
      <w:divBdr>
        <w:top w:val="none" w:sz="0" w:space="0" w:color="auto"/>
        <w:left w:val="none" w:sz="0" w:space="0" w:color="auto"/>
        <w:bottom w:val="none" w:sz="0" w:space="0" w:color="auto"/>
        <w:right w:val="none" w:sz="0" w:space="0" w:color="auto"/>
      </w:divBdr>
    </w:div>
    <w:div w:id="974213435">
      <w:bodyDiv w:val="1"/>
      <w:marLeft w:val="0"/>
      <w:marRight w:val="0"/>
      <w:marTop w:val="0"/>
      <w:marBottom w:val="0"/>
      <w:divBdr>
        <w:top w:val="none" w:sz="0" w:space="0" w:color="auto"/>
        <w:left w:val="none" w:sz="0" w:space="0" w:color="auto"/>
        <w:bottom w:val="none" w:sz="0" w:space="0" w:color="auto"/>
        <w:right w:val="none" w:sz="0" w:space="0" w:color="auto"/>
      </w:divBdr>
    </w:div>
    <w:div w:id="974261792">
      <w:bodyDiv w:val="1"/>
      <w:marLeft w:val="0"/>
      <w:marRight w:val="0"/>
      <w:marTop w:val="0"/>
      <w:marBottom w:val="0"/>
      <w:divBdr>
        <w:top w:val="none" w:sz="0" w:space="0" w:color="auto"/>
        <w:left w:val="none" w:sz="0" w:space="0" w:color="auto"/>
        <w:bottom w:val="none" w:sz="0" w:space="0" w:color="auto"/>
        <w:right w:val="none" w:sz="0" w:space="0" w:color="auto"/>
      </w:divBdr>
    </w:div>
    <w:div w:id="976448055">
      <w:bodyDiv w:val="1"/>
      <w:marLeft w:val="0"/>
      <w:marRight w:val="0"/>
      <w:marTop w:val="0"/>
      <w:marBottom w:val="0"/>
      <w:divBdr>
        <w:top w:val="none" w:sz="0" w:space="0" w:color="auto"/>
        <w:left w:val="none" w:sz="0" w:space="0" w:color="auto"/>
        <w:bottom w:val="none" w:sz="0" w:space="0" w:color="auto"/>
        <w:right w:val="none" w:sz="0" w:space="0" w:color="auto"/>
      </w:divBdr>
    </w:div>
    <w:div w:id="982975572">
      <w:bodyDiv w:val="1"/>
      <w:marLeft w:val="0"/>
      <w:marRight w:val="0"/>
      <w:marTop w:val="0"/>
      <w:marBottom w:val="0"/>
      <w:divBdr>
        <w:top w:val="none" w:sz="0" w:space="0" w:color="auto"/>
        <w:left w:val="none" w:sz="0" w:space="0" w:color="auto"/>
        <w:bottom w:val="none" w:sz="0" w:space="0" w:color="auto"/>
        <w:right w:val="none" w:sz="0" w:space="0" w:color="auto"/>
      </w:divBdr>
    </w:div>
    <w:div w:id="987321902">
      <w:bodyDiv w:val="1"/>
      <w:marLeft w:val="0"/>
      <w:marRight w:val="0"/>
      <w:marTop w:val="0"/>
      <w:marBottom w:val="0"/>
      <w:divBdr>
        <w:top w:val="none" w:sz="0" w:space="0" w:color="auto"/>
        <w:left w:val="none" w:sz="0" w:space="0" w:color="auto"/>
        <w:bottom w:val="none" w:sz="0" w:space="0" w:color="auto"/>
        <w:right w:val="none" w:sz="0" w:space="0" w:color="auto"/>
      </w:divBdr>
    </w:div>
    <w:div w:id="988485223">
      <w:bodyDiv w:val="1"/>
      <w:marLeft w:val="0"/>
      <w:marRight w:val="0"/>
      <w:marTop w:val="0"/>
      <w:marBottom w:val="0"/>
      <w:divBdr>
        <w:top w:val="none" w:sz="0" w:space="0" w:color="auto"/>
        <w:left w:val="none" w:sz="0" w:space="0" w:color="auto"/>
        <w:bottom w:val="none" w:sz="0" w:space="0" w:color="auto"/>
        <w:right w:val="none" w:sz="0" w:space="0" w:color="auto"/>
      </w:divBdr>
    </w:div>
    <w:div w:id="988678291">
      <w:bodyDiv w:val="1"/>
      <w:marLeft w:val="0"/>
      <w:marRight w:val="0"/>
      <w:marTop w:val="0"/>
      <w:marBottom w:val="0"/>
      <w:divBdr>
        <w:top w:val="none" w:sz="0" w:space="0" w:color="auto"/>
        <w:left w:val="none" w:sz="0" w:space="0" w:color="auto"/>
        <w:bottom w:val="none" w:sz="0" w:space="0" w:color="auto"/>
        <w:right w:val="none" w:sz="0" w:space="0" w:color="auto"/>
      </w:divBdr>
    </w:div>
    <w:div w:id="990331657">
      <w:bodyDiv w:val="1"/>
      <w:marLeft w:val="0"/>
      <w:marRight w:val="0"/>
      <w:marTop w:val="0"/>
      <w:marBottom w:val="0"/>
      <w:divBdr>
        <w:top w:val="none" w:sz="0" w:space="0" w:color="auto"/>
        <w:left w:val="none" w:sz="0" w:space="0" w:color="auto"/>
        <w:bottom w:val="none" w:sz="0" w:space="0" w:color="auto"/>
        <w:right w:val="none" w:sz="0" w:space="0" w:color="auto"/>
      </w:divBdr>
    </w:div>
    <w:div w:id="991297592">
      <w:bodyDiv w:val="1"/>
      <w:marLeft w:val="0"/>
      <w:marRight w:val="0"/>
      <w:marTop w:val="0"/>
      <w:marBottom w:val="0"/>
      <w:divBdr>
        <w:top w:val="none" w:sz="0" w:space="0" w:color="auto"/>
        <w:left w:val="none" w:sz="0" w:space="0" w:color="auto"/>
        <w:bottom w:val="none" w:sz="0" w:space="0" w:color="auto"/>
        <w:right w:val="none" w:sz="0" w:space="0" w:color="auto"/>
      </w:divBdr>
    </w:div>
    <w:div w:id="991979503">
      <w:bodyDiv w:val="1"/>
      <w:marLeft w:val="0"/>
      <w:marRight w:val="0"/>
      <w:marTop w:val="0"/>
      <w:marBottom w:val="0"/>
      <w:divBdr>
        <w:top w:val="none" w:sz="0" w:space="0" w:color="auto"/>
        <w:left w:val="none" w:sz="0" w:space="0" w:color="auto"/>
        <w:bottom w:val="none" w:sz="0" w:space="0" w:color="auto"/>
        <w:right w:val="none" w:sz="0" w:space="0" w:color="auto"/>
      </w:divBdr>
    </w:div>
    <w:div w:id="992834526">
      <w:bodyDiv w:val="1"/>
      <w:marLeft w:val="0"/>
      <w:marRight w:val="0"/>
      <w:marTop w:val="0"/>
      <w:marBottom w:val="0"/>
      <w:divBdr>
        <w:top w:val="none" w:sz="0" w:space="0" w:color="auto"/>
        <w:left w:val="none" w:sz="0" w:space="0" w:color="auto"/>
        <w:bottom w:val="none" w:sz="0" w:space="0" w:color="auto"/>
        <w:right w:val="none" w:sz="0" w:space="0" w:color="auto"/>
      </w:divBdr>
    </w:div>
    <w:div w:id="994527016">
      <w:bodyDiv w:val="1"/>
      <w:marLeft w:val="0"/>
      <w:marRight w:val="0"/>
      <w:marTop w:val="0"/>
      <w:marBottom w:val="0"/>
      <w:divBdr>
        <w:top w:val="none" w:sz="0" w:space="0" w:color="auto"/>
        <w:left w:val="none" w:sz="0" w:space="0" w:color="auto"/>
        <w:bottom w:val="none" w:sz="0" w:space="0" w:color="auto"/>
        <w:right w:val="none" w:sz="0" w:space="0" w:color="auto"/>
      </w:divBdr>
    </w:div>
    <w:div w:id="994988783">
      <w:bodyDiv w:val="1"/>
      <w:marLeft w:val="0"/>
      <w:marRight w:val="0"/>
      <w:marTop w:val="0"/>
      <w:marBottom w:val="0"/>
      <w:divBdr>
        <w:top w:val="none" w:sz="0" w:space="0" w:color="auto"/>
        <w:left w:val="none" w:sz="0" w:space="0" w:color="auto"/>
        <w:bottom w:val="none" w:sz="0" w:space="0" w:color="auto"/>
        <w:right w:val="none" w:sz="0" w:space="0" w:color="auto"/>
      </w:divBdr>
    </w:div>
    <w:div w:id="995451862">
      <w:bodyDiv w:val="1"/>
      <w:marLeft w:val="0"/>
      <w:marRight w:val="0"/>
      <w:marTop w:val="0"/>
      <w:marBottom w:val="0"/>
      <w:divBdr>
        <w:top w:val="none" w:sz="0" w:space="0" w:color="auto"/>
        <w:left w:val="none" w:sz="0" w:space="0" w:color="auto"/>
        <w:bottom w:val="none" w:sz="0" w:space="0" w:color="auto"/>
        <w:right w:val="none" w:sz="0" w:space="0" w:color="auto"/>
      </w:divBdr>
    </w:div>
    <w:div w:id="995455737">
      <w:bodyDiv w:val="1"/>
      <w:marLeft w:val="0"/>
      <w:marRight w:val="0"/>
      <w:marTop w:val="0"/>
      <w:marBottom w:val="0"/>
      <w:divBdr>
        <w:top w:val="none" w:sz="0" w:space="0" w:color="auto"/>
        <w:left w:val="none" w:sz="0" w:space="0" w:color="auto"/>
        <w:bottom w:val="none" w:sz="0" w:space="0" w:color="auto"/>
        <w:right w:val="none" w:sz="0" w:space="0" w:color="auto"/>
      </w:divBdr>
    </w:div>
    <w:div w:id="996692432">
      <w:bodyDiv w:val="1"/>
      <w:marLeft w:val="0"/>
      <w:marRight w:val="0"/>
      <w:marTop w:val="0"/>
      <w:marBottom w:val="0"/>
      <w:divBdr>
        <w:top w:val="none" w:sz="0" w:space="0" w:color="auto"/>
        <w:left w:val="none" w:sz="0" w:space="0" w:color="auto"/>
        <w:bottom w:val="none" w:sz="0" w:space="0" w:color="auto"/>
        <w:right w:val="none" w:sz="0" w:space="0" w:color="auto"/>
      </w:divBdr>
    </w:div>
    <w:div w:id="998119121">
      <w:bodyDiv w:val="1"/>
      <w:marLeft w:val="0"/>
      <w:marRight w:val="0"/>
      <w:marTop w:val="0"/>
      <w:marBottom w:val="0"/>
      <w:divBdr>
        <w:top w:val="none" w:sz="0" w:space="0" w:color="auto"/>
        <w:left w:val="none" w:sz="0" w:space="0" w:color="auto"/>
        <w:bottom w:val="none" w:sz="0" w:space="0" w:color="auto"/>
        <w:right w:val="none" w:sz="0" w:space="0" w:color="auto"/>
      </w:divBdr>
    </w:div>
    <w:div w:id="998921691">
      <w:bodyDiv w:val="1"/>
      <w:marLeft w:val="0"/>
      <w:marRight w:val="0"/>
      <w:marTop w:val="0"/>
      <w:marBottom w:val="0"/>
      <w:divBdr>
        <w:top w:val="none" w:sz="0" w:space="0" w:color="auto"/>
        <w:left w:val="none" w:sz="0" w:space="0" w:color="auto"/>
        <w:bottom w:val="none" w:sz="0" w:space="0" w:color="auto"/>
        <w:right w:val="none" w:sz="0" w:space="0" w:color="auto"/>
      </w:divBdr>
    </w:div>
    <w:div w:id="1004629029">
      <w:bodyDiv w:val="1"/>
      <w:marLeft w:val="0"/>
      <w:marRight w:val="0"/>
      <w:marTop w:val="0"/>
      <w:marBottom w:val="0"/>
      <w:divBdr>
        <w:top w:val="none" w:sz="0" w:space="0" w:color="auto"/>
        <w:left w:val="none" w:sz="0" w:space="0" w:color="auto"/>
        <w:bottom w:val="none" w:sz="0" w:space="0" w:color="auto"/>
        <w:right w:val="none" w:sz="0" w:space="0" w:color="auto"/>
      </w:divBdr>
    </w:div>
    <w:div w:id="1007485726">
      <w:bodyDiv w:val="1"/>
      <w:marLeft w:val="0"/>
      <w:marRight w:val="0"/>
      <w:marTop w:val="0"/>
      <w:marBottom w:val="0"/>
      <w:divBdr>
        <w:top w:val="none" w:sz="0" w:space="0" w:color="auto"/>
        <w:left w:val="none" w:sz="0" w:space="0" w:color="auto"/>
        <w:bottom w:val="none" w:sz="0" w:space="0" w:color="auto"/>
        <w:right w:val="none" w:sz="0" w:space="0" w:color="auto"/>
      </w:divBdr>
    </w:div>
    <w:div w:id="1007712556">
      <w:bodyDiv w:val="1"/>
      <w:marLeft w:val="0"/>
      <w:marRight w:val="0"/>
      <w:marTop w:val="0"/>
      <w:marBottom w:val="0"/>
      <w:divBdr>
        <w:top w:val="none" w:sz="0" w:space="0" w:color="auto"/>
        <w:left w:val="none" w:sz="0" w:space="0" w:color="auto"/>
        <w:bottom w:val="none" w:sz="0" w:space="0" w:color="auto"/>
        <w:right w:val="none" w:sz="0" w:space="0" w:color="auto"/>
      </w:divBdr>
    </w:div>
    <w:div w:id="1008559741">
      <w:bodyDiv w:val="1"/>
      <w:marLeft w:val="0"/>
      <w:marRight w:val="0"/>
      <w:marTop w:val="0"/>
      <w:marBottom w:val="0"/>
      <w:divBdr>
        <w:top w:val="none" w:sz="0" w:space="0" w:color="auto"/>
        <w:left w:val="none" w:sz="0" w:space="0" w:color="auto"/>
        <w:bottom w:val="none" w:sz="0" w:space="0" w:color="auto"/>
        <w:right w:val="none" w:sz="0" w:space="0" w:color="auto"/>
      </w:divBdr>
    </w:div>
    <w:div w:id="1010720163">
      <w:bodyDiv w:val="1"/>
      <w:marLeft w:val="0"/>
      <w:marRight w:val="0"/>
      <w:marTop w:val="0"/>
      <w:marBottom w:val="0"/>
      <w:divBdr>
        <w:top w:val="none" w:sz="0" w:space="0" w:color="auto"/>
        <w:left w:val="none" w:sz="0" w:space="0" w:color="auto"/>
        <w:bottom w:val="none" w:sz="0" w:space="0" w:color="auto"/>
        <w:right w:val="none" w:sz="0" w:space="0" w:color="auto"/>
      </w:divBdr>
    </w:div>
    <w:div w:id="1011565782">
      <w:bodyDiv w:val="1"/>
      <w:marLeft w:val="0"/>
      <w:marRight w:val="0"/>
      <w:marTop w:val="0"/>
      <w:marBottom w:val="0"/>
      <w:divBdr>
        <w:top w:val="none" w:sz="0" w:space="0" w:color="auto"/>
        <w:left w:val="none" w:sz="0" w:space="0" w:color="auto"/>
        <w:bottom w:val="none" w:sz="0" w:space="0" w:color="auto"/>
        <w:right w:val="none" w:sz="0" w:space="0" w:color="auto"/>
      </w:divBdr>
    </w:div>
    <w:div w:id="1012299296">
      <w:bodyDiv w:val="1"/>
      <w:marLeft w:val="0"/>
      <w:marRight w:val="0"/>
      <w:marTop w:val="0"/>
      <w:marBottom w:val="0"/>
      <w:divBdr>
        <w:top w:val="none" w:sz="0" w:space="0" w:color="auto"/>
        <w:left w:val="none" w:sz="0" w:space="0" w:color="auto"/>
        <w:bottom w:val="none" w:sz="0" w:space="0" w:color="auto"/>
        <w:right w:val="none" w:sz="0" w:space="0" w:color="auto"/>
      </w:divBdr>
    </w:div>
    <w:div w:id="1014041636">
      <w:bodyDiv w:val="1"/>
      <w:marLeft w:val="0"/>
      <w:marRight w:val="0"/>
      <w:marTop w:val="0"/>
      <w:marBottom w:val="0"/>
      <w:divBdr>
        <w:top w:val="none" w:sz="0" w:space="0" w:color="auto"/>
        <w:left w:val="none" w:sz="0" w:space="0" w:color="auto"/>
        <w:bottom w:val="none" w:sz="0" w:space="0" w:color="auto"/>
        <w:right w:val="none" w:sz="0" w:space="0" w:color="auto"/>
      </w:divBdr>
    </w:div>
    <w:div w:id="1015769963">
      <w:bodyDiv w:val="1"/>
      <w:marLeft w:val="0"/>
      <w:marRight w:val="0"/>
      <w:marTop w:val="0"/>
      <w:marBottom w:val="0"/>
      <w:divBdr>
        <w:top w:val="none" w:sz="0" w:space="0" w:color="auto"/>
        <w:left w:val="none" w:sz="0" w:space="0" w:color="auto"/>
        <w:bottom w:val="none" w:sz="0" w:space="0" w:color="auto"/>
        <w:right w:val="none" w:sz="0" w:space="0" w:color="auto"/>
      </w:divBdr>
    </w:div>
    <w:div w:id="1017080833">
      <w:bodyDiv w:val="1"/>
      <w:marLeft w:val="0"/>
      <w:marRight w:val="0"/>
      <w:marTop w:val="0"/>
      <w:marBottom w:val="0"/>
      <w:divBdr>
        <w:top w:val="none" w:sz="0" w:space="0" w:color="auto"/>
        <w:left w:val="none" w:sz="0" w:space="0" w:color="auto"/>
        <w:bottom w:val="none" w:sz="0" w:space="0" w:color="auto"/>
        <w:right w:val="none" w:sz="0" w:space="0" w:color="auto"/>
      </w:divBdr>
    </w:div>
    <w:div w:id="1018047225">
      <w:bodyDiv w:val="1"/>
      <w:marLeft w:val="0"/>
      <w:marRight w:val="0"/>
      <w:marTop w:val="0"/>
      <w:marBottom w:val="0"/>
      <w:divBdr>
        <w:top w:val="none" w:sz="0" w:space="0" w:color="auto"/>
        <w:left w:val="none" w:sz="0" w:space="0" w:color="auto"/>
        <w:bottom w:val="none" w:sz="0" w:space="0" w:color="auto"/>
        <w:right w:val="none" w:sz="0" w:space="0" w:color="auto"/>
      </w:divBdr>
    </w:div>
    <w:div w:id="1018392742">
      <w:bodyDiv w:val="1"/>
      <w:marLeft w:val="0"/>
      <w:marRight w:val="0"/>
      <w:marTop w:val="0"/>
      <w:marBottom w:val="0"/>
      <w:divBdr>
        <w:top w:val="none" w:sz="0" w:space="0" w:color="auto"/>
        <w:left w:val="none" w:sz="0" w:space="0" w:color="auto"/>
        <w:bottom w:val="none" w:sz="0" w:space="0" w:color="auto"/>
        <w:right w:val="none" w:sz="0" w:space="0" w:color="auto"/>
      </w:divBdr>
    </w:div>
    <w:div w:id="1018778087">
      <w:bodyDiv w:val="1"/>
      <w:marLeft w:val="0"/>
      <w:marRight w:val="0"/>
      <w:marTop w:val="0"/>
      <w:marBottom w:val="0"/>
      <w:divBdr>
        <w:top w:val="none" w:sz="0" w:space="0" w:color="auto"/>
        <w:left w:val="none" w:sz="0" w:space="0" w:color="auto"/>
        <w:bottom w:val="none" w:sz="0" w:space="0" w:color="auto"/>
        <w:right w:val="none" w:sz="0" w:space="0" w:color="auto"/>
      </w:divBdr>
    </w:div>
    <w:div w:id="1019626862">
      <w:bodyDiv w:val="1"/>
      <w:marLeft w:val="0"/>
      <w:marRight w:val="0"/>
      <w:marTop w:val="0"/>
      <w:marBottom w:val="0"/>
      <w:divBdr>
        <w:top w:val="none" w:sz="0" w:space="0" w:color="auto"/>
        <w:left w:val="none" w:sz="0" w:space="0" w:color="auto"/>
        <w:bottom w:val="none" w:sz="0" w:space="0" w:color="auto"/>
        <w:right w:val="none" w:sz="0" w:space="0" w:color="auto"/>
      </w:divBdr>
    </w:div>
    <w:div w:id="1023941392">
      <w:bodyDiv w:val="1"/>
      <w:marLeft w:val="0"/>
      <w:marRight w:val="0"/>
      <w:marTop w:val="0"/>
      <w:marBottom w:val="0"/>
      <w:divBdr>
        <w:top w:val="none" w:sz="0" w:space="0" w:color="auto"/>
        <w:left w:val="none" w:sz="0" w:space="0" w:color="auto"/>
        <w:bottom w:val="none" w:sz="0" w:space="0" w:color="auto"/>
        <w:right w:val="none" w:sz="0" w:space="0" w:color="auto"/>
      </w:divBdr>
    </w:div>
    <w:div w:id="1026633723">
      <w:bodyDiv w:val="1"/>
      <w:marLeft w:val="0"/>
      <w:marRight w:val="0"/>
      <w:marTop w:val="0"/>
      <w:marBottom w:val="0"/>
      <w:divBdr>
        <w:top w:val="none" w:sz="0" w:space="0" w:color="auto"/>
        <w:left w:val="none" w:sz="0" w:space="0" w:color="auto"/>
        <w:bottom w:val="none" w:sz="0" w:space="0" w:color="auto"/>
        <w:right w:val="none" w:sz="0" w:space="0" w:color="auto"/>
      </w:divBdr>
    </w:div>
    <w:div w:id="1026832740">
      <w:bodyDiv w:val="1"/>
      <w:marLeft w:val="0"/>
      <w:marRight w:val="0"/>
      <w:marTop w:val="0"/>
      <w:marBottom w:val="0"/>
      <w:divBdr>
        <w:top w:val="none" w:sz="0" w:space="0" w:color="auto"/>
        <w:left w:val="none" w:sz="0" w:space="0" w:color="auto"/>
        <w:bottom w:val="none" w:sz="0" w:space="0" w:color="auto"/>
        <w:right w:val="none" w:sz="0" w:space="0" w:color="auto"/>
      </w:divBdr>
    </w:div>
    <w:div w:id="1029718042">
      <w:bodyDiv w:val="1"/>
      <w:marLeft w:val="0"/>
      <w:marRight w:val="0"/>
      <w:marTop w:val="0"/>
      <w:marBottom w:val="0"/>
      <w:divBdr>
        <w:top w:val="none" w:sz="0" w:space="0" w:color="auto"/>
        <w:left w:val="none" w:sz="0" w:space="0" w:color="auto"/>
        <w:bottom w:val="none" w:sz="0" w:space="0" w:color="auto"/>
        <w:right w:val="none" w:sz="0" w:space="0" w:color="auto"/>
      </w:divBdr>
    </w:div>
    <w:div w:id="1029835641">
      <w:bodyDiv w:val="1"/>
      <w:marLeft w:val="0"/>
      <w:marRight w:val="0"/>
      <w:marTop w:val="0"/>
      <w:marBottom w:val="0"/>
      <w:divBdr>
        <w:top w:val="none" w:sz="0" w:space="0" w:color="auto"/>
        <w:left w:val="none" w:sz="0" w:space="0" w:color="auto"/>
        <w:bottom w:val="none" w:sz="0" w:space="0" w:color="auto"/>
        <w:right w:val="none" w:sz="0" w:space="0" w:color="auto"/>
      </w:divBdr>
    </w:div>
    <w:div w:id="1030910912">
      <w:bodyDiv w:val="1"/>
      <w:marLeft w:val="0"/>
      <w:marRight w:val="0"/>
      <w:marTop w:val="0"/>
      <w:marBottom w:val="0"/>
      <w:divBdr>
        <w:top w:val="none" w:sz="0" w:space="0" w:color="auto"/>
        <w:left w:val="none" w:sz="0" w:space="0" w:color="auto"/>
        <w:bottom w:val="none" w:sz="0" w:space="0" w:color="auto"/>
        <w:right w:val="none" w:sz="0" w:space="0" w:color="auto"/>
      </w:divBdr>
    </w:div>
    <w:div w:id="1034774408">
      <w:bodyDiv w:val="1"/>
      <w:marLeft w:val="0"/>
      <w:marRight w:val="0"/>
      <w:marTop w:val="0"/>
      <w:marBottom w:val="0"/>
      <w:divBdr>
        <w:top w:val="none" w:sz="0" w:space="0" w:color="auto"/>
        <w:left w:val="none" w:sz="0" w:space="0" w:color="auto"/>
        <w:bottom w:val="none" w:sz="0" w:space="0" w:color="auto"/>
        <w:right w:val="none" w:sz="0" w:space="0" w:color="auto"/>
      </w:divBdr>
    </w:div>
    <w:div w:id="1035084900">
      <w:bodyDiv w:val="1"/>
      <w:marLeft w:val="0"/>
      <w:marRight w:val="0"/>
      <w:marTop w:val="0"/>
      <w:marBottom w:val="0"/>
      <w:divBdr>
        <w:top w:val="none" w:sz="0" w:space="0" w:color="auto"/>
        <w:left w:val="none" w:sz="0" w:space="0" w:color="auto"/>
        <w:bottom w:val="none" w:sz="0" w:space="0" w:color="auto"/>
        <w:right w:val="none" w:sz="0" w:space="0" w:color="auto"/>
      </w:divBdr>
    </w:div>
    <w:div w:id="1036152669">
      <w:bodyDiv w:val="1"/>
      <w:marLeft w:val="0"/>
      <w:marRight w:val="0"/>
      <w:marTop w:val="0"/>
      <w:marBottom w:val="0"/>
      <w:divBdr>
        <w:top w:val="none" w:sz="0" w:space="0" w:color="auto"/>
        <w:left w:val="none" w:sz="0" w:space="0" w:color="auto"/>
        <w:bottom w:val="none" w:sz="0" w:space="0" w:color="auto"/>
        <w:right w:val="none" w:sz="0" w:space="0" w:color="auto"/>
      </w:divBdr>
    </w:div>
    <w:div w:id="1037582089">
      <w:bodyDiv w:val="1"/>
      <w:marLeft w:val="0"/>
      <w:marRight w:val="0"/>
      <w:marTop w:val="0"/>
      <w:marBottom w:val="0"/>
      <w:divBdr>
        <w:top w:val="none" w:sz="0" w:space="0" w:color="auto"/>
        <w:left w:val="none" w:sz="0" w:space="0" w:color="auto"/>
        <w:bottom w:val="none" w:sz="0" w:space="0" w:color="auto"/>
        <w:right w:val="none" w:sz="0" w:space="0" w:color="auto"/>
      </w:divBdr>
    </w:div>
    <w:div w:id="1040780911">
      <w:bodyDiv w:val="1"/>
      <w:marLeft w:val="0"/>
      <w:marRight w:val="0"/>
      <w:marTop w:val="0"/>
      <w:marBottom w:val="0"/>
      <w:divBdr>
        <w:top w:val="none" w:sz="0" w:space="0" w:color="auto"/>
        <w:left w:val="none" w:sz="0" w:space="0" w:color="auto"/>
        <w:bottom w:val="none" w:sz="0" w:space="0" w:color="auto"/>
        <w:right w:val="none" w:sz="0" w:space="0" w:color="auto"/>
      </w:divBdr>
    </w:div>
    <w:div w:id="1042171850">
      <w:bodyDiv w:val="1"/>
      <w:marLeft w:val="0"/>
      <w:marRight w:val="0"/>
      <w:marTop w:val="0"/>
      <w:marBottom w:val="0"/>
      <w:divBdr>
        <w:top w:val="none" w:sz="0" w:space="0" w:color="auto"/>
        <w:left w:val="none" w:sz="0" w:space="0" w:color="auto"/>
        <w:bottom w:val="none" w:sz="0" w:space="0" w:color="auto"/>
        <w:right w:val="none" w:sz="0" w:space="0" w:color="auto"/>
      </w:divBdr>
    </w:div>
    <w:div w:id="1044016911">
      <w:bodyDiv w:val="1"/>
      <w:marLeft w:val="0"/>
      <w:marRight w:val="0"/>
      <w:marTop w:val="0"/>
      <w:marBottom w:val="0"/>
      <w:divBdr>
        <w:top w:val="none" w:sz="0" w:space="0" w:color="auto"/>
        <w:left w:val="none" w:sz="0" w:space="0" w:color="auto"/>
        <w:bottom w:val="none" w:sz="0" w:space="0" w:color="auto"/>
        <w:right w:val="none" w:sz="0" w:space="0" w:color="auto"/>
      </w:divBdr>
    </w:div>
    <w:div w:id="1044066094">
      <w:bodyDiv w:val="1"/>
      <w:marLeft w:val="0"/>
      <w:marRight w:val="0"/>
      <w:marTop w:val="0"/>
      <w:marBottom w:val="0"/>
      <w:divBdr>
        <w:top w:val="none" w:sz="0" w:space="0" w:color="auto"/>
        <w:left w:val="none" w:sz="0" w:space="0" w:color="auto"/>
        <w:bottom w:val="none" w:sz="0" w:space="0" w:color="auto"/>
        <w:right w:val="none" w:sz="0" w:space="0" w:color="auto"/>
      </w:divBdr>
    </w:div>
    <w:div w:id="1045644209">
      <w:bodyDiv w:val="1"/>
      <w:marLeft w:val="0"/>
      <w:marRight w:val="0"/>
      <w:marTop w:val="0"/>
      <w:marBottom w:val="0"/>
      <w:divBdr>
        <w:top w:val="none" w:sz="0" w:space="0" w:color="auto"/>
        <w:left w:val="none" w:sz="0" w:space="0" w:color="auto"/>
        <w:bottom w:val="none" w:sz="0" w:space="0" w:color="auto"/>
        <w:right w:val="none" w:sz="0" w:space="0" w:color="auto"/>
      </w:divBdr>
    </w:div>
    <w:div w:id="1048342293">
      <w:bodyDiv w:val="1"/>
      <w:marLeft w:val="0"/>
      <w:marRight w:val="0"/>
      <w:marTop w:val="0"/>
      <w:marBottom w:val="0"/>
      <w:divBdr>
        <w:top w:val="none" w:sz="0" w:space="0" w:color="auto"/>
        <w:left w:val="none" w:sz="0" w:space="0" w:color="auto"/>
        <w:bottom w:val="none" w:sz="0" w:space="0" w:color="auto"/>
        <w:right w:val="none" w:sz="0" w:space="0" w:color="auto"/>
      </w:divBdr>
    </w:div>
    <w:div w:id="1048726927">
      <w:bodyDiv w:val="1"/>
      <w:marLeft w:val="0"/>
      <w:marRight w:val="0"/>
      <w:marTop w:val="0"/>
      <w:marBottom w:val="0"/>
      <w:divBdr>
        <w:top w:val="none" w:sz="0" w:space="0" w:color="auto"/>
        <w:left w:val="none" w:sz="0" w:space="0" w:color="auto"/>
        <w:bottom w:val="none" w:sz="0" w:space="0" w:color="auto"/>
        <w:right w:val="none" w:sz="0" w:space="0" w:color="auto"/>
      </w:divBdr>
    </w:div>
    <w:div w:id="1051418210">
      <w:bodyDiv w:val="1"/>
      <w:marLeft w:val="0"/>
      <w:marRight w:val="0"/>
      <w:marTop w:val="0"/>
      <w:marBottom w:val="0"/>
      <w:divBdr>
        <w:top w:val="none" w:sz="0" w:space="0" w:color="auto"/>
        <w:left w:val="none" w:sz="0" w:space="0" w:color="auto"/>
        <w:bottom w:val="none" w:sz="0" w:space="0" w:color="auto"/>
        <w:right w:val="none" w:sz="0" w:space="0" w:color="auto"/>
      </w:divBdr>
    </w:div>
    <w:div w:id="1053041619">
      <w:bodyDiv w:val="1"/>
      <w:marLeft w:val="0"/>
      <w:marRight w:val="0"/>
      <w:marTop w:val="0"/>
      <w:marBottom w:val="0"/>
      <w:divBdr>
        <w:top w:val="none" w:sz="0" w:space="0" w:color="auto"/>
        <w:left w:val="none" w:sz="0" w:space="0" w:color="auto"/>
        <w:bottom w:val="none" w:sz="0" w:space="0" w:color="auto"/>
        <w:right w:val="none" w:sz="0" w:space="0" w:color="auto"/>
      </w:divBdr>
    </w:div>
    <w:div w:id="1054041288">
      <w:bodyDiv w:val="1"/>
      <w:marLeft w:val="0"/>
      <w:marRight w:val="0"/>
      <w:marTop w:val="0"/>
      <w:marBottom w:val="0"/>
      <w:divBdr>
        <w:top w:val="none" w:sz="0" w:space="0" w:color="auto"/>
        <w:left w:val="none" w:sz="0" w:space="0" w:color="auto"/>
        <w:bottom w:val="none" w:sz="0" w:space="0" w:color="auto"/>
        <w:right w:val="none" w:sz="0" w:space="0" w:color="auto"/>
      </w:divBdr>
    </w:div>
    <w:div w:id="1058553058">
      <w:bodyDiv w:val="1"/>
      <w:marLeft w:val="0"/>
      <w:marRight w:val="0"/>
      <w:marTop w:val="0"/>
      <w:marBottom w:val="0"/>
      <w:divBdr>
        <w:top w:val="none" w:sz="0" w:space="0" w:color="auto"/>
        <w:left w:val="none" w:sz="0" w:space="0" w:color="auto"/>
        <w:bottom w:val="none" w:sz="0" w:space="0" w:color="auto"/>
        <w:right w:val="none" w:sz="0" w:space="0" w:color="auto"/>
      </w:divBdr>
    </w:div>
    <w:div w:id="1061441838">
      <w:bodyDiv w:val="1"/>
      <w:marLeft w:val="0"/>
      <w:marRight w:val="0"/>
      <w:marTop w:val="0"/>
      <w:marBottom w:val="0"/>
      <w:divBdr>
        <w:top w:val="none" w:sz="0" w:space="0" w:color="auto"/>
        <w:left w:val="none" w:sz="0" w:space="0" w:color="auto"/>
        <w:bottom w:val="none" w:sz="0" w:space="0" w:color="auto"/>
        <w:right w:val="none" w:sz="0" w:space="0" w:color="auto"/>
      </w:divBdr>
    </w:div>
    <w:div w:id="1061446732">
      <w:bodyDiv w:val="1"/>
      <w:marLeft w:val="0"/>
      <w:marRight w:val="0"/>
      <w:marTop w:val="0"/>
      <w:marBottom w:val="0"/>
      <w:divBdr>
        <w:top w:val="none" w:sz="0" w:space="0" w:color="auto"/>
        <w:left w:val="none" w:sz="0" w:space="0" w:color="auto"/>
        <w:bottom w:val="none" w:sz="0" w:space="0" w:color="auto"/>
        <w:right w:val="none" w:sz="0" w:space="0" w:color="auto"/>
      </w:divBdr>
    </w:div>
    <w:div w:id="1062025339">
      <w:bodyDiv w:val="1"/>
      <w:marLeft w:val="0"/>
      <w:marRight w:val="0"/>
      <w:marTop w:val="0"/>
      <w:marBottom w:val="0"/>
      <w:divBdr>
        <w:top w:val="none" w:sz="0" w:space="0" w:color="auto"/>
        <w:left w:val="none" w:sz="0" w:space="0" w:color="auto"/>
        <w:bottom w:val="none" w:sz="0" w:space="0" w:color="auto"/>
        <w:right w:val="none" w:sz="0" w:space="0" w:color="auto"/>
      </w:divBdr>
    </w:div>
    <w:div w:id="1062410324">
      <w:bodyDiv w:val="1"/>
      <w:marLeft w:val="0"/>
      <w:marRight w:val="0"/>
      <w:marTop w:val="0"/>
      <w:marBottom w:val="0"/>
      <w:divBdr>
        <w:top w:val="none" w:sz="0" w:space="0" w:color="auto"/>
        <w:left w:val="none" w:sz="0" w:space="0" w:color="auto"/>
        <w:bottom w:val="none" w:sz="0" w:space="0" w:color="auto"/>
        <w:right w:val="none" w:sz="0" w:space="0" w:color="auto"/>
      </w:divBdr>
    </w:div>
    <w:div w:id="1064182728">
      <w:bodyDiv w:val="1"/>
      <w:marLeft w:val="0"/>
      <w:marRight w:val="0"/>
      <w:marTop w:val="0"/>
      <w:marBottom w:val="0"/>
      <w:divBdr>
        <w:top w:val="none" w:sz="0" w:space="0" w:color="auto"/>
        <w:left w:val="none" w:sz="0" w:space="0" w:color="auto"/>
        <w:bottom w:val="none" w:sz="0" w:space="0" w:color="auto"/>
        <w:right w:val="none" w:sz="0" w:space="0" w:color="auto"/>
      </w:divBdr>
    </w:div>
    <w:div w:id="1064451501">
      <w:bodyDiv w:val="1"/>
      <w:marLeft w:val="0"/>
      <w:marRight w:val="0"/>
      <w:marTop w:val="0"/>
      <w:marBottom w:val="0"/>
      <w:divBdr>
        <w:top w:val="none" w:sz="0" w:space="0" w:color="auto"/>
        <w:left w:val="none" w:sz="0" w:space="0" w:color="auto"/>
        <w:bottom w:val="none" w:sz="0" w:space="0" w:color="auto"/>
        <w:right w:val="none" w:sz="0" w:space="0" w:color="auto"/>
      </w:divBdr>
    </w:div>
    <w:div w:id="1068721320">
      <w:bodyDiv w:val="1"/>
      <w:marLeft w:val="0"/>
      <w:marRight w:val="0"/>
      <w:marTop w:val="0"/>
      <w:marBottom w:val="0"/>
      <w:divBdr>
        <w:top w:val="none" w:sz="0" w:space="0" w:color="auto"/>
        <w:left w:val="none" w:sz="0" w:space="0" w:color="auto"/>
        <w:bottom w:val="none" w:sz="0" w:space="0" w:color="auto"/>
        <w:right w:val="none" w:sz="0" w:space="0" w:color="auto"/>
      </w:divBdr>
    </w:div>
    <w:div w:id="1069772598">
      <w:bodyDiv w:val="1"/>
      <w:marLeft w:val="0"/>
      <w:marRight w:val="0"/>
      <w:marTop w:val="0"/>
      <w:marBottom w:val="0"/>
      <w:divBdr>
        <w:top w:val="none" w:sz="0" w:space="0" w:color="auto"/>
        <w:left w:val="none" w:sz="0" w:space="0" w:color="auto"/>
        <w:bottom w:val="none" w:sz="0" w:space="0" w:color="auto"/>
        <w:right w:val="none" w:sz="0" w:space="0" w:color="auto"/>
      </w:divBdr>
    </w:div>
    <w:div w:id="1072001156">
      <w:bodyDiv w:val="1"/>
      <w:marLeft w:val="0"/>
      <w:marRight w:val="0"/>
      <w:marTop w:val="0"/>
      <w:marBottom w:val="0"/>
      <w:divBdr>
        <w:top w:val="none" w:sz="0" w:space="0" w:color="auto"/>
        <w:left w:val="none" w:sz="0" w:space="0" w:color="auto"/>
        <w:bottom w:val="none" w:sz="0" w:space="0" w:color="auto"/>
        <w:right w:val="none" w:sz="0" w:space="0" w:color="auto"/>
      </w:divBdr>
    </w:div>
    <w:div w:id="1072119156">
      <w:bodyDiv w:val="1"/>
      <w:marLeft w:val="0"/>
      <w:marRight w:val="0"/>
      <w:marTop w:val="0"/>
      <w:marBottom w:val="0"/>
      <w:divBdr>
        <w:top w:val="none" w:sz="0" w:space="0" w:color="auto"/>
        <w:left w:val="none" w:sz="0" w:space="0" w:color="auto"/>
        <w:bottom w:val="none" w:sz="0" w:space="0" w:color="auto"/>
        <w:right w:val="none" w:sz="0" w:space="0" w:color="auto"/>
      </w:divBdr>
    </w:div>
    <w:div w:id="1074204146">
      <w:bodyDiv w:val="1"/>
      <w:marLeft w:val="0"/>
      <w:marRight w:val="0"/>
      <w:marTop w:val="0"/>
      <w:marBottom w:val="0"/>
      <w:divBdr>
        <w:top w:val="none" w:sz="0" w:space="0" w:color="auto"/>
        <w:left w:val="none" w:sz="0" w:space="0" w:color="auto"/>
        <w:bottom w:val="none" w:sz="0" w:space="0" w:color="auto"/>
        <w:right w:val="none" w:sz="0" w:space="0" w:color="auto"/>
      </w:divBdr>
    </w:div>
    <w:div w:id="1075321395">
      <w:bodyDiv w:val="1"/>
      <w:marLeft w:val="0"/>
      <w:marRight w:val="0"/>
      <w:marTop w:val="0"/>
      <w:marBottom w:val="0"/>
      <w:divBdr>
        <w:top w:val="none" w:sz="0" w:space="0" w:color="auto"/>
        <w:left w:val="none" w:sz="0" w:space="0" w:color="auto"/>
        <w:bottom w:val="none" w:sz="0" w:space="0" w:color="auto"/>
        <w:right w:val="none" w:sz="0" w:space="0" w:color="auto"/>
      </w:divBdr>
    </w:div>
    <w:div w:id="1084884018">
      <w:bodyDiv w:val="1"/>
      <w:marLeft w:val="0"/>
      <w:marRight w:val="0"/>
      <w:marTop w:val="0"/>
      <w:marBottom w:val="0"/>
      <w:divBdr>
        <w:top w:val="none" w:sz="0" w:space="0" w:color="auto"/>
        <w:left w:val="none" w:sz="0" w:space="0" w:color="auto"/>
        <w:bottom w:val="none" w:sz="0" w:space="0" w:color="auto"/>
        <w:right w:val="none" w:sz="0" w:space="0" w:color="auto"/>
      </w:divBdr>
    </w:div>
    <w:div w:id="1087074988">
      <w:bodyDiv w:val="1"/>
      <w:marLeft w:val="0"/>
      <w:marRight w:val="0"/>
      <w:marTop w:val="0"/>
      <w:marBottom w:val="0"/>
      <w:divBdr>
        <w:top w:val="none" w:sz="0" w:space="0" w:color="auto"/>
        <w:left w:val="none" w:sz="0" w:space="0" w:color="auto"/>
        <w:bottom w:val="none" w:sz="0" w:space="0" w:color="auto"/>
        <w:right w:val="none" w:sz="0" w:space="0" w:color="auto"/>
      </w:divBdr>
    </w:div>
    <w:div w:id="1092818821">
      <w:bodyDiv w:val="1"/>
      <w:marLeft w:val="0"/>
      <w:marRight w:val="0"/>
      <w:marTop w:val="0"/>
      <w:marBottom w:val="0"/>
      <w:divBdr>
        <w:top w:val="none" w:sz="0" w:space="0" w:color="auto"/>
        <w:left w:val="none" w:sz="0" w:space="0" w:color="auto"/>
        <w:bottom w:val="none" w:sz="0" w:space="0" w:color="auto"/>
        <w:right w:val="none" w:sz="0" w:space="0" w:color="auto"/>
      </w:divBdr>
    </w:div>
    <w:div w:id="1093817117">
      <w:bodyDiv w:val="1"/>
      <w:marLeft w:val="0"/>
      <w:marRight w:val="0"/>
      <w:marTop w:val="0"/>
      <w:marBottom w:val="0"/>
      <w:divBdr>
        <w:top w:val="none" w:sz="0" w:space="0" w:color="auto"/>
        <w:left w:val="none" w:sz="0" w:space="0" w:color="auto"/>
        <w:bottom w:val="none" w:sz="0" w:space="0" w:color="auto"/>
        <w:right w:val="none" w:sz="0" w:space="0" w:color="auto"/>
      </w:divBdr>
    </w:div>
    <w:div w:id="1094781292">
      <w:bodyDiv w:val="1"/>
      <w:marLeft w:val="0"/>
      <w:marRight w:val="0"/>
      <w:marTop w:val="0"/>
      <w:marBottom w:val="0"/>
      <w:divBdr>
        <w:top w:val="none" w:sz="0" w:space="0" w:color="auto"/>
        <w:left w:val="none" w:sz="0" w:space="0" w:color="auto"/>
        <w:bottom w:val="none" w:sz="0" w:space="0" w:color="auto"/>
        <w:right w:val="none" w:sz="0" w:space="0" w:color="auto"/>
      </w:divBdr>
    </w:div>
    <w:div w:id="1095131187">
      <w:bodyDiv w:val="1"/>
      <w:marLeft w:val="0"/>
      <w:marRight w:val="0"/>
      <w:marTop w:val="0"/>
      <w:marBottom w:val="0"/>
      <w:divBdr>
        <w:top w:val="none" w:sz="0" w:space="0" w:color="auto"/>
        <w:left w:val="none" w:sz="0" w:space="0" w:color="auto"/>
        <w:bottom w:val="none" w:sz="0" w:space="0" w:color="auto"/>
        <w:right w:val="none" w:sz="0" w:space="0" w:color="auto"/>
      </w:divBdr>
    </w:div>
    <w:div w:id="1098211414">
      <w:bodyDiv w:val="1"/>
      <w:marLeft w:val="0"/>
      <w:marRight w:val="0"/>
      <w:marTop w:val="0"/>
      <w:marBottom w:val="0"/>
      <w:divBdr>
        <w:top w:val="none" w:sz="0" w:space="0" w:color="auto"/>
        <w:left w:val="none" w:sz="0" w:space="0" w:color="auto"/>
        <w:bottom w:val="none" w:sz="0" w:space="0" w:color="auto"/>
        <w:right w:val="none" w:sz="0" w:space="0" w:color="auto"/>
      </w:divBdr>
    </w:div>
    <w:div w:id="1098253105">
      <w:bodyDiv w:val="1"/>
      <w:marLeft w:val="0"/>
      <w:marRight w:val="0"/>
      <w:marTop w:val="0"/>
      <w:marBottom w:val="0"/>
      <w:divBdr>
        <w:top w:val="none" w:sz="0" w:space="0" w:color="auto"/>
        <w:left w:val="none" w:sz="0" w:space="0" w:color="auto"/>
        <w:bottom w:val="none" w:sz="0" w:space="0" w:color="auto"/>
        <w:right w:val="none" w:sz="0" w:space="0" w:color="auto"/>
      </w:divBdr>
    </w:div>
    <w:div w:id="1101535444">
      <w:bodyDiv w:val="1"/>
      <w:marLeft w:val="0"/>
      <w:marRight w:val="0"/>
      <w:marTop w:val="0"/>
      <w:marBottom w:val="0"/>
      <w:divBdr>
        <w:top w:val="none" w:sz="0" w:space="0" w:color="auto"/>
        <w:left w:val="none" w:sz="0" w:space="0" w:color="auto"/>
        <w:bottom w:val="none" w:sz="0" w:space="0" w:color="auto"/>
        <w:right w:val="none" w:sz="0" w:space="0" w:color="auto"/>
      </w:divBdr>
    </w:div>
    <w:div w:id="1104225427">
      <w:bodyDiv w:val="1"/>
      <w:marLeft w:val="0"/>
      <w:marRight w:val="0"/>
      <w:marTop w:val="0"/>
      <w:marBottom w:val="0"/>
      <w:divBdr>
        <w:top w:val="none" w:sz="0" w:space="0" w:color="auto"/>
        <w:left w:val="none" w:sz="0" w:space="0" w:color="auto"/>
        <w:bottom w:val="none" w:sz="0" w:space="0" w:color="auto"/>
        <w:right w:val="none" w:sz="0" w:space="0" w:color="auto"/>
      </w:divBdr>
    </w:div>
    <w:div w:id="1104763911">
      <w:bodyDiv w:val="1"/>
      <w:marLeft w:val="0"/>
      <w:marRight w:val="0"/>
      <w:marTop w:val="0"/>
      <w:marBottom w:val="0"/>
      <w:divBdr>
        <w:top w:val="none" w:sz="0" w:space="0" w:color="auto"/>
        <w:left w:val="none" w:sz="0" w:space="0" w:color="auto"/>
        <w:bottom w:val="none" w:sz="0" w:space="0" w:color="auto"/>
        <w:right w:val="none" w:sz="0" w:space="0" w:color="auto"/>
      </w:divBdr>
    </w:div>
    <w:div w:id="1104884418">
      <w:bodyDiv w:val="1"/>
      <w:marLeft w:val="0"/>
      <w:marRight w:val="0"/>
      <w:marTop w:val="0"/>
      <w:marBottom w:val="0"/>
      <w:divBdr>
        <w:top w:val="none" w:sz="0" w:space="0" w:color="auto"/>
        <w:left w:val="none" w:sz="0" w:space="0" w:color="auto"/>
        <w:bottom w:val="none" w:sz="0" w:space="0" w:color="auto"/>
        <w:right w:val="none" w:sz="0" w:space="0" w:color="auto"/>
      </w:divBdr>
    </w:div>
    <w:div w:id="1106853531">
      <w:bodyDiv w:val="1"/>
      <w:marLeft w:val="0"/>
      <w:marRight w:val="0"/>
      <w:marTop w:val="0"/>
      <w:marBottom w:val="0"/>
      <w:divBdr>
        <w:top w:val="none" w:sz="0" w:space="0" w:color="auto"/>
        <w:left w:val="none" w:sz="0" w:space="0" w:color="auto"/>
        <w:bottom w:val="none" w:sz="0" w:space="0" w:color="auto"/>
        <w:right w:val="none" w:sz="0" w:space="0" w:color="auto"/>
      </w:divBdr>
    </w:div>
    <w:div w:id="1106996602">
      <w:bodyDiv w:val="1"/>
      <w:marLeft w:val="0"/>
      <w:marRight w:val="0"/>
      <w:marTop w:val="0"/>
      <w:marBottom w:val="0"/>
      <w:divBdr>
        <w:top w:val="none" w:sz="0" w:space="0" w:color="auto"/>
        <w:left w:val="none" w:sz="0" w:space="0" w:color="auto"/>
        <w:bottom w:val="none" w:sz="0" w:space="0" w:color="auto"/>
        <w:right w:val="none" w:sz="0" w:space="0" w:color="auto"/>
      </w:divBdr>
    </w:div>
    <w:div w:id="1107388699">
      <w:bodyDiv w:val="1"/>
      <w:marLeft w:val="0"/>
      <w:marRight w:val="0"/>
      <w:marTop w:val="0"/>
      <w:marBottom w:val="0"/>
      <w:divBdr>
        <w:top w:val="none" w:sz="0" w:space="0" w:color="auto"/>
        <w:left w:val="none" w:sz="0" w:space="0" w:color="auto"/>
        <w:bottom w:val="none" w:sz="0" w:space="0" w:color="auto"/>
        <w:right w:val="none" w:sz="0" w:space="0" w:color="auto"/>
      </w:divBdr>
    </w:div>
    <w:div w:id="1112242691">
      <w:bodyDiv w:val="1"/>
      <w:marLeft w:val="0"/>
      <w:marRight w:val="0"/>
      <w:marTop w:val="0"/>
      <w:marBottom w:val="0"/>
      <w:divBdr>
        <w:top w:val="none" w:sz="0" w:space="0" w:color="auto"/>
        <w:left w:val="none" w:sz="0" w:space="0" w:color="auto"/>
        <w:bottom w:val="none" w:sz="0" w:space="0" w:color="auto"/>
        <w:right w:val="none" w:sz="0" w:space="0" w:color="auto"/>
      </w:divBdr>
    </w:div>
    <w:div w:id="1112555063">
      <w:bodyDiv w:val="1"/>
      <w:marLeft w:val="0"/>
      <w:marRight w:val="0"/>
      <w:marTop w:val="0"/>
      <w:marBottom w:val="0"/>
      <w:divBdr>
        <w:top w:val="none" w:sz="0" w:space="0" w:color="auto"/>
        <w:left w:val="none" w:sz="0" w:space="0" w:color="auto"/>
        <w:bottom w:val="none" w:sz="0" w:space="0" w:color="auto"/>
        <w:right w:val="none" w:sz="0" w:space="0" w:color="auto"/>
      </w:divBdr>
    </w:div>
    <w:div w:id="1115707333">
      <w:bodyDiv w:val="1"/>
      <w:marLeft w:val="0"/>
      <w:marRight w:val="0"/>
      <w:marTop w:val="0"/>
      <w:marBottom w:val="0"/>
      <w:divBdr>
        <w:top w:val="none" w:sz="0" w:space="0" w:color="auto"/>
        <w:left w:val="none" w:sz="0" w:space="0" w:color="auto"/>
        <w:bottom w:val="none" w:sz="0" w:space="0" w:color="auto"/>
        <w:right w:val="none" w:sz="0" w:space="0" w:color="auto"/>
      </w:divBdr>
    </w:div>
    <w:div w:id="1119496413">
      <w:bodyDiv w:val="1"/>
      <w:marLeft w:val="0"/>
      <w:marRight w:val="0"/>
      <w:marTop w:val="0"/>
      <w:marBottom w:val="0"/>
      <w:divBdr>
        <w:top w:val="none" w:sz="0" w:space="0" w:color="auto"/>
        <w:left w:val="none" w:sz="0" w:space="0" w:color="auto"/>
        <w:bottom w:val="none" w:sz="0" w:space="0" w:color="auto"/>
        <w:right w:val="none" w:sz="0" w:space="0" w:color="auto"/>
      </w:divBdr>
    </w:div>
    <w:div w:id="1121611545">
      <w:bodyDiv w:val="1"/>
      <w:marLeft w:val="0"/>
      <w:marRight w:val="0"/>
      <w:marTop w:val="0"/>
      <w:marBottom w:val="0"/>
      <w:divBdr>
        <w:top w:val="none" w:sz="0" w:space="0" w:color="auto"/>
        <w:left w:val="none" w:sz="0" w:space="0" w:color="auto"/>
        <w:bottom w:val="none" w:sz="0" w:space="0" w:color="auto"/>
        <w:right w:val="none" w:sz="0" w:space="0" w:color="auto"/>
      </w:divBdr>
    </w:div>
    <w:div w:id="1121801793">
      <w:bodyDiv w:val="1"/>
      <w:marLeft w:val="0"/>
      <w:marRight w:val="0"/>
      <w:marTop w:val="0"/>
      <w:marBottom w:val="0"/>
      <w:divBdr>
        <w:top w:val="none" w:sz="0" w:space="0" w:color="auto"/>
        <w:left w:val="none" w:sz="0" w:space="0" w:color="auto"/>
        <w:bottom w:val="none" w:sz="0" w:space="0" w:color="auto"/>
        <w:right w:val="none" w:sz="0" w:space="0" w:color="auto"/>
      </w:divBdr>
    </w:div>
    <w:div w:id="1122915250">
      <w:bodyDiv w:val="1"/>
      <w:marLeft w:val="0"/>
      <w:marRight w:val="0"/>
      <w:marTop w:val="0"/>
      <w:marBottom w:val="0"/>
      <w:divBdr>
        <w:top w:val="none" w:sz="0" w:space="0" w:color="auto"/>
        <w:left w:val="none" w:sz="0" w:space="0" w:color="auto"/>
        <w:bottom w:val="none" w:sz="0" w:space="0" w:color="auto"/>
        <w:right w:val="none" w:sz="0" w:space="0" w:color="auto"/>
      </w:divBdr>
    </w:div>
    <w:div w:id="1123379232">
      <w:bodyDiv w:val="1"/>
      <w:marLeft w:val="0"/>
      <w:marRight w:val="0"/>
      <w:marTop w:val="0"/>
      <w:marBottom w:val="0"/>
      <w:divBdr>
        <w:top w:val="none" w:sz="0" w:space="0" w:color="auto"/>
        <w:left w:val="none" w:sz="0" w:space="0" w:color="auto"/>
        <w:bottom w:val="none" w:sz="0" w:space="0" w:color="auto"/>
        <w:right w:val="none" w:sz="0" w:space="0" w:color="auto"/>
      </w:divBdr>
    </w:div>
    <w:div w:id="1123576407">
      <w:bodyDiv w:val="1"/>
      <w:marLeft w:val="0"/>
      <w:marRight w:val="0"/>
      <w:marTop w:val="0"/>
      <w:marBottom w:val="0"/>
      <w:divBdr>
        <w:top w:val="none" w:sz="0" w:space="0" w:color="auto"/>
        <w:left w:val="none" w:sz="0" w:space="0" w:color="auto"/>
        <w:bottom w:val="none" w:sz="0" w:space="0" w:color="auto"/>
        <w:right w:val="none" w:sz="0" w:space="0" w:color="auto"/>
      </w:divBdr>
    </w:div>
    <w:div w:id="1123882014">
      <w:bodyDiv w:val="1"/>
      <w:marLeft w:val="0"/>
      <w:marRight w:val="0"/>
      <w:marTop w:val="0"/>
      <w:marBottom w:val="0"/>
      <w:divBdr>
        <w:top w:val="none" w:sz="0" w:space="0" w:color="auto"/>
        <w:left w:val="none" w:sz="0" w:space="0" w:color="auto"/>
        <w:bottom w:val="none" w:sz="0" w:space="0" w:color="auto"/>
        <w:right w:val="none" w:sz="0" w:space="0" w:color="auto"/>
      </w:divBdr>
    </w:div>
    <w:div w:id="1123960804">
      <w:bodyDiv w:val="1"/>
      <w:marLeft w:val="0"/>
      <w:marRight w:val="0"/>
      <w:marTop w:val="0"/>
      <w:marBottom w:val="0"/>
      <w:divBdr>
        <w:top w:val="none" w:sz="0" w:space="0" w:color="auto"/>
        <w:left w:val="none" w:sz="0" w:space="0" w:color="auto"/>
        <w:bottom w:val="none" w:sz="0" w:space="0" w:color="auto"/>
        <w:right w:val="none" w:sz="0" w:space="0" w:color="auto"/>
      </w:divBdr>
    </w:div>
    <w:div w:id="1126392833">
      <w:bodyDiv w:val="1"/>
      <w:marLeft w:val="0"/>
      <w:marRight w:val="0"/>
      <w:marTop w:val="0"/>
      <w:marBottom w:val="0"/>
      <w:divBdr>
        <w:top w:val="none" w:sz="0" w:space="0" w:color="auto"/>
        <w:left w:val="none" w:sz="0" w:space="0" w:color="auto"/>
        <w:bottom w:val="none" w:sz="0" w:space="0" w:color="auto"/>
        <w:right w:val="none" w:sz="0" w:space="0" w:color="auto"/>
      </w:divBdr>
    </w:div>
    <w:div w:id="1127695417">
      <w:bodyDiv w:val="1"/>
      <w:marLeft w:val="0"/>
      <w:marRight w:val="0"/>
      <w:marTop w:val="0"/>
      <w:marBottom w:val="0"/>
      <w:divBdr>
        <w:top w:val="none" w:sz="0" w:space="0" w:color="auto"/>
        <w:left w:val="none" w:sz="0" w:space="0" w:color="auto"/>
        <w:bottom w:val="none" w:sz="0" w:space="0" w:color="auto"/>
        <w:right w:val="none" w:sz="0" w:space="0" w:color="auto"/>
      </w:divBdr>
    </w:div>
    <w:div w:id="1128202729">
      <w:bodyDiv w:val="1"/>
      <w:marLeft w:val="0"/>
      <w:marRight w:val="0"/>
      <w:marTop w:val="0"/>
      <w:marBottom w:val="0"/>
      <w:divBdr>
        <w:top w:val="none" w:sz="0" w:space="0" w:color="auto"/>
        <w:left w:val="none" w:sz="0" w:space="0" w:color="auto"/>
        <w:bottom w:val="none" w:sz="0" w:space="0" w:color="auto"/>
        <w:right w:val="none" w:sz="0" w:space="0" w:color="auto"/>
      </w:divBdr>
    </w:div>
    <w:div w:id="1128663987">
      <w:bodyDiv w:val="1"/>
      <w:marLeft w:val="0"/>
      <w:marRight w:val="0"/>
      <w:marTop w:val="0"/>
      <w:marBottom w:val="0"/>
      <w:divBdr>
        <w:top w:val="none" w:sz="0" w:space="0" w:color="auto"/>
        <w:left w:val="none" w:sz="0" w:space="0" w:color="auto"/>
        <w:bottom w:val="none" w:sz="0" w:space="0" w:color="auto"/>
        <w:right w:val="none" w:sz="0" w:space="0" w:color="auto"/>
      </w:divBdr>
    </w:div>
    <w:div w:id="1131945333">
      <w:bodyDiv w:val="1"/>
      <w:marLeft w:val="0"/>
      <w:marRight w:val="0"/>
      <w:marTop w:val="0"/>
      <w:marBottom w:val="0"/>
      <w:divBdr>
        <w:top w:val="none" w:sz="0" w:space="0" w:color="auto"/>
        <w:left w:val="none" w:sz="0" w:space="0" w:color="auto"/>
        <w:bottom w:val="none" w:sz="0" w:space="0" w:color="auto"/>
        <w:right w:val="none" w:sz="0" w:space="0" w:color="auto"/>
      </w:divBdr>
    </w:div>
    <w:div w:id="1134718537">
      <w:bodyDiv w:val="1"/>
      <w:marLeft w:val="0"/>
      <w:marRight w:val="0"/>
      <w:marTop w:val="0"/>
      <w:marBottom w:val="0"/>
      <w:divBdr>
        <w:top w:val="none" w:sz="0" w:space="0" w:color="auto"/>
        <w:left w:val="none" w:sz="0" w:space="0" w:color="auto"/>
        <w:bottom w:val="none" w:sz="0" w:space="0" w:color="auto"/>
        <w:right w:val="none" w:sz="0" w:space="0" w:color="auto"/>
      </w:divBdr>
    </w:div>
    <w:div w:id="1135172335">
      <w:bodyDiv w:val="1"/>
      <w:marLeft w:val="0"/>
      <w:marRight w:val="0"/>
      <w:marTop w:val="0"/>
      <w:marBottom w:val="0"/>
      <w:divBdr>
        <w:top w:val="none" w:sz="0" w:space="0" w:color="auto"/>
        <w:left w:val="none" w:sz="0" w:space="0" w:color="auto"/>
        <w:bottom w:val="none" w:sz="0" w:space="0" w:color="auto"/>
        <w:right w:val="none" w:sz="0" w:space="0" w:color="auto"/>
      </w:divBdr>
    </w:div>
    <w:div w:id="1137071639">
      <w:bodyDiv w:val="1"/>
      <w:marLeft w:val="0"/>
      <w:marRight w:val="0"/>
      <w:marTop w:val="0"/>
      <w:marBottom w:val="0"/>
      <w:divBdr>
        <w:top w:val="none" w:sz="0" w:space="0" w:color="auto"/>
        <w:left w:val="none" w:sz="0" w:space="0" w:color="auto"/>
        <w:bottom w:val="none" w:sz="0" w:space="0" w:color="auto"/>
        <w:right w:val="none" w:sz="0" w:space="0" w:color="auto"/>
      </w:divBdr>
    </w:div>
    <w:div w:id="1139415731">
      <w:bodyDiv w:val="1"/>
      <w:marLeft w:val="0"/>
      <w:marRight w:val="0"/>
      <w:marTop w:val="0"/>
      <w:marBottom w:val="0"/>
      <w:divBdr>
        <w:top w:val="none" w:sz="0" w:space="0" w:color="auto"/>
        <w:left w:val="none" w:sz="0" w:space="0" w:color="auto"/>
        <w:bottom w:val="none" w:sz="0" w:space="0" w:color="auto"/>
        <w:right w:val="none" w:sz="0" w:space="0" w:color="auto"/>
      </w:divBdr>
    </w:div>
    <w:div w:id="1141069915">
      <w:bodyDiv w:val="1"/>
      <w:marLeft w:val="0"/>
      <w:marRight w:val="0"/>
      <w:marTop w:val="0"/>
      <w:marBottom w:val="0"/>
      <w:divBdr>
        <w:top w:val="none" w:sz="0" w:space="0" w:color="auto"/>
        <w:left w:val="none" w:sz="0" w:space="0" w:color="auto"/>
        <w:bottom w:val="none" w:sz="0" w:space="0" w:color="auto"/>
        <w:right w:val="none" w:sz="0" w:space="0" w:color="auto"/>
      </w:divBdr>
    </w:div>
    <w:div w:id="1141340106">
      <w:bodyDiv w:val="1"/>
      <w:marLeft w:val="0"/>
      <w:marRight w:val="0"/>
      <w:marTop w:val="0"/>
      <w:marBottom w:val="0"/>
      <w:divBdr>
        <w:top w:val="none" w:sz="0" w:space="0" w:color="auto"/>
        <w:left w:val="none" w:sz="0" w:space="0" w:color="auto"/>
        <w:bottom w:val="none" w:sz="0" w:space="0" w:color="auto"/>
        <w:right w:val="none" w:sz="0" w:space="0" w:color="auto"/>
      </w:divBdr>
    </w:div>
    <w:div w:id="1142190818">
      <w:bodyDiv w:val="1"/>
      <w:marLeft w:val="0"/>
      <w:marRight w:val="0"/>
      <w:marTop w:val="0"/>
      <w:marBottom w:val="0"/>
      <w:divBdr>
        <w:top w:val="none" w:sz="0" w:space="0" w:color="auto"/>
        <w:left w:val="none" w:sz="0" w:space="0" w:color="auto"/>
        <w:bottom w:val="none" w:sz="0" w:space="0" w:color="auto"/>
        <w:right w:val="none" w:sz="0" w:space="0" w:color="auto"/>
      </w:divBdr>
    </w:div>
    <w:div w:id="1142771449">
      <w:bodyDiv w:val="1"/>
      <w:marLeft w:val="0"/>
      <w:marRight w:val="0"/>
      <w:marTop w:val="0"/>
      <w:marBottom w:val="0"/>
      <w:divBdr>
        <w:top w:val="none" w:sz="0" w:space="0" w:color="auto"/>
        <w:left w:val="none" w:sz="0" w:space="0" w:color="auto"/>
        <w:bottom w:val="none" w:sz="0" w:space="0" w:color="auto"/>
        <w:right w:val="none" w:sz="0" w:space="0" w:color="auto"/>
      </w:divBdr>
    </w:div>
    <w:div w:id="1143228705">
      <w:bodyDiv w:val="1"/>
      <w:marLeft w:val="0"/>
      <w:marRight w:val="0"/>
      <w:marTop w:val="0"/>
      <w:marBottom w:val="0"/>
      <w:divBdr>
        <w:top w:val="none" w:sz="0" w:space="0" w:color="auto"/>
        <w:left w:val="none" w:sz="0" w:space="0" w:color="auto"/>
        <w:bottom w:val="none" w:sz="0" w:space="0" w:color="auto"/>
        <w:right w:val="none" w:sz="0" w:space="0" w:color="auto"/>
      </w:divBdr>
    </w:div>
    <w:div w:id="1145008196">
      <w:bodyDiv w:val="1"/>
      <w:marLeft w:val="0"/>
      <w:marRight w:val="0"/>
      <w:marTop w:val="0"/>
      <w:marBottom w:val="0"/>
      <w:divBdr>
        <w:top w:val="none" w:sz="0" w:space="0" w:color="auto"/>
        <w:left w:val="none" w:sz="0" w:space="0" w:color="auto"/>
        <w:bottom w:val="none" w:sz="0" w:space="0" w:color="auto"/>
        <w:right w:val="none" w:sz="0" w:space="0" w:color="auto"/>
      </w:divBdr>
    </w:div>
    <w:div w:id="1145783852">
      <w:bodyDiv w:val="1"/>
      <w:marLeft w:val="0"/>
      <w:marRight w:val="0"/>
      <w:marTop w:val="0"/>
      <w:marBottom w:val="0"/>
      <w:divBdr>
        <w:top w:val="none" w:sz="0" w:space="0" w:color="auto"/>
        <w:left w:val="none" w:sz="0" w:space="0" w:color="auto"/>
        <w:bottom w:val="none" w:sz="0" w:space="0" w:color="auto"/>
        <w:right w:val="none" w:sz="0" w:space="0" w:color="auto"/>
      </w:divBdr>
    </w:div>
    <w:div w:id="1146508871">
      <w:bodyDiv w:val="1"/>
      <w:marLeft w:val="0"/>
      <w:marRight w:val="0"/>
      <w:marTop w:val="0"/>
      <w:marBottom w:val="0"/>
      <w:divBdr>
        <w:top w:val="none" w:sz="0" w:space="0" w:color="auto"/>
        <w:left w:val="none" w:sz="0" w:space="0" w:color="auto"/>
        <w:bottom w:val="none" w:sz="0" w:space="0" w:color="auto"/>
        <w:right w:val="none" w:sz="0" w:space="0" w:color="auto"/>
      </w:divBdr>
    </w:div>
    <w:div w:id="1148280418">
      <w:bodyDiv w:val="1"/>
      <w:marLeft w:val="0"/>
      <w:marRight w:val="0"/>
      <w:marTop w:val="0"/>
      <w:marBottom w:val="0"/>
      <w:divBdr>
        <w:top w:val="none" w:sz="0" w:space="0" w:color="auto"/>
        <w:left w:val="none" w:sz="0" w:space="0" w:color="auto"/>
        <w:bottom w:val="none" w:sz="0" w:space="0" w:color="auto"/>
        <w:right w:val="none" w:sz="0" w:space="0" w:color="auto"/>
      </w:divBdr>
    </w:div>
    <w:div w:id="1153184047">
      <w:bodyDiv w:val="1"/>
      <w:marLeft w:val="0"/>
      <w:marRight w:val="0"/>
      <w:marTop w:val="0"/>
      <w:marBottom w:val="0"/>
      <w:divBdr>
        <w:top w:val="none" w:sz="0" w:space="0" w:color="auto"/>
        <w:left w:val="none" w:sz="0" w:space="0" w:color="auto"/>
        <w:bottom w:val="none" w:sz="0" w:space="0" w:color="auto"/>
        <w:right w:val="none" w:sz="0" w:space="0" w:color="auto"/>
      </w:divBdr>
    </w:div>
    <w:div w:id="1155486586">
      <w:bodyDiv w:val="1"/>
      <w:marLeft w:val="0"/>
      <w:marRight w:val="0"/>
      <w:marTop w:val="0"/>
      <w:marBottom w:val="0"/>
      <w:divBdr>
        <w:top w:val="none" w:sz="0" w:space="0" w:color="auto"/>
        <w:left w:val="none" w:sz="0" w:space="0" w:color="auto"/>
        <w:bottom w:val="none" w:sz="0" w:space="0" w:color="auto"/>
        <w:right w:val="none" w:sz="0" w:space="0" w:color="auto"/>
      </w:divBdr>
    </w:div>
    <w:div w:id="1156339515">
      <w:bodyDiv w:val="1"/>
      <w:marLeft w:val="0"/>
      <w:marRight w:val="0"/>
      <w:marTop w:val="0"/>
      <w:marBottom w:val="0"/>
      <w:divBdr>
        <w:top w:val="none" w:sz="0" w:space="0" w:color="auto"/>
        <w:left w:val="none" w:sz="0" w:space="0" w:color="auto"/>
        <w:bottom w:val="none" w:sz="0" w:space="0" w:color="auto"/>
        <w:right w:val="none" w:sz="0" w:space="0" w:color="auto"/>
      </w:divBdr>
    </w:div>
    <w:div w:id="1159154888">
      <w:bodyDiv w:val="1"/>
      <w:marLeft w:val="0"/>
      <w:marRight w:val="0"/>
      <w:marTop w:val="0"/>
      <w:marBottom w:val="0"/>
      <w:divBdr>
        <w:top w:val="none" w:sz="0" w:space="0" w:color="auto"/>
        <w:left w:val="none" w:sz="0" w:space="0" w:color="auto"/>
        <w:bottom w:val="none" w:sz="0" w:space="0" w:color="auto"/>
        <w:right w:val="none" w:sz="0" w:space="0" w:color="auto"/>
      </w:divBdr>
    </w:div>
    <w:div w:id="1161237501">
      <w:bodyDiv w:val="1"/>
      <w:marLeft w:val="0"/>
      <w:marRight w:val="0"/>
      <w:marTop w:val="0"/>
      <w:marBottom w:val="0"/>
      <w:divBdr>
        <w:top w:val="none" w:sz="0" w:space="0" w:color="auto"/>
        <w:left w:val="none" w:sz="0" w:space="0" w:color="auto"/>
        <w:bottom w:val="none" w:sz="0" w:space="0" w:color="auto"/>
        <w:right w:val="none" w:sz="0" w:space="0" w:color="auto"/>
      </w:divBdr>
    </w:div>
    <w:div w:id="1162156272">
      <w:bodyDiv w:val="1"/>
      <w:marLeft w:val="0"/>
      <w:marRight w:val="0"/>
      <w:marTop w:val="0"/>
      <w:marBottom w:val="0"/>
      <w:divBdr>
        <w:top w:val="none" w:sz="0" w:space="0" w:color="auto"/>
        <w:left w:val="none" w:sz="0" w:space="0" w:color="auto"/>
        <w:bottom w:val="none" w:sz="0" w:space="0" w:color="auto"/>
        <w:right w:val="none" w:sz="0" w:space="0" w:color="auto"/>
      </w:divBdr>
    </w:div>
    <w:div w:id="1162888409">
      <w:bodyDiv w:val="1"/>
      <w:marLeft w:val="0"/>
      <w:marRight w:val="0"/>
      <w:marTop w:val="0"/>
      <w:marBottom w:val="0"/>
      <w:divBdr>
        <w:top w:val="none" w:sz="0" w:space="0" w:color="auto"/>
        <w:left w:val="none" w:sz="0" w:space="0" w:color="auto"/>
        <w:bottom w:val="none" w:sz="0" w:space="0" w:color="auto"/>
        <w:right w:val="none" w:sz="0" w:space="0" w:color="auto"/>
      </w:divBdr>
    </w:div>
    <w:div w:id="1163741377">
      <w:bodyDiv w:val="1"/>
      <w:marLeft w:val="0"/>
      <w:marRight w:val="0"/>
      <w:marTop w:val="0"/>
      <w:marBottom w:val="0"/>
      <w:divBdr>
        <w:top w:val="none" w:sz="0" w:space="0" w:color="auto"/>
        <w:left w:val="none" w:sz="0" w:space="0" w:color="auto"/>
        <w:bottom w:val="none" w:sz="0" w:space="0" w:color="auto"/>
        <w:right w:val="none" w:sz="0" w:space="0" w:color="auto"/>
      </w:divBdr>
    </w:div>
    <w:div w:id="1168251170">
      <w:bodyDiv w:val="1"/>
      <w:marLeft w:val="0"/>
      <w:marRight w:val="0"/>
      <w:marTop w:val="0"/>
      <w:marBottom w:val="0"/>
      <w:divBdr>
        <w:top w:val="none" w:sz="0" w:space="0" w:color="auto"/>
        <w:left w:val="none" w:sz="0" w:space="0" w:color="auto"/>
        <w:bottom w:val="none" w:sz="0" w:space="0" w:color="auto"/>
        <w:right w:val="none" w:sz="0" w:space="0" w:color="auto"/>
      </w:divBdr>
    </w:div>
    <w:div w:id="1173833748">
      <w:bodyDiv w:val="1"/>
      <w:marLeft w:val="0"/>
      <w:marRight w:val="0"/>
      <w:marTop w:val="0"/>
      <w:marBottom w:val="0"/>
      <w:divBdr>
        <w:top w:val="none" w:sz="0" w:space="0" w:color="auto"/>
        <w:left w:val="none" w:sz="0" w:space="0" w:color="auto"/>
        <w:bottom w:val="none" w:sz="0" w:space="0" w:color="auto"/>
        <w:right w:val="none" w:sz="0" w:space="0" w:color="auto"/>
      </w:divBdr>
    </w:div>
    <w:div w:id="1173955045">
      <w:bodyDiv w:val="1"/>
      <w:marLeft w:val="0"/>
      <w:marRight w:val="0"/>
      <w:marTop w:val="0"/>
      <w:marBottom w:val="0"/>
      <w:divBdr>
        <w:top w:val="none" w:sz="0" w:space="0" w:color="auto"/>
        <w:left w:val="none" w:sz="0" w:space="0" w:color="auto"/>
        <w:bottom w:val="none" w:sz="0" w:space="0" w:color="auto"/>
        <w:right w:val="none" w:sz="0" w:space="0" w:color="auto"/>
      </w:divBdr>
    </w:div>
    <w:div w:id="1174147468">
      <w:bodyDiv w:val="1"/>
      <w:marLeft w:val="0"/>
      <w:marRight w:val="0"/>
      <w:marTop w:val="0"/>
      <w:marBottom w:val="0"/>
      <w:divBdr>
        <w:top w:val="none" w:sz="0" w:space="0" w:color="auto"/>
        <w:left w:val="none" w:sz="0" w:space="0" w:color="auto"/>
        <w:bottom w:val="none" w:sz="0" w:space="0" w:color="auto"/>
        <w:right w:val="none" w:sz="0" w:space="0" w:color="auto"/>
      </w:divBdr>
    </w:div>
    <w:div w:id="1175072162">
      <w:bodyDiv w:val="1"/>
      <w:marLeft w:val="0"/>
      <w:marRight w:val="0"/>
      <w:marTop w:val="0"/>
      <w:marBottom w:val="0"/>
      <w:divBdr>
        <w:top w:val="none" w:sz="0" w:space="0" w:color="auto"/>
        <w:left w:val="none" w:sz="0" w:space="0" w:color="auto"/>
        <w:bottom w:val="none" w:sz="0" w:space="0" w:color="auto"/>
        <w:right w:val="none" w:sz="0" w:space="0" w:color="auto"/>
      </w:divBdr>
    </w:div>
    <w:div w:id="1176383855">
      <w:bodyDiv w:val="1"/>
      <w:marLeft w:val="0"/>
      <w:marRight w:val="0"/>
      <w:marTop w:val="0"/>
      <w:marBottom w:val="0"/>
      <w:divBdr>
        <w:top w:val="none" w:sz="0" w:space="0" w:color="auto"/>
        <w:left w:val="none" w:sz="0" w:space="0" w:color="auto"/>
        <w:bottom w:val="none" w:sz="0" w:space="0" w:color="auto"/>
        <w:right w:val="none" w:sz="0" w:space="0" w:color="auto"/>
      </w:divBdr>
    </w:div>
    <w:div w:id="1183468757">
      <w:bodyDiv w:val="1"/>
      <w:marLeft w:val="0"/>
      <w:marRight w:val="0"/>
      <w:marTop w:val="0"/>
      <w:marBottom w:val="0"/>
      <w:divBdr>
        <w:top w:val="none" w:sz="0" w:space="0" w:color="auto"/>
        <w:left w:val="none" w:sz="0" w:space="0" w:color="auto"/>
        <w:bottom w:val="none" w:sz="0" w:space="0" w:color="auto"/>
        <w:right w:val="none" w:sz="0" w:space="0" w:color="auto"/>
      </w:divBdr>
    </w:div>
    <w:div w:id="1184629729">
      <w:bodyDiv w:val="1"/>
      <w:marLeft w:val="0"/>
      <w:marRight w:val="0"/>
      <w:marTop w:val="0"/>
      <w:marBottom w:val="0"/>
      <w:divBdr>
        <w:top w:val="none" w:sz="0" w:space="0" w:color="auto"/>
        <w:left w:val="none" w:sz="0" w:space="0" w:color="auto"/>
        <w:bottom w:val="none" w:sz="0" w:space="0" w:color="auto"/>
        <w:right w:val="none" w:sz="0" w:space="0" w:color="auto"/>
      </w:divBdr>
    </w:div>
    <w:div w:id="1186333407">
      <w:bodyDiv w:val="1"/>
      <w:marLeft w:val="0"/>
      <w:marRight w:val="0"/>
      <w:marTop w:val="0"/>
      <w:marBottom w:val="0"/>
      <w:divBdr>
        <w:top w:val="none" w:sz="0" w:space="0" w:color="auto"/>
        <w:left w:val="none" w:sz="0" w:space="0" w:color="auto"/>
        <w:bottom w:val="none" w:sz="0" w:space="0" w:color="auto"/>
        <w:right w:val="none" w:sz="0" w:space="0" w:color="auto"/>
      </w:divBdr>
    </w:div>
    <w:div w:id="1190332573">
      <w:bodyDiv w:val="1"/>
      <w:marLeft w:val="0"/>
      <w:marRight w:val="0"/>
      <w:marTop w:val="0"/>
      <w:marBottom w:val="0"/>
      <w:divBdr>
        <w:top w:val="none" w:sz="0" w:space="0" w:color="auto"/>
        <w:left w:val="none" w:sz="0" w:space="0" w:color="auto"/>
        <w:bottom w:val="none" w:sz="0" w:space="0" w:color="auto"/>
        <w:right w:val="none" w:sz="0" w:space="0" w:color="auto"/>
      </w:divBdr>
    </w:div>
    <w:div w:id="1192231094">
      <w:bodyDiv w:val="1"/>
      <w:marLeft w:val="0"/>
      <w:marRight w:val="0"/>
      <w:marTop w:val="0"/>
      <w:marBottom w:val="0"/>
      <w:divBdr>
        <w:top w:val="none" w:sz="0" w:space="0" w:color="auto"/>
        <w:left w:val="none" w:sz="0" w:space="0" w:color="auto"/>
        <w:bottom w:val="none" w:sz="0" w:space="0" w:color="auto"/>
        <w:right w:val="none" w:sz="0" w:space="0" w:color="auto"/>
      </w:divBdr>
    </w:div>
    <w:div w:id="1192298542">
      <w:bodyDiv w:val="1"/>
      <w:marLeft w:val="0"/>
      <w:marRight w:val="0"/>
      <w:marTop w:val="0"/>
      <w:marBottom w:val="0"/>
      <w:divBdr>
        <w:top w:val="none" w:sz="0" w:space="0" w:color="auto"/>
        <w:left w:val="none" w:sz="0" w:space="0" w:color="auto"/>
        <w:bottom w:val="none" w:sz="0" w:space="0" w:color="auto"/>
        <w:right w:val="none" w:sz="0" w:space="0" w:color="auto"/>
      </w:divBdr>
    </w:div>
    <w:div w:id="1195539330">
      <w:bodyDiv w:val="1"/>
      <w:marLeft w:val="0"/>
      <w:marRight w:val="0"/>
      <w:marTop w:val="0"/>
      <w:marBottom w:val="0"/>
      <w:divBdr>
        <w:top w:val="none" w:sz="0" w:space="0" w:color="auto"/>
        <w:left w:val="none" w:sz="0" w:space="0" w:color="auto"/>
        <w:bottom w:val="none" w:sz="0" w:space="0" w:color="auto"/>
        <w:right w:val="none" w:sz="0" w:space="0" w:color="auto"/>
      </w:divBdr>
    </w:div>
    <w:div w:id="1198154134">
      <w:bodyDiv w:val="1"/>
      <w:marLeft w:val="0"/>
      <w:marRight w:val="0"/>
      <w:marTop w:val="0"/>
      <w:marBottom w:val="0"/>
      <w:divBdr>
        <w:top w:val="none" w:sz="0" w:space="0" w:color="auto"/>
        <w:left w:val="none" w:sz="0" w:space="0" w:color="auto"/>
        <w:bottom w:val="none" w:sz="0" w:space="0" w:color="auto"/>
        <w:right w:val="none" w:sz="0" w:space="0" w:color="auto"/>
      </w:divBdr>
    </w:div>
    <w:div w:id="1198351702">
      <w:bodyDiv w:val="1"/>
      <w:marLeft w:val="0"/>
      <w:marRight w:val="0"/>
      <w:marTop w:val="0"/>
      <w:marBottom w:val="0"/>
      <w:divBdr>
        <w:top w:val="none" w:sz="0" w:space="0" w:color="auto"/>
        <w:left w:val="none" w:sz="0" w:space="0" w:color="auto"/>
        <w:bottom w:val="none" w:sz="0" w:space="0" w:color="auto"/>
        <w:right w:val="none" w:sz="0" w:space="0" w:color="auto"/>
      </w:divBdr>
    </w:div>
    <w:div w:id="1202749026">
      <w:bodyDiv w:val="1"/>
      <w:marLeft w:val="0"/>
      <w:marRight w:val="0"/>
      <w:marTop w:val="0"/>
      <w:marBottom w:val="0"/>
      <w:divBdr>
        <w:top w:val="none" w:sz="0" w:space="0" w:color="auto"/>
        <w:left w:val="none" w:sz="0" w:space="0" w:color="auto"/>
        <w:bottom w:val="none" w:sz="0" w:space="0" w:color="auto"/>
        <w:right w:val="none" w:sz="0" w:space="0" w:color="auto"/>
      </w:divBdr>
    </w:div>
    <w:div w:id="1203402114">
      <w:bodyDiv w:val="1"/>
      <w:marLeft w:val="0"/>
      <w:marRight w:val="0"/>
      <w:marTop w:val="0"/>
      <w:marBottom w:val="0"/>
      <w:divBdr>
        <w:top w:val="none" w:sz="0" w:space="0" w:color="auto"/>
        <w:left w:val="none" w:sz="0" w:space="0" w:color="auto"/>
        <w:bottom w:val="none" w:sz="0" w:space="0" w:color="auto"/>
        <w:right w:val="none" w:sz="0" w:space="0" w:color="auto"/>
      </w:divBdr>
    </w:div>
    <w:div w:id="1208104862">
      <w:bodyDiv w:val="1"/>
      <w:marLeft w:val="0"/>
      <w:marRight w:val="0"/>
      <w:marTop w:val="0"/>
      <w:marBottom w:val="0"/>
      <w:divBdr>
        <w:top w:val="none" w:sz="0" w:space="0" w:color="auto"/>
        <w:left w:val="none" w:sz="0" w:space="0" w:color="auto"/>
        <w:bottom w:val="none" w:sz="0" w:space="0" w:color="auto"/>
        <w:right w:val="none" w:sz="0" w:space="0" w:color="auto"/>
      </w:divBdr>
    </w:div>
    <w:div w:id="1210536065">
      <w:bodyDiv w:val="1"/>
      <w:marLeft w:val="0"/>
      <w:marRight w:val="0"/>
      <w:marTop w:val="0"/>
      <w:marBottom w:val="0"/>
      <w:divBdr>
        <w:top w:val="none" w:sz="0" w:space="0" w:color="auto"/>
        <w:left w:val="none" w:sz="0" w:space="0" w:color="auto"/>
        <w:bottom w:val="none" w:sz="0" w:space="0" w:color="auto"/>
        <w:right w:val="none" w:sz="0" w:space="0" w:color="auto"/>
      </w:divBdr>
    </w:div>
    <w:div w:id="1211461402">
      <w:bodyDiv w:val="1"/>
      <w:marLeft w:val="0"/>
      <w:marRight w:val="0"/>
      <w:marTop w:val="0"/>
      <w:marBottom w:val="0"/>
      <w:divBdr>
        <w:top w:val="none" w:sz="0" w:space="0" w:color="auto"/>
        <w:left w:val="none" w:sz="0" w:space="0" w:color="auto"/>
        <w:bottom w:val="none" w:sz="0" w:space="0" w:color="auto"/>
        <w:right w:val="none" w:sz="0" w:space="0" w:color="auto"/>
      </w:divBdr>
    </w:div>
    <w:div w:id="1212424018">
      <w:bodyDiv w:val="1"/>
      <w:marLeft w:val="0"/>
      <w:marRight w:val="0"/>
      <w:marTop w:val="0"/>
      <w:marBottom w:val="0"/>
      <w:divBdr>
        <w:top w:val="none" w:sz="0" w:space="0" w:color="auto"/>
        <w:left w:val="none" w:sz="0" w:space="0" w:color="auto"/>
        <w:bottom w:val="none" w:sz="0" w:space="0" w:color="auto"/>
        <w:right w:val="none" w:sz="0" w:space="0" w:color="auto"/>
      </w:divBdr>
    </w:div>
    <w:div w:id="1214125027">
      <w:bodyDiv w:val="1"/>
      <w:marLeft w:val="0"/>
      <w:marRight w:val="0"/>
      <w:marTop w:val="0"/>
      <w:marBottom w:val="0"/>
      <w:divBdr>
        <w:top w:val="none" w:sz="0" w:space="0" w:color="auto"/>
        <w:left w:val="none" w:sz="0" w:space="0" w:color="auto"/>
        <w:bottom w:val="none" w:sz="0" w:space="0" w:color="auto"/>
        <w:right w:val="none" w:sz="0" w:space="0" w:color="auto"/>
      </w:divBdr>
    </w:div>
    <w:div w:id="1216432684">
      <w:bodyDiv w:val="1"/>
      <w:marLeft w:val="0"/>
      <w:marRight w:val="0"/>
      <w:marTop w:val="0"/>
      <w:marBottom w:val="0"/>
      <w:divBdr>
        <w:top w:val="none" w:sz="0" w:space="0" w:color="auto"/>
        <w:left w:val="none" w:sz="0" w:space="0" w:color="auto"/>
        <w:bottom w:val="none" w:sz="0" w:space="0" w:color="auto"/>
        <w:right w:val="none" w:sz="0" w:space="0" w:color="auto"/>
      </w:divBdr>
    </w:div>
    <w:div w:id="1216818521">
      <w:bodyDiv w:val="1"/>
      <w:marLeft w:val="0"/>
      <w:marRight w:val="0"/>
      <w:marTop w:val="0"/>
      <w:marBottom w:val="0"/>
      <w:divBdr>
        <w:top w:val="none" w:sz="0" w:space="0" w:color="auto"/>
        <w:left w:val="none" w:sz="0" w:space="0" w:color="auto"/>
        <w:bottom w:val="none" w:sz="0" w:space="0" w:color="auto"/>
        <w:right w:val="none" w:sz="0" w:space="0" w:color="auto"/>
      </w:divBdr>
    </w:div>
    <w:div w:id="1216891140">
      <w:bodyDiv w:val="1"/>
      <w:marLeft w:val="0"/>
      <w:marRight w:val="0"/>
      <w:marTop w:val="0"/>
      <w:marBottom w:val="0"/>
      <w:divBdr>
        <w:top w:val="none" w:sz="0" w:space="0" w:color="auto"/>
        <w:left w:val="none" w:sz="0" w:space="0" w:color="auto"/>
        <w:bottom w:val="none" w:sz="0" w:space="0" w:color="auto"/>
        <w:right w:val="none" w:sz="0" w:space="0" w:color="auto"/>
      </w:divBdr>
    </w:div>
    <w:div w:id="1218014173">
      <w:bodyDiv w:val="1"/>
      <w:marLeft w:val="0"/>
      <w:marRight w:val="0"/>
      <w:marTop w:val="0"/>
      <w:marBottom w:val="0"/>
      <w:divBdr>
        <w:top w:val="none" w:sz="0" w:space="0" w:color="auto"/>
        <w:left w:val="none" w:sz="0" w:space="0" w:color="auto"/>
        <w:bottom w:val="none" w:sz="0" w:space="0" w:color="auto"/>
        <w:right w:val="none" w:sz="0" w:space="0" w:color="auto"/>
      </w:divBdr>
    </w:div>
    <w:div w:id="1218273816">
      <w:bodyDiv w:val="1"/>
      <w:marLeft w:val="0"/>
      <w:marRight w:val="0"/>
      <w:marTop w:val="0"/>
      <w:marBottom w:val="0"/>
      <w:divBdr>
        <w:top w:val="none" w:sz="0" w:space="0" w:color="auto"/>
        <w:left w:val="none" w:sz="0" w:space="0" w:color="auto"/>
        <w:bottom w:val="none" w:sz="0" w:space="0" w:color="auto"/>
        <w:right w:val="none" w:sz="0" w:space="0" w:color="auto"/>
      </w:divBdr>
    </w:div>
    <w:div w:id="1218932003">
      <w:bodyDiv w:val="1"/>
      <w:marLeft w:val="0"/>
      <w:marRight w:val="0"/>
      <w:marTop w:val="0"/>
      <w:marBottom w:val="0"/>
      <w:divBdr>
        <w:top w:val="none" w:sz="0" w:space="0" w:color="auto"/>
        <w:left w:val="none" w:sz="0" w:space="0" w:color="auto"/>
        <w:bottom w:val="none" w:sz="0" w:space="0" w:color="auto"/>
        <w:right w:val="none" w:sz="0" w:space="0" w:color="auto"/>
      </w:divBdr>
    </w:div>
    <w:div w:id="1219051002">
      <w:bodyDiv w:val="1"/>
      <w:marLeft w:val="0"/>
      <w:marRight w:val="0"/>
      <w:marTop w:val="0"/>
      <w:marBottom w:val="0"/>
      <w:divBdr>
        <w:top w:val="none" w:sz="0" w:space="0" w:color="auto"/>
        <w:left w:val="none" w:sz="0" w:space="0" w:color="auto"/>
        <w:bottom w:val="none" w:sz="0" w:space="0" w:color="auto"/>
        <w:right w:val="none" w:sz="0" w:space="0" w:color="auto"/>
      </w:divBdr>
    </w:div>
    <w:div w:id="1219051075">
      <w:bodyDiv w:val="1"/>
      <w:marLeft w:val="0"/>
      <w:marRight w:val="0"/>
      <w:marTop w:val="0"/>
      <w:marBottom w:val="0"/>
      <w:divBdr>
        <w:top w:val="none" w:sz="0" w:space="0" w:color="auto"/>
        <w:left w:val="none" w:sz="0" w:space="0" w:color="auto"/>
        <w:bottom w:val="none" w:sz="0" w:space="0" w:color="auto"/>
        <w:right w:val="none" w:sz="0" w:space="0" w:color="auto"/>
      </w:divBdr>
    </w:div>
    <w:div w:id="1221207565">
      <w:bodyDiv w:val="1"/>
      <w:marLeft w:val="0"/>
      <w:marRight w:val="0"/>
      <w:marTop w:val="0"/>
      <w:marBottom w:val="0"/>
      <w:divBdr>
        <w:top w:val="none" w:sz="0" w:space="0" w:color="auto"/>
        <w:left w:val="none" w:sz="0" w:space="0" w:color="auto"/>
        <w:bottom w:val="none" w:sz="0" w:space="0" w:color="auto"/>
        <w:right w:val="none" w:sz="0" w:space="0" w:color="auto"/>
      </w:divBdr>
    </w:div>
    <w:div w:id="1224147057">
      <w:bodyDiv w:val="1"/>
      <w:marLeft w:val="0"/>
      <w:marRight w:val="0"/>
      <w:marTop w:val="0"/>
      <w:marBottom w:val="0"/>
      <w:divBdr>
        <w:top w:val="none" w:sz="0" w:space="0" w:color="auto"/>
        <w:left w:val="none" w:sz="0" w:space="0" w:color="auto"/>
        <w:bottom w:val="none" w:sz="0" w:space="0" w:color="auto"/>
        <w:right w:val="none" w:sz="0" w:space="0" w:color="auto"/>
      </w:divBdr>
    </w:div>
    <w:div w:id="1225071234">
      <w:bodyDiv w:val="1"/>
      <w:marLeft w:val="0"/>
      <w:marRight w:val="0"/>
      <w:marTop w:val="0"/>
      <w:marBottom w:val="0"/>
      <w:divBdr>
        <w:top w:val="none" w:sz="0" w:space="0" w:color="auto"/>
        <w:left w:val="none" w:sz="0" w:space="0" w:color="auto"/>
        <w:bottom w:val="none" w:sz="0" w:space="0" w:color="auto"/>
        <w:right w:val="none" w:sz="0" w:space="0" w:color="auto"/>
      </w:divBdr>
    </w:div>
    <w:div w:id="1225413348">
      <w:bodyDiv w:val="1"/>
      <w:marLeft w:val="0"/>
      <w:marRight w:val="0"/>
      <w:marTop w:val="0"/>
      <w:marBottom w:val="0"/>
      <w:divBdr>
        <w:top w:val="none" w:sz="0" w:space="0" w:color="auto"/>
        <w:left w:val="none" w:sz="0" w:space="0" w:color="auto"/>
        <w:bottom w:val="none" w:sz="0" w:space="0" w:color="auto"/>
        <w:right w:val="none" w:sz="0" w:space="0" w:color="auto"/>
      </w:divBdr>
    </w:div>
    <w:div w:id="1227180238">
      <w:bodyDiv w:val="1"/>
      <w:marLeft w:val="0"/>
      <w:marRight w:val="0"/>
      <w:marTop w:val="0"/>
      <w:marBottom w:val="0"/>
      <w:divBdr>
        <w:top w:val="none" w:sz="0" w:space="0" w:color="auto"/>
        <w:left w:val="none" w:sz="0" w:space="0" w:color="auto"/>
        <w:bottom w:val="none" w:sz="0" w:space="0" w:color="auto"/>
        <w:right w:val="none" w:sz="0" w:space="0" w:color="auto"/>
      </w:divBdr>
    </w:div>
    <w:div w:id="1230726699">
      <w:bodyDiv w:val="1"/>
      <w:marLeft w:val="0"/>
      <w:marRight w:val="0"/>
      <w:marTop w:val="0"/>
      <w:marBottom w:val="0"/>
      <w:divBdr>
        <w:top w:val="none" w:sz="0" w:space="0" w:color="auto"/>
        <w:left w:val="none" w:sz="0" w:space="0" w:color="auto"/>
        <w:bottom w:val="none" w:sz="0" w:space="0" w:color="auto"/>
        <w:right w:val="none" w:sz="0" w:space="0" w:color="auto"/>
      </w:divBdr>
    </w:div>
    <w:div w:id="1232622108">
      <w:bodyDiv w:val="1"/>
      <w:marLeft w:val="0"/>
      <w:marRight w:val="0"/>
      <w:marTop w:val="0"/>
      <w:marBottom w:val="0"/>
      <w:divBdr>
        <w:top w:val="none" w:sz="0" w:space="0" w:color="auto"/>
        <w:left w:val="none" w:sz="0" w:space="0" w:color="auto"/>
        <w:bottom w:val="none" w:sz="0" w:space="0" w:color="auto"/>
        <w:right w:val="none" w:sz="0" w:space="0" w:color="auto"/>
      </w:divBdr>
    </w:div>
    <w:div w:id="1234464284">
      <w:bodyDiv w:val="1"/>
      <w:marLeft w:val="0"/>
      <w:marRight w:val="0"/>
      <w:marTop w:val="0"/>
      <w:marBottom w:val="0"/>
      <w:divBdr>
        <w:top w:val="none" w:sz="0" w:space="0" w:color="auto"/>
        <w:left w:val="none" w:sz="0" w:space="0" w:color="auto"/>
        <w:bottom w:val="none" w:sz="0" w:space="0" w:color="auto"/>
        <w:right w:val="none" w:sz="0" w:space="0" w:color="auto"/>
      </w:divBdr>
    </w:div>
    <w:div w:id="1235898996">
      <w:bodyDiv w:val="1"/>
      <w:marLeft w:val="0"/>
      <w:marRight w:val="0"/>
      <w:marTop w:val="0"/>
      <w:marBottom w:val="0"/>
      <w:divBdr>
        <w:top w:val="none" w:sz="0" w:space="0" w:color="auto"/>
        <w:left w:val="none" w:sz="0" w:space="0" w:color="auto"/>
        <w:bottom w:val="none" w:sz="0" w:space="0" w:color="auto"/>
        <w:right w:val="none" w:sz="0" w:space="0" w:color="auto"/>
      </w:divBdr>
    </w:div>
    <w:div w:id="1238007626">
      <w:bodyDiv w:val="1"/>
      <w:marLeft w:val="0"/>
      <w:marRight w:val="0"/>
      <w:marTop w:val="0"/>
      <w:marBottom w:val="0"/>
      <w:divBdr>
        <w:top w:val="none" w:sz="0" w:space="0" w:color="auto"/>
        <w:left w:val="none" w:sz="0" w:space="0" w:color="auto"/>
        <w:bottom w:val="none" w:sz="0" w:space="0" w:color="auto"/>
        <w:right w:val="none" w:sz="0" w:space="0" w:color="auto"/>
      </w:divBdr>
    </w:div>
    <w:div w:id="1238056282">
      <w:bodyDiv w:val="1"/>
      <w:marLeft w:val="0"/>
      <w:marRight w:val="0"/>
      <w:marTop w:val="0"/>
      <w:marBottom w:val="0"/>
      <w:divBdr>
        <w:top w:val="none" w:sz="0" w:space="0" w:color="auto"/>
        <w:left w:val="none" w:sz="0" w:space="0" w:color="auto"/>
        <w:bottom w:val="none" w:sz="0" w:space="0" w:color="auto"/>
        <w:right w:val="none" w:sz="0" w:space="0" w:color="auto"/>
      </w:divBdr>
    </w:div>
    <w:div w:id="1240020655">
      <w:bodyDiv w:val="1"/>
      <w:marLeft w:val="0"/>
      <w:marRight w:val="0"/>
      <w:marTop w:val="0"/>
      <w:marBottom w:val="0"/>
      <w:divBdr>
        <w:top w:val="none" w:sz="0" w:space="0" w:color="auto"/>
        <w:left w:val="none" w:sz="0" w:space="0" w:color="auto"/>
        <w:bottom w:val="none" w:sz="0" w:space="0" w:color="auto"/>
        <w:right w:val="none" w:sz="0" w:space="0" w:color="auto"/>
      </w:divBdr>
    </w:div>
    <w:div w:id="1241794624">
      <w:bodyDiv w:val="1"/>
      <w:marLeft w:val="0"/>
      <w:marRight w:val="0"/>
      <w:marTop w:val="0"/>
      <w:marBottom w:val="0"/>
      <w:divBdr>
        <w:top w:val="none" w:sz="0" w:space="0" w:color="auto"/>
        <w:left w:val="none" w:sz="0" w:space="0" w:color="auto"/>
        <w:bottom w:val="none" w:sz="0" w:space="0" w:color="auto"/>
        <w:right w:val="none" w:sz="0" w:space="0" w:color="auto"/>
      </w:divBdr>
    </w:div>
    <w:div w:id="1243955936">
      <w:bodyDiv w:val="1"/>
      <w:marLeft w:val="0"/>
      <w:marRight w:val="0"/>
      <w:marTop w:val="0"/>
      <w:marBottom w:val="0"/>
      <w:divBdr>
        <w:top w:val="none" w:sz="0" w:space="0" w:color="auto"/>
        <w:left w:val="none" w:sz="0" w:space="0" w:color="auto"/>
        <w:bottom w:val="none" w:sz="0" w:space="0" w:color="auto"/>
        <w:right w:val="none" w:sz="0" w:space="0" w:color="auto"/>
      </w:divBdr>
    </w:div>
    <w:div w:id="1244687006">
      <w:bodyDiv w:val="1"/>
      <w:marLeft w:val="0"/>
      <w:marRight w:val="0"/>
      <w:marTop w:val="0"/>
      <w:marBottom w:val="0"/>
      <w:divBdr>
        <w:top w:val="none" w:sz="0" w:space="0" w:color="auto"/>
        <w:left w:val="none" w:sz="0" w:space="0" w:color="auto"/>
        <w:bottom w:val="none" w:sz="0" w:space="0" w:color="auto"/>
        <w:right w:val="none" w:sz="0" w:space="0" w:color="auto"/>
      </w:divBdr>
    </w:div>
    <w:div w:id="1245803419">
      <w:bodyDiv w:val="1"/>
      <w:marLeft w:val="0"/>
      <w:marRight w:val="0"/>
      <w:marTop w:val="0"/>
      <w:marBottom w:val="0"/>
      <w:divBdr>
        <w:top w:val="none" w:sz="0" w:space="0" w:color="auto"/>
        <w:left w:val="none" w:sz="0" w:space="0" w:color="auto"/>
        <w:bottom w:val="none" w:sz="0" w:space="0" w:color="auto"/>
        <w:right w:val="none" w:sz="0" w:space="0" w:color="auto"/>
      </w:divBdr>
    </w:div>
    <w:div w:id="1247156652">
      <w:bodyDiv w:val="1"/>
      <w:marLeft w:val="0"/>
      <w:marRight w:val="0"/>
      <w:marTop w:val="0"/>
      <w:marBottom w:val="0"/>
      <w:divBdr>
        <w:top w:val="none" w:sz="0" w:space="0" w:color="auto"/>
        <w:left w:val="none" w:sz="0" w:space="0" w:color="auto"/>
        <w:bottom w:val="none" w:sz="0" w:space="0" w:color="auto"/>
        <w:right w:val="none" w:sz="0" w:space="0" w:color="auto"/>
      </w:divBdr>
    </w:div>
    <w:div w:id="1247618554">
      <w:bodyDiv w:val="1"/>
      <w:marLeft w:val="0"/>
      <w:marRight w:val="0"/>
      <w:marTop w:val="0"/>
      <w:marBottom w:val="0"/>
      <w:divBdr>
        <w:top w:val="none" w:sz="0" w:space="0" w:color="auto"/>
        <w:left w:val="none" w:sz="0" w:space="0" w:color="auto"/>
        <w:bottom w:val="none" w:sz="0" w:space="0" w:color="auto"/>
        <w:right w:val="none" w:sz="0" w:space="0" w:color="auto"/>
      </w:divBdr>
    </w:div>
    <w:div w:id="1249265147">
      <w:bodyDiv w:val="1"/>
      <w:marLeft w:val="0"/>
      <w:marRight w:val="0"/>
      <w:marTop w:val="0"/>
      <w:marBottom w:val="0"/>
      <w:divBdr>
        <w:top w:val="none" w:sz="0" w:space="0" w:color="auto"/>
        <w:left w:val="none" w:sz="0" w:space="0" w:color="auto"/>
        <w:bottom w:val="none" w:sz="0" w:space="0" w:color="auto"/>
        <w:right w:val="none" w:sz="0" w:space="0" w:color="auto"/>
      </w:divBdr>
    </w:div>
    <w:div w:id="1250039671">
      <w:bodyDiv w:val="1"/>
      <w:marLeft w:val="0"/>
      <w:marRight w:val="0"/>
      <w:marTop w:val="0"/>
      <w:marBottom w:val="0"/>
      <w:divBdr>
        <w:top w:val="none" w:sz="0" w:space="0" w:color="auto"/>
        <w:left w:val="none" w:sz="0" w:space="0" w:color="auto"/>
        <w:bottom w:val="none" w:sz="0" w:space="0" w:color="auto"/>
        <w:right w:val="none" w:sz="0" w:space="0" w:color="auto"/>
      </w:divBdr>
    </w:div>
    <w:div w:id="1250695829">
      <w:bodyDiv w:val="1"/>
      <w:marLeft w:val="0"/>
      <w:marRight w:val="0"/>
      <w:marTop w:val="0"/>
      <w:marBottom w:val="0"/>
      <w:divBdr>
        <w:top w:val="none" w:sz="0" w:space="0" w:color="auto"/>
        <w:left w:val="none" w:sz="0" w:space="0" w:color="auto"/>
        <w:bottom w:val="none" w:sz="0" w:space="0" w:color="auto"/>
        <w:right w:val="none" w:sz="0" w:space="0" w:color="auto"/>
      </w:divBdr>
    </w:div>
    <w:div w:id="1251542614">
      <w:bodyDiv w:val="1"/>
      <w:marLeft w:val="0"/>
      <w:marRight w:val="0"/>
      <w:marTop w:val="0"/>
      <w:marBottom w:val="0"/>
      <w:divBdr>
        <w:top w:val="none" w:sz="0" w:space="0" w:color="auto"/>
        <w:left w:val="none" w:sz="0" w:space="0" w:color="auto"/>
        <w:bottom w:val="none" w:sz="0" w:space="0" w:color="auto"/>
        <w:right w:val="none" w:sz="0" w:space="0" w:color="auto"/>
      </w:divBdr>
    </w:div>
    <w:div w:id="1251617588">
      <w:bodyDiv w:val="1"/>
      <w:marLeft w:val="0"/>
      <w:marRight w:val="0"/>
      <w:marTop w:val="0"/>
      <w:marBottom w:val="0"/>
      <w:divBdr>
        <w:top w:val="none" w:sz="0" w:space="0" w:color="auto"/>
        <w:left w:val="none" w:sz="0" w:space="0" w:color="auto"/>
        <w:bottom w:val="none" w:sz="0" w:space="0" w:color="auto"/>
        <w:right w:val="none" w:sz="0" w:space="0" w:color="auto"/>
      </w:divBdr>
    </w:div>
    <w:div w:id="1251618370">
      <w:bodyDiv w:val="1"/>
      <w:marLeft w:val="0"/>
      <w:marRight w:val="0"/>
      <w:marTop w:val="0"/>
      <w:marBottom w:val="0"/>
      <w:divBdr>
        <w:top w:val="none" w:sz="0" w:space="0" w:color="auto"/>
        <w:left w:val="none" w:sz="0" w:space="0" w:color="auto"/>
        <w:bottom w:val="none" w:sz="0" w:space="0" w:color="auto"/>
        <w:right w:val="none" w:sz="0" w:space="0" w:color="auto"/>
      </w:divBdr>
    </w:div>
    <w:div w:id="1252540667">
      <w:bodyDiv w:val="1"/>
      <w:marLeft w:val="0"/>
      <w:marRight w:val="0"/>
      <w:marTop w:val="0"/>
      <w:marBottom w:val="0"/>
      <w:divBdr>
        <w:top w:val="none" w:sz="0" w:space="0" w:color="auto"/>
        <w:left w:val="none" w:sz="0" w:space="0" w:color="auto"/>
        <w:bottom w:val="none" w:sz="0" w:space="0" w:color="auto"/>
        <w:right w:val="none" w:sz="0" w:space="0" w:color="auto"/>
      </w:divBdr>
    </w:div>
    <w:div w:id="1256133148">
      <w:bodyDiv w:val="1"/>
      <w:marLeft w:val="0"/>
      <w:marRight w:val="0"/>
      <w:marTop w:val="0"/>
      <w:marBottom w:val="0"/>
      <w:divBdr>
        <w:top w:val="none" w:sz="0" w:space="0" w:color="auto"/>
        <w:left w:val="none" w:sz="0" w:space="0" w:color="auto"/>
        <w:bottom w:val="none" w:sz="0" w:space="0" w:color="auto"/>
        <w:right w:val="none" w:sz="0" w:space="0" w:color="auto"/>
      </w:divBdr>
    </w:div>
    <w:div w:id="1264144836">
      <w:bodyDiv w:val="1"/>
      <w:marLeft w:val="0"/>
      <w:marRight w:val="0"/>
      <w:marTop w:val="0"/>
      <w:marBottom w:val="0"/>
      <w:divBdr>
        <w:top w:val="none" w:sz="0" w:space="0" w:color="auto"/>
        <w:left w:val="none" w:sz="0" w:space="0" w:color="auto"/>
        <w:bottom w:val="none" w:sz="0" w:space="0" w:color="auto"/>
        <w:right w:val="none" w:sz="0" w:space="0" w:color="auto"/>
      </w:divBdr>
    </w:div>
    <w:div w:id="1264915525">
      <w:bodyDiv w:val="1"/>
      <w:marLeft w:val="0"/>
      <w:marRight w:val="0"/>
      <w:marTop w:val="0"/>
      <w:marBottom w:val="0"/>
      <w:divBdr>
        <w:top w:val="none" w:sz="0" w:space="0" w:color="auto"/>
        <w:left w:val="none" w:sz="0" w:space="0" w:color="auto"/>
        <w:bottom w:val="none" w:sz="0" w:space="0" w:color="auto"/>
        <w:right w:val="none" w:sz="0" w:space="0" w:color="auto"/>
      </w:divBdr>
    </w:div>
    <w:div w:id="1265840986">
      <w:bodyDiv w:val="1"/>
      <w:marLeft w:val="0"/>
      <w:marRight w:val="0"/>
      <w:marTop w:val="0"/>
      <w:marBottom w:val="0"/>
      <w:divBdr>
        <w:top w:val="none" w:sz="0" w:space="0" w:color="auto"/>
        <w:left w:val="none" w:sz="0" w:space="0" w:color="auto"/>
        <w:bottom w:val="none" w:sz="0" w:space="0" w:color="auto"/>
        <w:right w:val="none" w:sz="0" w:space="0" w:color="auto"/>
      </w:divBdr>
    </w:div>
    <w:div w:id="1267693519">
      <w:bodyDiv w:val="1"/>
      <w:marLeft w:val="0"/>
      <w:marRight w:val="0"/>
      <w:marTop w:val="0"/>
      <w:marBottom w:val="0"/>
      <w:divBdr>
        <w:top w:val="none" w:sz="0" w:space="0" w:color="auto"/>
        <w:left w:val="none" w:sz="0" w:space="0" w:color="auto"/>
        <w:bottom w:val="none" w:sz="0" w:space="0" w:color="auto"/>
        <w:right w:val="none" w:sz="0" w:space="0" w:color="auto"/>
      </w:divBdr>
    </w:div>
    <w:div w:id="1268199070">
      <w:bodyDiv w:val="1"/>
      <w:marLeft w:val="0"/>
      <w:marRight w:val="0"/>
      <w:marTop w:val="0"/>
      <w:marBottom w:val="0"/>
      <w:divBdr>
        <w:top w:val="none" w:sz="0" w:space="0" w:color="auto"/>
        <w:left w:val="none" w:sz="0" w:space="0" w:color="auto"/>
        <w:bottom w:val="none" w:sz="0" w:space="0" w:color="auto"/>
        <w:right w:val="none" w:sz="0" w:space="0" w:color="auto"/>
      </w:divBdr>
    </w:div>
    <w:div w:id="1268653805">
      <w:bodyDiv w:val="1"/>
      <w:marLeft w:val="0"/>
      <w:marRight w:val="0"/>
      <w:marTop w:val="0"/>
      <w:marBottom w:val="0"/>
      <w:divBdr>
        <w:top w:val="none" w:sz="0" w:space="0" w:color="auto"/>
        <w:left w:val="none" w:sz="0" w:space="0" w:color="auto"/>
        <w:bottom w:val="none" w:sz="0" w:space="0" w:color="auto"/>
        <w:right w:val="none" w:sz="0" w:space="0" w:color="auto"/>
      </w:divBdr>
    </w:div>
    <w:div w:id="1269049569">
      <w:bodyDiv w:val="1"/>
      <w:marLeft w:val="0"/>
      <w:marRight w:val="0"/>
      <w:marTop w:val="0"/>
      <w:marBottom w:val="0"/>
      <w:divBdr>
        <w:top w:val="none" w:sz="0" w:space="0" w:color="auto"/>
        <w:left w:val="none" w:sz="0" w:space="0" w:color="auto"/>
        <w:bottom w:val="none" w:sz="0" w:space="0" w:color="auto"/>
        <w:right w:val="none" w:sz="0" w:space="0" w:color="auto"/>
      </w:divBdr>
    </w:div>
    <w:div w:id="1269771881">
      <w:bodyDiv w:val="1"/>
      <w:marLeft w:val="0"/>
      <w:marRight w:val="0"/>
      <w:marTop w:val="0"/>
      <w:marBottom w:val="0"/>
      <w:divBdr>
        <w:top w:val="none" w:sz="0" w:space="0" w:color="auto"/>
        <w:left w:val="none" w:sz="0" w:space="0" w:color="auto"/>
        <w:bottom w:val="none" w:sz="0" w:space="0" w:color="auto"/>
        <w:right w:val="none" w:sz="0" w:space="0" w:color="auto"/>
      </w:divBdr>
    </w:div>
    <w:div w:id="1269892781">
      <w:bodyDiv w:val="1"/>
      <w:marLeft w:val="0"/>
      <w:marRight w:val="0"/>
      <w:marTop w:val="0"/>
      <w:marBottom w:val="0"/>
      <w:divBdr>
        <w:top w:val="none" w:sz="0" w:space="0" w:color="auto"/>
        <w:left w:val="none" w:sz="0" w:space="0" w:color="auto"/>
        <w:bottom w:val="none" w:sz="0" w:space="0" w:color="auto"/>
        <w:right w:val="none" w:sz="0" w:space="0" w:color="auto"/>
      </w:divBdr>
    </w:div>
    <w:div w:id="1270506347">
      <w:bodyDiv w:val="1"/>
      <w:marLeft w:val="0"/>
      <w:marRight w:val="0"/>
      <w:marTop w:val="0"/>
      <w:marBottom w:val="0"/>
      <w:divBdr>
        <w:top w:val="none" w:sz="0" w:space="0" w:color="auto"/>
        <w:left w:val="none" w:sz="0" w:space="0" w:color="auto"/>
        <w:bottom w:val="none" w:sz="0" w:space="0" w:color="auto"/>
        <w:right w:val="none" w:sz="0" w:space="0" w:color="auto"/>
      </w:divBdr>
    </w:div>
    <w:div w:id="1270969640">
      <w:bodyDiv w:val="1"/>
      <w:marLeft w:val="0"/>
      <w:marRight w:val="0"/>
      <w:marTop w:val="0"/>
      <w:marBottom w:val="0"/>
      <w:divBdr>
        <w:top w:val="none" w:sz="0" w:space="0" w:color="auto"/>
        <w:left w:val="none" w:sz="0" w:space="0" w:color="auto"/>
        <w:bottom w:val="none" w:sz="0" w:space="0" w:color="auto"/>
        <w:right w:val="none" w:sz="0" w:space="0" w:color="auto"/>
      </w:divBdr>
    </w:div>
    <w:div w:id="1271010063">
      <w:bodyDiv w:val="1"/>
      <w:marLeft w:val="0"/>
      <w:marRight w:val="0"/>
      <w:marTop w:val="0"/>
      <w:marBottom w:val="0"/>
      <w:divBdr>
        <w:top w:val="none" w:sz="0" w:space="0" w:color="auto"/>
        <w:left w:val="none" w:sz="0" w:space="0" w:color="auto"/>
        <w:bottom w:val="none" w:sz="0" w:space="0" w:color="auto"/>
        <w:right w:val="none" w:sz="0" w:space="0" w:color="auto"/>
      </w:divBdr>
    </w:div>
    <w:div w:id="1272855680">
      <w:bodyDiv w:val="1"/>
      <w:marLeft w:val="0"/>
      <w:marRight w:val="0"/>
      <w:marTop w:val="0"/>
      <w:marBottom w:val="0"/>
      <w:divBdr>
        <w:top w:val="none" w:sz="0" w:space="0" w:color="auto"/>
        <w:left w:val="none" w:sz="0" w:space="0" w:color="auto"/>
        <w:bottom w:val="none" w:sz="0" w:space="0" w:color="auto"/>
        <w:right w:val="none" w:sz="0" w:space="0" w:color="auto"/>
      </w:divBdr>
    </w:div>
    <w:div w:id="1273973455">
      <w:bodyDiv w:val="1"/>
      <w:marLeft w:val="0"/>
      <w:marRight w:val="0"/>
      <w:marTop w:val="0"/>
      <w:marBottom w:val="0"/>
      <w:divBdr>
        <w:top w:val="none" w:sz="0" w:space="0" w:color="auto"/>
        <w:left w:val="none" w:sz="0" w:space="0" w:color="auto"/>
        <w:bottom w:val="none" w:sz="0" w:space="0" w:color="auto"/>
        <w:right w:val="none" w:sz="0" w:space="0" w:color="auto"/>
      </w:divBdr>
    </w:div>
    <w:div w:id="1274753936">
      <w:bodyDiv w:val="1"/>
      <w:marLeft w:val="0"/>
      <w:marRight w:val="0"/>
      <w:marTop w:val="0"/>
      <w:marBottom w:val="0"/>
      <w:divBdr>
        <w:top w:val="none" w:sz="0" w:space="0" w:color="auto"/>
        <w:left w:val="none" w:sz="0" w:space="0" w:color="auto"/>
        <w:bottom w:val="none" w:sz="0" w:space="0" w:color="auto"/>
        <w:right w:val="none" w:sz="0" w:space="0" w:color="auto"/>
      </w:divBdr>
    </w:div>
    <w:div w:id="1275942772">
      <w:bodyDiv w:val="1"/>
      <w:marLeft w:val="0"/>
      <w:marRight w:val="0"/>
      <w:marTop w:val="0"/>
      <w:marBottom w:val="0"/>
      <w:divBdr>
        <w:top w:val="none" w:sz="0" w:space="0" w:color="auto"/>
        <w:left w:val="none" w:sz="0" w:space="0" w:color="auto"/>
        <w:bottom w:val="none" w:sz="0" w:space="0" w:color="auto"/>
        <w:right w:val="none" w:sz="0" w:space="0" w:color="auto"/>
      </w:divBdr>
    </w:div>
    <w:div w:id="1276719700">
      <w:bodyDiv w:val="1"/>
      <w:marLeft w:val="0"/>
      <w:marRight w:val="0"/>
      <w:marTop w:val="0"/>
      <w:marBottom w:val="0"/>
      <w:divBdr>
        <w:top w:val="none" w:sz="0" w:space="0" w:color="auto"/>
        <w:left w:val="none" w:sz="0" w:space="0" w:color="auto"/>
        <w:bottom w:val="none" w:sz="0" w:space="0" w:color="auto"/>
        <w:right w:val="none" w:sz="0" w:space="0" w:color="auto"/>
      </w:divBdr>
    </w:div>
    <w:div w:id="1278874424">
      <w:bodyDiv w:val="1"/>
      <w:marLeft w:val="0"/>
      <w:marRight w:val="0"/>
      <w:marTop w:val="0"/>
      <w:marBottom w:val="0"/>
      <w:divBdr>
        <w:top w:val="none" w:sz="0" w:space="0" w:color="auto"/>
        <w:left w:val="none" w:sz="0" w:space="0" w:color="auto"/>
        <w:bottom w:val="none" w:sz="0" w:space="0" w:color="auto"/>
        <w:right w:val="none" w:sz="0" w:space="0" w:color="auto"/>
      </w:divBdr>
    </w:div>
    <w:div w:id="1279801734">
      <w:bodyDiv w:val="1"/>
      <w:marLeft w:val="0"/>
      <w:marRight w:val="0"/>
      <w:marTop w:val="0"/>
      <w:marBottom w:val="0"/>
      <w:divBdr>
        <w:top w:val="none" w:sz="0" w:space="0" w:color="auto"/>
        <w:left w:val="none" w:sz="0" w:space="0" w:color="auto"/>
        <w:bottom w:val="none" w:sz="0" w:space="0" w:color="auto"/>
        <w:right w:val="none" w:sz="0" w:space="0" w:color="auto"/>
      </w:divBdr>
    </w:div>
    <w:div w:id="1280330987">
      <w:bodyDiv w:val="1"/>
      <w:marLeft w:val="0"/>
      <w:marRight w:val="0"/>
      <w:marTop w:val="0"/>
      <w:marBottom w:val="0"/>
      <w:divBdr>
        <w:top w:val="none" w:sz="0" w:space="0" w:color="auto"/>
        <w:left w:val="none" w:sz="0" w:space="0" w:color="auto"/>
        <w:bottom w:val="none" w:sz="0" w:space="0" w:color="auto"/>
        <w:right w:val="none" w:sz="0" w:space="0" w:color="auto"/>
      </w:divBdr>
    </w:div>
    <w:div w:id="1282807868">
      <w:bodyDiv w:val="1"/>
      <w:marLeft w:val="0"/>
      <w:marRight w:val="0"/>
      <w:marTop w:val="0"/>
      <w:marBottom w:val="0"/>
      <w:divBdr>
        <w:top w:val="none" w:sz="0" w:space="0" w:color="auto"/>
        <w:left w:val="none" w:sz="0" w:space="0" w:color="auto"/>
        <w:bottom w:val="none" w:sz="0" w:space="0" w:color="auto"/>
        <w:right w:val="none" w:sz="0" w:space="0" w:color="auto"/>
      </w:divBdr>
    </w:div>
    <w:div w:id="1284993303">
      <w:bodyDiv w:val="1"/>
      <w:marLeft w:val="0"/>
      <w:marRight w:val="0"/>
      <w:marTop w:val="0"/>
      <w:marBottom w:val="0"/>
      <w:divBdr>
        <w:top w:val="none" w:sz="0" w:space="0" w:color="auto"/>
        <w:left w:val="none" w:sz="0" w:space="0" w:color="auto"/>
        <w:bottom w:val="none" w:sz="0" w:space="0" w:color="auto"/>
        <w:right w:val="none" w:sz="0" w:space="0" w:color="auto"/>
      </w:divBdr>
    </w:div>
    <w:div w:id="1289704475">
      <w:bodyDiv w:val="1"/>
      <w:marLeft w:val="0"/>
      <w:marRight w:val="0"/>
      <w:marTop w:val="0"/>
      <w:marBottom w:val="0"/>
      <w:divBdr>
        <w:top w:val="none" w:sz="0" w:space="0" w:color="auto"/>
        <w:left w:val="none" w:sz="0" w:space="0" w:color="auto"/>
        <w:bottom w:val="none" w:sz="0" w:space="0" w:color="auto"/>
        <w:right w:val="none" w:sz="0" w:space="0" w:color="auto"/>
      </w:divBdr>
    </w:div>
    <w:div w:id="1291395693">
      <w:bodyDiv w:val="1"/>
      <w:marLeft w:val="0"/>
      <w:marRight w:val="0"/>
      <w:marTop w:val="0"/>
      <w:marBottom w:val="0"/>
      <w:divBdr>
        <w:top w:val="none" w:sz="0" w:space="0" w:color="auto"/>
        <w:left w:val="none" w:sz="0" w:space="0" w:color="auto"/>
        <w:bottom w:val="none" w:sz="0" w:space="0" w:color="auto"/>
        <w:right w:val="none" w:sz="0" w:space="0" w:color="auto"/>
      </w:divBdr>
    </w:div>
    <w:div w:id="1296720053">
      <w:bodyDiv w:val="1"/>
      <w:marLeft w:val="0"/>
      <w:marRight w:val="0"/>
      <w:marTop w:val="0"/>
      <w:marBottom w:val="0"/>
      <w:divBdr>
        <w:top w:val="none" w:sz="0" w:space="0" w:color="auto"/>
        <w:left w:val="none" w:sz="0" w:space="0" w:color="auto"/>
        <w:bottom w:val="none" w:sz="0" w:space="0" w:color="auto"/>
        <w:right w:val="none" w:sz="0" w:space="0" w:color="auto"/>
      </w:divBdr>
    </w:div>
    <w:div w:id="1296788742">
      <w:bodyDiv w:val="1"/>
      <w:marLeft w:val="0"/>
      <w:marRight w:val="0"/>
      <w:marTop w:val="0"/>
      <w:marBottom w:val="0"/>
      <w:divBdr>
        <w:top w:val="none" w:sz="0" w:space="0" w:color="auto"/>
        <w:left w:val="none" w:sz="0" w:space="0" w:color="auto"/>
        <w:bottom w:val="none" w:sz="0" w:space="0" w:color="auto"/>
        <w:right w:val="none" w:sz="0" w:space="0" w:color="auto"/>
      </w:divBdr>
    </w:div>
    <w:div w:id="1296987750">
      <w:bodyDiv w:val="1"/>
      <w:marLeft w:val="0"/>
      <w:marRight w:val="0"/>
      <w:marTop w:val="0"/>
      <w:marBottom w:val="0"/>
      <w:divBdr>
        <w:top w:val="none" w:sz="0" w:space="0" w:color="auto"/>
        <w:left w:val="none" w:sz="0" w:space="0" w:color="auto"/>
        <w:bottom w:val="none" w:sz="0" w:space="0" w:color="auto"/>
        <w:right w:val="none" w:sz="0" w:space="0" w:color="auto"/>
      </w:divBdr>
    </w:div>
    <w:div w:id="1297492386">
      <w:bodyDiv w:val="1"/>
      <w:marLeft w:val="0"/>
      <w:marRight w:val="0"/>
      <w:marTop w:val="0"/>
      <w:marBottom w:val="0"/>
      <w:divBdr>
        <w:top w:val="none" w:sz="0" w:space="0" w:color="auto"/>
        <w:left w:val="none" w:sz="0" w:space="0" w:color="auto"/>
        <w:bottom w:val="none" w:sz="0" w:space="0" w:color="auto"/>
        <w:right w:val="none" w:sz="0" w:space="0" w:color="auto"/>
      </w:divBdr>
    </w:div>
    <w:div w:id="1298991631">
      <w:bodyDiv w:val="1"/>
      <w:marLeft w:val="0"/>
      <w:marRight w:val="0"/>
      <w:marTop w:val="0"/>
      <w:marBottom w:val="0"/>
      <w:divBdr>
        <w:top w:val="none" w:sz="0" w:space="0" w:color="auto"/>
        <w:left w:val="none" w:sz="0" w:space="0" w:color="auto"/>
        <w:bottom w:val="none" w:sz="0" w:space="0" w:color="auto"/>
        <w:right w:val="none" w:sz="0" w:space="0" w:color="auto"/>
      </w:divBdr>
    </w:div>
    <w:div w:id="1300918529">
      <w:bodyDiv w:val="1"/>
      <w:marLeft w:val="0"/>
      <w:marRight w:val="0"/>
      <w:marTop w:val="0"/>
      <w:marBottom w:val="0"/>
      <w:divBdr>
        <w:top w:val="none" w:sz="0" w:space="0" w:color="auto"/>
        <w:left w:val="none" w:sz="0" w:space="0" w:color="auto"/>
        <w:bottom w:val="none" w:sz="0" w:space="0" w:color="auto"/>
        <w:right w:val="none" w:sz="0" w:space="0" w:color="auto"/>
      </w:divBdr>
    </w:div>
    <w:div w:id="1301576070">
      <w:bodyDiv w:val="1"/>
      <w:marLeft w:val="0"/>
      <w:marRight w:val="0"/>
      <w:marTop w:val="0"/>
      <w:marBottom w:val="0"/>
      <w:divBdr>
        <w:top w:val="none" w:sz="0" w:space="0" w:color="auto"/>
        <w:left w:val="none" w:sz="0" w:space="0" w:color="auto"/>
        <w:bottom w:val="none" w:sz="0" w:space="0" w:color="auto"/>
        <w:right w:val="none" w:sz="0" w:space="0" w:color="auto"/>
      </w:divBdr>
    </w:div>
    <w:div w:id="1303003491">
      <w:bodyDiv w:val="1"/>
      <w:marLeft w:val="0"/>
      <w:marRight w:val="0"/>
      <w:marTop w:val="0"/>
      <w:marBottom w:val="0"/>
      <w:divBdr>
        <w:top w:val="none" w:sz="0" w:space="0" w:color="auto"/>
        <w:left w:val="none" w:sz="0" w:space="0" w:color="auto"/>
        <w:bottom w:val="none" w:sz="0" w:space="0" w:color="auto"/>
        <w:right w:val="none" w:sz="0" w:space="0" w:color="auto"/>
      </w:divBdr>
    </w:div>
    <w:div w:id="1303198007">
      <w:bodyDiv w:val="1"/>
      <w:marLeft w:val="0"/>
      <w:marRight w:val="0"/>
      <w:marTop w:val="0"/>
      <w:marBottom w:val="0"/>
      <w:divBdr>
        <w:top w:val="none" w:sz="0" w:space="0" w:color="auto"/>
        <w:left w:val="none" w:sz="0" w:space="0" w:color="auto"/>
        <w:bottom w:val="none" w:sz="0" w:space="0" w:color="auto"/>
        <w:right w:val="none" w:sz="0" w:space="0" w:color="auto"/>
      </w:divBdr>
    </w:div>
    <w:div w:id="1308433603">
      <w:bodyDiv w:val="1"/>
      <w:marLeft w:val="0"/>
      <w:marRight w:val="0"/>
      <w:marTop w:val="0"/>
      <w:marBottom w:val="0"/>
      <w:divBdr>
        <w:top w:val="none" w:sz="0" w:space="0" w:color="auto"/>
        <w:left w:val="none" w:sz="0" w:space="0" w:color="auto"/>
        <w:bottom w:val="none" w:sz="0" w:space="0" w:color="auto"/>
        <w:right w:val="none" w:sz="0" w:space="0" w:color="auto"/>
      </w:divBdr>
    </w:div>
    <w:div w:id="1308435362">
      <w:bodyDiv w:val="1"/>
      <w:marLeft w:val="0"/>
      <w:marRight w:val="0"/>
      <w:marTop w:val="0"/>
      <w:marBottom w:val="0"/>
      <w:divBdr>
        <w:top w:val="none" w:sz="0" w:space="0" w:color="auto"/>
        <w:left w:val="none" w:sz="0" w:space="0" w:color="auto"/>
        <w:bottom w:val="none" w:sz="0" w:space="0" w:color="auto"/>
        <w:right w:val="none" w:sz="0" w:space="0" w:color="auto"/>
      </w:divBdr>
    </w:div>
    <w:div w:id="1308976644">
      <w:bodyDiv w:val="1"/>
      <w:marLeft w:val="0"/>
      <w:marRight w:val="0"/>
      <w:marTop w:val="0"/>
      <w:marBottom w:val="0"/>
      <w:divBdr>
        <w:top w:val="none" w:sz="0" w:space="0" w:color="auto"/>
        <w:left w:val="none" w:sz="0" w:space="0" w:color="auto"/>
        <w:bottom w:val="none" w:sz="0" w:space="0" w:color="auto"/>
        <w:right w:val="none" w:sz="0" w:space="0" w:color="auto"/>
      </w:divBdr>
    </w:div>
    <w:div w:id="1309285809">
      <w:bodyDiv w:val="1"/>
      <w:marLeft w:val="0"/>
      <w:marRight w:val="0"/>
      <w:marTop w:val="0"/>
      <w:marBottom w:val="0"/>
      <w:divBdr>
        <w:top w:val="none" w:sz="0" w:space="0" w:color="auto"/>
        <w:left w:val="none" w:sz="0" w:space="0" w:color="auto"/>
        <w:bottom w:val="none" w:sz="0" w:space="0" w:color="auto"/>
        <w:right w:val="none" w:sz="0" w:space="0" w:color="auto"/>
      </w:divBdr>
    </w:div>
    <w:div w:id="1309551770">
      <w:bodyDiv w:val="1"/>
      <w:marLeft w:val="0"/>
      <w:marRight w:val="0"/>
      <w:marTop w:val="0"/>
      <w:marBottom w:val="0"/>
      <w:divBdr>
        <w:top w:val="none" w:sz="0" w:space="0" w:color="auto"/>
        <w:left w:val="none" w:sz="0" w:space="0" w:color="auto"/>
        <w:bottom w:val="none" w:sz="0" w:space="0" w:color="auto"/>
        <w:right w:val="none" w:sz="0" w:space="0" w:color="auto"/>
      </w:divBdr>
    </w:div>
    <w:div w:id="1311012753">
      <w:bodyDiv w:val="1"/>
      <w:marLeft w:val="0"/>
      <w:marRight w:val="0"/>
      <w:marTop w:val="0"/>
      <w:marBottom w:val="0"/>
      <w:divBdr>
        <w:top w:val="none" w:sz="0" w:space="0" w:color="auto"/>
        <w:left w:val="none" w:sz="0" w:space="0" w:color="auto"/>
        <w:bottom w:val="none" w:sz="0" w:space="0" w:color="auto"/>
        <w:right w:val="none" w:sz="0" w:space="0" w:color="auto"/>
      </w:divBdr>
    </w:div>
    <w:div w:id="1311402527">
      <w:bodyDiv w:val="1"/>
      <w:marLeft w:val="0"/>
      <w:marRight w:val="0"/>
      <w:marTop w:val="0"/>
      <w:marBottom w:val="0"/>
      <w:divBdr>
        <w:top w:val="none" w:sz="0" w:space="0" w:color="auto"/>
        <w:left w:val="none" w:sz="0" w:space="0" w:color="auto"/>
        <w:bottom w:val="none" w:sz="0" w:space="0" w:color="auto"/>
        <w:right w:val="none" w:sz="0" w:space="0" w:color="auto"/>
      </w:divBdr>
    </w:div>
    <w:div w:id="1312320976">
      <w:bodyDiv w:val="1"/>
      <w:marLeft w:val="0"/>
      <w:marRight w:val="0"/>
      <w:marTop w:val="0"/>
      <w:marBottom w:val="0"/>
      <w:divBdr>
        <w:top w:val="none" w:sz="0" w:space="0" w:color="auto"/>
        <w:left w:val="none" w:sz="0" w:space="0" w:color="auto"/>
        <w:bottom w:val="none" w:sz="0" w:space="0" w:color="auto"/>
        <w:right w:val="none" w:sz="0" w:space="0" w:color="auto"/>
      </w:divBdr>
    </w:div>
    <w:div w:id="1317953681">
      <w:bodyDiv w:val="1"/>
      <w:marLeft w:val="0"/>
      <w:marRight w:val="0"/>
      <w:marTop w:val="0"/>
      <w:marBottom w:val="0"/>
      <w:divBdr>
        <w:top w:val="none" w:sz="0" w:space="0" w:color="auto"/>
        <w:left w:val="none" w:sz="0" w:space="0" w:color="auto"/>
        <w:bottom w:val="none" w:sz="0" w:space="0" w:color="auto"/>
        <w:right w:val="none" w:sz="0" w:space="0" w:color="auto"/>
      </w:divBdr>
    </w:div>
    <w:div w:id="1319923121">
      <w:bodyDiv w:val="1"/>
      <w:marLeft w:val="0"/>
      <w:marRight w:val="0"/>
      <w:marTop w:val="0"/>
      <w:marBottom w:val="0"/>
      <w:divBdr>
        <w:top w:val="none" w:sz="0" w:space="0" w:color="auto"/>
        <w:left w:val="none" w:sz="0" w:space="0" w:color="auto"/>
        <w:bottom w:val="none" w:sz="0" w:space="0" w:color="auto"/>
        <w:right w:val="none" w:sz="0" w:space="0" w:color="auto"/>
      </w:divBdr>
    </w:div>
    <w:div w:id="1320697953">
      <w:bodyDiv w:val="1"/>
      <w:marLeft w:val="0"/>
      <w:marRight w:val="0"/>
      <w:marTop w:val="0"/>
      <w:marBottom w:val="0"/>
      <w:divBdr>
        <w:top w:val="none" w:sz="0" w:space="0" w:color="auto"/>
        <w:left w:val="none" w:sz="0" w:space="0" w:color="auto"/>
        <w:bottom w:val="none" w:sz="0" w:space="0" w:color="auto"/>
        <w:right w:val="none" w:sz="0" w:space="0" w:color="auto"/>
      </w:divBdr>
    </w:div>
    <w:div w:id="1322201883">
      <w:bodyDiv w:val="1"/>
      <w:marLeft w:val="0"/>
      <w:marRight w:val="0"/>
      <w:marTop w:val="0"/>
      <w:marBottom w:val="0"/>
      <w:divBdr>
        <w:top w:val="none" w:sz="0" w:space="0" w:color="auto"/>
        <w:left w:val="none" w:sz="0" w:space="0" w:color="auto"/>
        <w:bottom w:val="none" w:sz="0" w:space="0" w:color="auto"/>
        <w:right w:val="none" w:sz="0" w:space="0" w:color="auto"/>
      </w:divBdr>
    </w:div>
    <w:div w:id="1323437238">
      <w:bodyDiv w:val="1"/>
      <w:marLeft w:val="0"/>
      <w:marRight w:val="0"/>
      <w:marTop w:val="0"/>
      <w:marBottom w:val="0"/>
      <w:divBdr>
        <w:top w:val="none" w:sz="0" w:space="0" w:color="auto"/>
        <w:left w:val="none" w:sz="0" w:space="0" w:color="auto"/>
        <w:bottom w:val="none" w:sz="0" w:space="0" w:color="auto"/>
        <w:right w:val="none" w:sz="0" w:space="0" w:color="auto"/>
      </w:divBdr>
    </w:div>
    <w:div w:id="1326084209">
      <w:bodyDiv w:val="1"/>
      <w:marLeft w:val="0"/>
      <w:marRight w:val="0"/>
      <w:marTop w:val="0"/>
      <w:marBottom w:val="0"/>
      <w:divBdr>
        <w:top w:val="none" w:sz="0" w:space="0" w:color="auto"/>
        <w:left w:val="none" w:sz="0" w:space="0" w:color="auto"/>
        <w:bottom w:val="none" w:sz="0" w:space="0" w:color="auto"/>
        <w:right w:val="none" w:sz="0" w:space="0" w:color="auto"/>
      </w:divBdr>
    </w:div>
    <w:div w:id="1326325146">
      <w:bodyDiv w:val="1"/>
      <w:marLeft w:val="0"/>
      <w:marRight w:val="0"/>
      <w:marTop w:val="0"/>
      <w:marBottom w:val="0"/>
      <w:divBdr>
        <w:top w:val="none" w:sz="0" w:space="0" w:color="auto"/>
        <w:left w:val="none" w:sz="0" w:space="0" w:color="auto"/>
        <w:bottom w:val="none" w:sz="0" w:space="0" w:color="auto"/>
        <w:right w:val="none" w:sz="0" w:space="0" w:color="auto"/>
      </w:divBdr>
    </w:div>
    <w:div w:id="1326666633">
      <w:bodyDiv w:val="1"/>
      <w:marLeft w:val="0"/>
      <w:marRight w:val="0"/>
      <w:marTop w:val="0"/>
      <w:marBottom w:val="0"/>
      <w:divBdr>
        <w:top w:val="none" w:sz="0" w:space="0" w:color="auto"/>
        <w:left w:val="none" w:sz="0" w:space="0" w:color="auto"/>
        <w:bottom w:val="none" w:sz="0" w:space="0" w:color="auto"/>
        <w:right w:val="none" w:sz="0" w:space="0" w:color="auto"/>
      </w:divBdr>
    </w:div>
    <w:div w:id="1327709028">
      <w:bodyDiv w:val="1"/>
      <w:marLeft w:val="0"/>
      <w:marRight w:val="0"/>
      <w:marTop w:val="0"/>
      <w:marBottom w:val="0"/>
      <w:divBdr>
        <w:top w:val="none" w:sz="0" w:space="0" w:color="auto"/>
        <w:left w:val="none" w:sz="0" w:space="0" w:color="auto"/>
        <w:bottom w:val="none" w:sz="0" w:space="0" w:color="auto"/>
        <w:right w:val="none" w:sz="0" w:space="0" w:color="auto"/>
      </w:divBdr>
    </w:div>
    <w:div w:id="1329166092">
      <w:bodyDiv w:val="1"/>
      <w:marLeft w:val="0"/>
      <w:marRight w:val="0"/>
      <w:marTop w:val="0"/>
      <w:marBottom w:val="0"/>
      <w:divBdr>
        <w:top w:val="none" w:sz="0" w:space="0" w:color="auto"/>
        <w:left w:val="none" w:sz="0" w:space="0" w:color="auto"/>
        <w:bottom w:val="none" w:sz="0" w:space="0" w:color="auto"/>
        <w:right w:val="none" w:sz="0" w:space="0" w:color="auto"/>
      </w:divBdr>
    </w:div>
    <w:div w:id="1331523882">
      <w:bodyDiv w:val="1"/>
      <w:marLeft w:val="0"/>
      <w:marRight w:val="0"/>
      <w:marTop w:val="0"/>
      <w:marBottom w:val="0"/>
      <w:divBdr>
        <w:top w:val="none" w:sz="0" w:space="0" w:color="auto"/>
        <w:left w:val="none" w:sz="0" w:space="0" w:color="auto"/>
        <w:bottom w:val="none" w:sz="0" w:space="0" w:color="auto"/>
        <w:right w:val="none" w:sz="0" w:space="0" w:color="auto"/>
      </w:divBdr>
    </w:div>
    <w:div w:id="1334062657">
      <w:bodyDiv w:val="1"/>
      <w:marLeft w:val="0"/>
      <w:marRight w:val="0"/>
      <w:marTop w:val="0"/>
      <w:marBottom w:val="0"/>
      <w:divBdr>
        <w:top w:val="none" w:sz="0" w:space="0" w:color="auto"/>
        <w:left w:val="none" w:sz="0" w:space="0" w:color="auto"/>
        <w:bottom w:val="none" w:sz="0" w:space="0" w:color="auto"/>
        <w:right w:val="none" w:sz="0" w:space="0" w:color="auto"/>
      </w:divBdr>
    </w:div>
    <w:div w:id="1334379433">
      <w:bodyDiv w:val="1"/>
      <w:marLeft w:val="0"/>
      <w:marRight w:val="0"/>
      <w:marTop w:val="0"/>
      <w:marBottom w:val="0"/>
      <w:divBdr>
        <w:top w:val="none" w:sz="0" w:space="0" w:color="auto"/>
        <w:left w:val="none" w:sz="0" w:space="0" w:color="auto"/>
        <w:bottom w:val="none" w:sz="0" w:space="0" w:color="auto"/>
        <w:right w:val="none" w:sz="0" w:space="0" w:color="auto"/>
      </w:divBdr>
    </w:div>
    <w:div w:id="1334409815">
      <w:bodyDiv w:val="1"/>
      <w:marLeft w:val="0"/>
      <w:marRight w:val="0"/>
      <w:marTop w:val="0"/>
      <w:marBottom w:val="0"/>
      <w:divBdr>
        <w:top w:val="none" w:sz="0" w:space="0" w:color="auto"/>
        <w:left w:val="none" w:sz="0" w:space="0" w:color="auto"/>
        <w:bottom w:val="none" w:sz="0" w:space="0" w:color="auto"/>
        <w:right w:val="none" w:sz="0" w:space="0" w:color="auto"/>
      </w:divBdr>
    </w:div>
    <w:div w:id="1336345152">
      <w:bodyDiv w:val="1"/>
      <w:marLeft w:val="0"/>
      <w:marRight w:val="0"/>
      <w:marTop w:val="0"/>
      <w:marBottom w:val="0"/>
      <w:divBdr>
        <w:top w:val="none" w:sz="0" w:space="0" w:color="auto"/>
        <w:left w:val="none" w:sz="0" w:space="0" w:color="auto"/>
        <w:bottom w:val="none" w:sz="0" w:space="0" w:color="auto"/>
        <w:right w:val="none" w:sz="0" w:space="0" w:color="auto"/>
      </w:divBdr>
    </w:div>
    <w:div w:id="1336611712">
      <w:bodyDiv w:val="1"/>
      <w:marLeft w:val="0"/>
      <w:marRight w:val="0"/>
      <w:marTop w:val="0"/>
      <w:marBottom w:val="0"/>
      <w:divBdr>
        <w:top w:val="none" w:sz="0" w:space="0" w:color="auto"/>
        <w:left w:val="none" w:sz="0" w:space="0" w:color="auto"/>
        <w:bottom w:val="none" w:sz="0" w:space="0" w:color="auto"/>
        <w:right w:val="none" w:sz="0" w:space="0" w:color="auto"/>
      </w:divBdr>
    </w:div>
    <w:div w:id="1337075533">
      <w:bodyDiv w:val="1"/>
      <w:marLeft w:val="0"/>
      <w:marRight w:val="0"/>
      <w:marTop w:val="0"/>
      <w:marBottom w:val="0"/>
      <w:divBdr>
        <w:top w:val="none" w:sz="0" w:space="0" w:color="auto"/>
        <w:left w:val="none" w:sz="0" w:space="0" w:color="auto"/>
        <w:bottom w:val="none" w:sz="0" w:space="0" w:color="auto"/>
        <w:right w:val="none" w:sz="0" w:space="0" w:color="auto"/>
      </w:divBdr>
    </w:div>
    <w:div w:id="1338732131">
      <w:bodyDiv w:val="1"/>
      <w:marLeft w:val="0"/>
      <w:marRight w:val="0"/>
      <w:marTop w:val="0"/>
      <w:marBottom w:val="0"/>
      <w:divBdr>
        <w:top w:val="none" w:sz="0" w:space="0" w:color="auto"/>
        <w:left w:val="none" w:sz="0" w:space="0" w:color="auto"/>
        <w:bottom w:val="none" w:sz="0" w:space="0" w:color="auto"/>
        <w:right w:val="none" w:sz="0" w:space="0" w:color="auto"/>
      </w:divBdr>
    </w:div>
    <w:div w:id="1339237972">
      <w:bodyDiv w:val="1"/>
      <w:marLeft w:val="0"/>
      <w:marRight w:val="0"/>
      <w:marTop w:val="0"/>
      <w:marBottom w:val="0"/>
      <w:divBdr>
        <w:top w:val="none" w:sz="0" w:space="0" w:color="auto"/>
        <w:left w:val="none" w:sz="0" w:space="0" w:color="auto"/>
        <w:bottom w:val="none" w:sz="0" w:space="0" w:color="auto"/>
        <w:right w:val="none" w:sz="0" w:space="0" w:color="auto"/>
      </w:divBdr>
    </w:div>
    <w:div w:id="1341811568">
      <w:bodyDiv w:val="1"/>
      <w:marLeft w:val="0"/>
      <w:marRight w:val="0"/>
      <w:marTop w:val="0"/>
      <w:marBottom w:val="0"/>
      <w:divBdr>
        <w:top w:val="none" w:sz="0" w:space="0" w:color="auto"/>
        <w:left w:val="none" w:sz="0" w:space="0" w:color="auto"/>
        <w:bottom w:val="none" w:sz="0" w:space="0" w:color="auto"/>
        <w:right w:val="none" w:sz="0" w:space="0" w:color="auto"/>
      </w:divBdr>
    </w:div>
    <w:div w:id="1342975065">
      <w:bodyDiv w:val="1"/>
      <w:marLeft w:val="0"/>
      <w:marRight w:val="0"/>
      <w:marTop w:val="0"/>
      <w:marBottom w:val="0"/>
      <w:divBdr>
        <w:top w:val="none" w:sz="0" w:space="0" w:color="auto"/>
        <w:left w:val="none" w:sz="0" w:space="0" w:color="auto"/>
        <w:bottom w:val="none" w:sz="0" w:space="0" w:color="auto"/>
        <w:right w:val="none" w:sz="0" w:space="0" w:color="auto"/>
      </w:divBdr>
    </w:div>
    <w:div w:id="1343972007">
      <w:bodyDiv w:val="1"/>
      <w:marLeft w:val="0"/>
      <w:marRight w:val="0"/>
      <w:marTop w:val="0"/>
      <w:marBottom w:val="0"/>
      <w:divBdr>
        <w:top w:val="none" w:sz="0" w:space="0" w:color="auto"/>
        <w:left w:val="none" w:sz="0" w:space="0" w:color="auto"/>
        <w:bottom w:val="none" w:sz="0" w:space="0" w:color="auto"/>
        <w:right w:val="none" w:sz="0" w:space="0" w:color="auto"/>
      </w:divBdr>
    </w:div>
    <w:div w:id="1343973847">
      <w:bodyDiv w:val="1"/>
      <w:marLeft w:val="0"/>
      <w:marRight w:val="0"/>
      <w:marTop w:val="0"/>
      <w:marBottom w:val="0"/>
      <w:divBdr>
        <w:top w:val="none" w:sz="0" w:space="0" w:color="auto"/>
        <w:left w:val="none" w:sz="0" w:space="0" w:color="auto"/>
        <w:bottom w:val="none" w:sz="0" w:space="0" w:color="auto"/>
        <w:right w:val="none" w:sz="0" w:space="0" w:color="auto"/>
      </w:divBdr>
    </w:div>
    <w:div w:id="1346783055">
      <w:bodyDiv w:val="1"/>
      <w:marLeft w:val="0"/>
      <w:marRight w:val="0"/>
      <w:marTop w:val="0"/>
      <w:marBottom w:val="0"/>
      <w:divBdr>
        <w:top w:val="none" w:sz="0" w:space="0" w:color="auto"/>
        <w:left w:val="none" w:sz="0" w:space="0" w:color="auto"/>
        <w:bottom w:val="none" w:sz="0" w:space="0" w:color="auto"/>
        <w:right w:val="none" w:sz="0" w:space="0" w:color="auto"/>
      </w:divBdr>
    </w:div>
    <w:div w:id="1349597318">
      <w:bodyDiv w:val="1"/>
      <w:marLeft w:val="0"/>
      <w:marRight w:val="0"/>
      <w:marTop w:val="0"/>
      <w:marBottom w:val="0"/>
      <w:divBdr>
        <w:top w:val="none" w:sz="0" w:space="0" w:color="auto"/>
        <w:left w:val="none" w:sz="0" w:space="0" w:color="auto"/>
        <w:bottom w:val="none" w:sz="0" w:space="0" w:color="auto"/>
        <w:right w:val="none" w:sz="0" w:space="0" w:color="auto"/>
      </w:divBdr>
    </w:div>
    <w:div w:id="1349717104">
      <w:bodyDiv w:val="1"/>
      <w:marLeft w:val="0"/>
      <w:marRight w:val="0"/>
      <w:marTop w:val="0"/>
      <w:marBottom w:val="0"/>
      <w:divBdr>
        <w:top w:val="none" w:sz="0" w:space="0" w:color="auto"/>
        <w:left w:val="none" w:sz="0" w:space="0" w:color="auto"/>
        <w:bottom w:val="none" w:sz="0" w:space="0" w:color="auto"/>
        <w:right w:val="none" w:sz="0" w:space="0" w:color="auto"/>
      </w:divBdr>
    </w:div>
    <w:div w:id="1349794698">
      <w:bodyDiv w:val="1"/>
      <w:marLeft w:val="0"/>
      <w:marRight w:val="0"/>
      <w:marTop w:val="0"/>
      <w:marBottom w:val="0"/>
      <w:divBdr>
        <w:top w:val="none" w:sz="0" w:space="0" w:color="auto"/>
        <w:left w:val="none" w:sz="0" w:space="0" w:color="auto"/>
        <w:bottom w:val="none" w:sz="0" w:space="0" w:color="auto"/>
        <w:right w:val="none" w:sz="0" w:space="0" w:color="auto"/>
      </w:divBdr>
    </w:div>
    <w:div w:id="1350642283">
      <w:bodyDiv w:val="1"/>
      <w:marLeft w:val="0"/>
      <w:marRight w:val="0"/>
      <w:marTop w:val="0"/>
      <w:marBottom w:val="0"/>
      <w:divBdr>
        <w:top w:val="none" w:sz="0" w:space="0" w:color="auto"/>
        <w:left w:val="none" w:sz="0" w:space="0" w:color="auto"/>
        <w:bottom w:val="none" w:sz="0" w:space="0" w:color="auto"/>
        <w:right w:val="none" w:sz="0" w:space="0" w:color="auto"/>
      </w:divBdr>
    </w:div>
    <w:div w:id="1351030758">
      <w:bodyDiv w:val="1"/>
      <w:marLeft w:val="0"/>
      <w:marRight w:val="0"/>
      <w:marTop w:val="0"/>
      <w:marBottom w:val="0"/>
      <w:divBdr>
        <w:top w:val="none" w:sz="0" w:space="0" w:color="auto"/>
        <w:left w:val="none" w:sz="0" w:space="0" w:color="auto"/>
        <w:bottom w:val="none" w:sz="0" w:space="0" w:color="auto"/>
        <w:right w:val="none" w:sz="0" w:space="0" w:color="auto"/>
      </w:divBdr>
    </w:div>
    <w:div w:id="1351103199">
      <w:bodyDiv w:val="1"/>
      <w:marLeft w:val="0"/>
      <w:marRight w:val="0"/>
      <w:marTop w:val="0"/>
      <w:marBottom w:val="0"/>
      <w:divBdr>
        <w:top w:val="none" w:sz="0" w:space="0" w:color="auto"/>
        <w:left w:val="none" w:sz="0" w:space="0" w:color="auto"/>
        <w:bottom w:val="none" w:sz="0" w:space="0" w:color="auto"/>
        <w:right w:val="none" w:sz="0" w:space="0" w:color="auto"/>
      </w:divBdr>
    </w:div>
    <w:div w:id="1351641768">
      <w:bodyDiv w:val="1"/>
      <w:marLeft w:val="0"/>
      <w:marRight w:val="0"/>
      <w:marTop w:val="0"/>
      <w:marBottom w:val="0"/>
      <w:divBdr>
        <w:top w:val="none" w:sz="0" w:space="0" w:color="auto"/>
        <w:left w:val="none" w:sz="0" w:space="0" w:color="auto"/>
        <w:bottom w:val="none" w:sz="0" w:space="0" w:color="auto"/>
        <w:right w:val="none" w:sz="0" w:space="0" w:color="auto"/>
      </w:divBdr>
    </w:div>
    <w:div w:id="1352995249">
      <w:bodyDiv w:val="1"/>
      <w:marLeft w:val="0"/>
      <w:marRight w:val="0"/>
      <w:marTop w:val="0"/>
      <w:marBottom w:val="0"/>
      <w:divBdr>
        <w:top w:val="none" w:sz="0" w:space="0" w:color="auto"/>
        <w:left w:val="none" w:sz="0" w:space="0" w:color="auto"/>
        <w:bottom w:val="none" w:sz="0" w:space="0" w:color="auto"/>
        <w:right w:val="none" w:sz="0" w:space="0" w:color="auto"/>
      </w:divBdr>
    </w:div>
    <w:div w:id="1353065699">
      <w:bodyDiv w:val="1"/>
      <w:marLeft w:val="0"/>
      <w:marRight w:val="0"/>
      <w:marTop w:val="0"/>
      <w:marBottom w:val="0"/>
      <w:divBdr>
        <w:top w:val="none" w:sz="0" w:space="0" w:color="auto"/>
        <w:left w:val="none" w:sz="0" w:space="0" w:color="auto"/>
        <w:bottom w:val="none" w:sz="0" w:space="0" w:color="auto"/>
        <w:right w:val="none" w:sz="0" w:space="0" w:color="auto"/>
      </w:divBdr>
    </w:div>
    <w:div w:id="1353845663">
      <w:bodyDiv w:val="1"/>
      <w:marLeft w:val="0"/>
      <w:marRight w:val="0"/>
      <w:marTop w:val="0"/>
      <w:marBottom w:val="0"/>
      <w:divBdr>
        <w:top w:val="none" w:sz="0" w:space="0" w:color="auto"/>
        <w:left w:val="none" w:sz="0" w:space="0" w:color="auto"/>
        <w:bottom w:val="none" w:sz="0" w:space="0" w:color="auto"/>
        <w:right w:val="none" w:sz="0" w:space="0" w:color="auto"/>
      </w:divBdr>
    </w:div>
    <w:div w:id="1356272936">
      <w:bodyDiv w:val="1"/>
      <w:marLeft w:val="0"/>
      <w:marRight w:val="0"/>
      <w:marTop w:val="0"/>
      <w:marBottom w:val="0"/>
      <w:divBdr>
        <w:top w:val="none" w:sz="0" w:space="0" w:color="auto"/>
        <w:left w:val="none" w:sz="0" w:space="0" w:color="auto"/>
        <w:bottom w:val="none" w:sz="0" w:space="0" w:color="auto"/>
        <w:right w:val="none" w:sz="0" w:space="0" w:color="auto"/>
      </w:divBdr>
    </w:div>
    <w:div w:id="1356299263">
      <w:bodyDiv w:val="1"/>
      <w:marLeft w:val="0"/>
      <w:marRight w:val="0"/>
      <w:marTop w:val="0"/>
      <w:marBottom w:val="0"/>
      <w:divBdr>
        <w:top w:val="none" w:sz="0" w:space="0" w:color="auto"/>
        <w:left w:val="none" w:sz="0" w:space="0" w:color="auto"/>
        <w:bottom w:val="none" w:sz="0" w:space="0" w:color="auto"/>
        <w:right w:val="none" w:sz="0" w:space="0" w:color="auto"/>
      </w:divBdr>
    </w:div>
    <w:div w:id="1357269636">
      <w:bodyDiv w:val="1"/>
      <w:marLeft w:val="0"/>
      <w:marRight w:val="0"/>
      <w:marTop w:val="0"/>
      <w:marBottom w:val="0"/>
      <w:divBdr>
        <w:top w:val="none" w:sz="0" w:space="0" w:color="auto"/>
        <w:left w:val="none" w:sz="0" w:space="0" w:color="auto"/>
        <w:bottom w:val="none" w:sz="0" w:space="0" w:color="auto"/>
        <w:right w:val="none" w:sz="0" w:space="0" w:color="auto"/>
      </w:divBdr>
    </w:div>
    <w:div w:id="1357536024">
      <w:bodyDiv w:val="1"/>
      <w:marLeft w:val="0"/>
      <w:marRight w:val="0"/>
      <w:marTop w:val="0"/>
      <w:marBottom w:val="0"/>
      <w:divBdr>
        <w:top w:val="none" w:sz="0" w:space="0" w:color="auto"/>
        <w:left w:val="none" w:sz="0" w:space="0" w:color="auto"/>
        <w:bottom w:val="none" w:sz="0" w:space="0" w:color="auto"/>
        <w:right w:val="none" w:sz="0" w:space="0" w:color="auto"/>
      </w:divBdr>
    </w:div>
    <w:div w:id="1357851066">
      <w:bodyDiv w:val="1"/>
      <w:marLeft w:val="0"/>
      <w:marRight w:val="0"/>
      <w:marTop w:val="0"/>
      <w:marBottom w:val="0"/>
      <w:divBdr>
        <w:top w:val="none" w:sz="0" w:space="0" w:color="auto"/>
        <w:left w:val="none" w:sz="0" w:space="0" w:color="auto"/>
        <w:bottom w:val="none" w:sz="0" w:space="0" w:color="auto"/>
        <w:right w:val="none" w:sz="0" w:space="0" w:color="auto"/>
      </w:divBdr>
    </w:div>
    <w:div w:id="1359308769">
      <w:bodyDiv w:val="1"/>
      <w:marLeft w:val="0"/>
      <w:marRight w:val="0"/>
      <w:marTop w:val="0"/>
      <w:marBottom w:val="0"/>
      <w:divBdr>
        <w:top w:val="none" w:sz="0" w:space="0" w:color="auto"/>
        <w:left w:val="none" w:sz="0" w:space="0" w:color="auto"/>
        <w:bottom w:val="none" w:sz="0" w:space="0" w:color="auto"/>
        <w:right w:val="none" w:sz="0" w:space="0" w:color="auto"/>
      </w:divBdr>
    </w:div>
    <w:div w:id="1359549109">
      <w:bodyDiv w:val="1"/>
      <w:marLeft w:val="0"/>
      <w:marRight w:val="0"/>
      <w:marTop w:val="0"/>
      <w:marBottom w:val="0"/>
      <w:divBdr>
        <w:top w:val="none" w:sz="0" w:space="0" w:color="auto"/>
        <w:left w:val="none" w:sz="0" w:space="0" w:color="auto"/>
        <w:bottom w:val="none" w:sz="0" w:space="0" w:color="auto"/>
        <w:right w:val="none" w:sz="0" w:space="0" w:color="auto"/>
      </w:divBdr>
    </w:div>
    <w:div w:id="1359769301">
      <w:bodyDiv w:val="1"/>
      <w:marLeft w:val="0"/>
      <w:marRight w:val="0"/>
      <w:marTop w:val="0"/>
      <w:marBottom w:val="0"/>
      <w:divBdr>
        <w:top w:val="none" w:sz="0" w:space="0" w:color="auto"/>
        <w:left w:val="none" w:sz="0" w:space="0" w:color="auto"/>
        <w:bottom w:val="none" w:sz="0" w:space="0" w:color="auto"/>
        <w:right w:val="none" w:sz="0" w:space="0" w:color="auto"/>
      </w:divBdr>
    </w:div>
    <w:div w:id="1360089816">
      <w:bodyDiv w:val="1"/>
      <w:marLeft w:val="0"/>
      <w:marRight w:val="0"/>
      <w:marTop w:val="0"/>
      <w:marBottom w:val="0"/>
      <w:divBdr>
        <w:top w:val="none" w:sz="0" w:space="0" w:color="auto"/>
        <w:left w:val="none" w:sz="0" w:space="0" w:color="auto"/>
        <w:bottom w:val="none" w:sz="0" w:space="0" w:color="auto"/>
        <w:right w:val="none" w:sz="0" w:space="0" w:color="auto"/>
      </w:divBdr>
    </w:div>
    <w:div w:id="1361274528">
      <w:bodyDiv w:val="1"/>
      <w:marLeft w:val="0"/>
      <w:marRight w:val="0"/>
      <w:marTop w:val="0"/>
      <w:marBottom w:val="0"/>
      <w:divBdr>
        <w:top w:val="none" w:sz="0" w:space="0" w:color="auto"/>
        <w:left w:val="none" w:sz="0" w:space="0" w:color="auto"/>
        <w:bottom w:val="none" w:sz="0" w:space="0" w:color="auto"/>
        <w:right w:val="none" w:sz="0" w:space="0" w:color="auto"/>
      </w:divBdr>
    </w:div>
    <w:div w:id="1361393204">
      <w:bodyDiv w:val="1"/>
      <w:marLeft w:val="0"/>
      <w:marRight w:val="0"/>
      <w:marTop w:val="0"/>
      <w:marBottom w:val="0"/>
      <w:divBdr>
        <w:top w:val="none" w:sz="0" w:space="0" w:color="auto"/>
        <w:left w:val="none" w:sz="0" w:space="0" w:color="auto"/>
        <w:bottom w:val="none" w:sz="0" w:space="0" w:color="auto"/>
        <w:right w:val="none" w:sz="0" w:space="0" w:color="auto"/>
      </w:divBdr>
    </w:div>
    <w:div w:id="1362435406">
      <w:bodyDiv w:val="1"/>
      <w:marLeft w:val="0"/>
      <w:marRight w:val="0"/>
      <w:marTop w:val="0"/>
      <w:marBottom w:val="0"/>
      <w:divBdr>
        <w:top w:val="none" w:sz="0" w:space="0" w:color="auto"/>
        <w:left w:val="none" w:sz="0" w:space="0" w:color="auto"/>
        <w:bottom w:val="none" w:sz="0" w:space="0" w:color="auto"/>
        <w:right w:val="none" w:sz="0" w:space="0" w:color="auto"/>
      </w:divBdr>
    </w:div>
    <w:div w:id="1363943513">
      <w:bodyDiv w:val="1"/>
      <w:marLeft w:val="0"/>
      <w:marRight w:val="0"/>
      <w:marTop w:val="0"/>
      <w:marBottom w:val="0"/>
      <w:divBdr>
        <w:top w:val="none" w:sz="0" w:space="0" w:color="auto"/>
        <w:left w:val="none" w:sz="0" w:space="0" w:color="auto"/>
        <w:bottom w:val="none" w:sz="0" w:space="0" w:color="auto"/>
        <w:right w:val="none" w:sz="0" w:space="0" w:color="auto"/>
      </w:divBdr>
    </w:div>
    <w:div w:id="1364406110">
      <w:bodyDiv w:val="1"/>
      <w:marLeft w:val="0"/>
      <w:marRight w:val="0"/>
      <w:marTop w:val="0"/>
      <w:marBottom w:val="0"/>
      <w:divBdr>
        <w:top w:val="none" w:sz="0" w:space="0" w:color="auto"/>
        <w:left w:val="none" w:sz="0" w:space="0" w:color="auto"/>
        <w:bottom w:val="none" w:sz="0" w:space="0" w:color="auto"/>
        <w:right w:val="none" w:sz="0" w:space="0" w:color="auto"/>
      </w:divBdr>
    </w:div>
    <w:div w:id="1365447972">
      <w:bodyDiv w:val="1"/>
      <w:marLeft w:val="0"/>
      <w:marRight w:val="0"/>
      <w:marTop w:val="0"/>
      <w:marBottom w:val="0"/>
      <w:divBdr>
        <w:top w:val="none" w:sz="0" w:space="0" w:color="auto"/>
        <w:left w:val="none" w:sz="0" w:space="0" w:color="auto"/>
        <w:bottom w:val="none" w:sz="0" w:space="0" w:color="auto"/>
        <w:right w:val="none" w:sz="0" w:space="0" w:color="auto"/>
      </w:divBdr>
    </w:div>
    <w:div w:id="1366061942">
      <w:bodyDiv w:val="1"/>
      <w:marLeft w:val="0"/>
      <w:marRight w:val="0"/>
      <w:marTop w:val="0"/>
      <w:marBottom w:val="0"/>
      <w:divBdr>
        <w:top w:val="none" w:sz="0" w:space="0" w:color="auto"/>
        <w:left w:val="none" w:sz="0" w:space="0" w:color="auto"/>
        <w:bottom w:val="none" w:sz="0" w:space="0" w:color="auto"/>
        <w:right w:val="none" w:sz="0" w:space="0" w:color="auto"/>
      </w:divBdr>
    </w:div>
    <w:div w:id="1366298459">
      <w:bodyDiv w:val="1"/>
      <w:marLeft w:val="0"/>
      <w:marRight w:val="0"/>
      <w:marTop w:val="0"/>
      <w:marBottom w:val="0"/>
      <w:divBdr>
        <w:top w:val="none" w:sz="0" w:space="0" w:color="auto"/>
        <w:left w:val="none" w:sz="0" w:space="0" w:color="auto"/>
        <w:bottom w:val="none" w:sz="0" w:space="0" w:color="auto"/>
        <w:right w:val="none" w:sz="0" w:space="0" w:color="auto"/>
      </w:divBdr>
    </w:div>
    <w:div w:id="1367947262">
      <w:bodyDiv w:val="1"/>
      <w:marLeft w:val="0"/>
      <w:marRight w:val="0"/>
      <w:marTop w:val="0"/>
      <w:marBottom w:val="0"/>
      <w:divBdr>
        <w:top w:val="none" w:sz="0" w:space="0" w:color="auto"/>
        <w:left w:val="none" w:sz="0" w:space="0" w:color="auto"/>
        <w:bottom w:val="none" w:sz="0" w:space="0" w:color="auto"/>
        <w:right w:val="none" w:sz="0" w:space="0" w:color="auto"/>
      </w:divBdr>
    </w:div>
    <w:div w:id="1369601370">
      <w:bodyDiv w:val="1"/>
      <w:marLeft w:val="0"/>
      <w:marRight w:val="0"/>
      <w:marTop w:val="0"/>
      <w:marBottom w:val="0"/>
      <w:divBdr>
        <w:top w:val="none" w:sz="0" w:space="0" w:color="auto"/>
        <w:left w:val="none" w:sz="0" w:space="0" w:color="auto"/>
        <w:bottom w:val="none" w:sz="0" w:space="0" w:color="auto"/>
        <w:right w:val="none" w:sz="0" w:space="0" w:color="auto"/>
      </w:divBdr>
    </w:div>
    <w:div w:id="1369915273">
      <w:bodyDiv w:val="1"/>
      <w:marLeft w:val="0"/>
      <w:marRight w:val="0"/>
      <w:marTop w:val="0"/>
      <w:marBottom w:val="0"/>
      <w:divBdr>
        <w:top w:val="none" w:sz="0" w:space="0" w:color="auto"/>
        <w:left w:val="none" w:sz="0" w:space="0" w:color="auto"/>
        <w:bottom w:val="none" w:sz="0" w:space="0" w:color="auto"/>
        <w:right w:val="none" w:sz="0" w:space="0" w:color="auto"/>
      </w:divBdr>
    </w:div>
    <w:div w:id="1373069323">
      <w:bodyDiv w:val="1"/>
      <w:marLeft w:val="0"/>
      <w:marRight w:val="0"/>
      <w:marTop w:val="0"/>
      <w:marBottom w:val="0"/>
      <w:divBdr>
        <w:top w:val="none" w:sz="0" w:space="0" w:color="auto"/>
        <w:left w:val="none" w:sz="0" w:space="0" w:color="auto"/>
        <w:bottom w:val="none" w:sz="0" w:space="0" w:color="auto"/>
        <w:right w:val="none" w:sz="0" w:space="0" w:color="auto"/>
      </w:divBdr>
    </w:div>
    <w:div w:id="1373651271">
      <w:bodyDiv w:val="1"/>
      <w:marLeft w:val="0"/>
      <w:marRight w:val="0"/>
      <w:marTop w:val="0"/>
      <w:marBottom w:val="0"/>
      <w:divBdr>
        <w:top w:val="none" w:sz="0" w:space="0" w:color="auto"/>
        <w:left w:val="none" w:sz="0" w:space="0" w:color="auto"/>
        <w:bottom w:val="none" w:sz="0" w:space="0" w:color="auto"/>
        <w:right w:val="none" w:sz="0" w:space="0" w:color="auto"/>
      </w:divBdr>
    </w:div>
    <w:div w:id="1374647942">
      <w:bodyDiv w:val="1"/>
      <w:marLeft w:val="0"/>
      <w:marRight w:val="0"/>
      <w:marTop w:val="0"/>
      <w:marBottom w:val="0"/>
      <w:divBdr>
        <w:top w:val="none" w:sz="0" w:space="0" w:color="auto"/>
        <w:left w:val="none" w:sz="0" w:space="0" w:color="auto"/>
        <w:bottom w:val="none" w:sz="0" w:space="0" w:color="auto"/>
        <w:right w:val="none" w:sz="0" w:space="0" w:color="auto"/>
      </w:divBdr>
    </w:div>
    <w:div w:id="1375229039">
      <w:bodyDiv w:val="1"/>
      <w:marLeft w:val="0"/>
      <w:marRight w:val="0"/>
      <w:marTop w:val="0"/>
      <w:marBottom w:val="0"/>
      <w:divBdr>
        <w:top w:val="none" w:sz="0" w:space="0" w:color="auto"/>
        <w:left w:val="none" w:sz="0" w:space="0" w:color="auto"/>
        <w:bottom w:val="none" w:sz="0" w:space="0" w:color="auto"/>
        <w:right w:val="none" w:sz="0" w:space="0" w:color="auto"/>
      </w:divBdr>
    </w:div>
    <w:div w:id="1377780463">
      <w:bodyDiv w:val="1"/>
      <w:marLeft w:val="0"/>
      <w:marRight w:val="0"/>
      <w:marTop w:val="0"/>
      <w:marBottom w:val="0"/>
      <w:divBdr>
        <w:top w:val="none" w:sz="0" w:space="0" w:color="auto"/>
        <w:left w:val="none" w:sz="0" w:space="0" w:color="auto"/>
        <w:bottom w:val="none" w:sz="0" w:space="0" w:color="auto"/>
        <w:right w:val="none" w:sz="0" w:space="0" w:color="auto"/>
      </w:divBdr>
    </w:div>
    <w:div w:id="1378045671">
      <w:bodyDiv w:val="1"/>
      <w:marLeft w:val="0"/>
      <w:marRight w:val="0"/>
      <w:marTop w:val="0"/>
      <w:marBottom w:val="0"/>
      <w:divBdr>
        <w:top w:val="none" w:sz="0" w:space="0" w:color="auto"/>
        <w:left w:val="none" w:sz="0" w:space="0" w:color="auto"/>
        <w:bottom w:val="none" w:sz="0" w:space="0" w:color="auto"/>
        <w:right w:val="none" w:sz="0" w:space="0" w:color="auto"/>
      </w:divBdr>
    </w:div>
    <w:div w:id="1379236323">
      <w:bodyDiv w:val="1"/>
      <w:marLeft w:val="0"/>
      <w:marRight w:val="0"/>
      <w:marTop w:val="0"/>
      <w:marBottom w:val="0"/>
      <w:divBdr>
        <w:top w:val="none" w:sz="0" w:space="0" w:color="auto"/>
        <w:left w:val="none" w:sz="0" w:space="0" w:color="auto"/>
        <w:bottom w:val="none" w:sz="0" w:space="0" w:color="auto"/>
        <w:right w:val="none" w:sz="0" w:space="0" w:color="auto"/>
      </w:divBdr>
    </w:div>
    <w:div w:id="1380016214">
      <w:bodyDiv w:val="1"/>
      <w:marLeft w:val="0"/>
      <w:marRight w:val="0"/>
      <w:marTop w:val="0"/>
      <w:marBottom w:val="0"/>
      <w:divBdr>
        <w:top w:val="none" w:sz="0" w:space="0" w:color="auto"/>
        <w:left w:val="none" w:sz="0" w:space="0" w:color="auto"/>
        <w:bottom w:val="none" w:sz="0" w:space="0" w:color="auto"/>
        <w:right w:val="none" w:sz="0" w:space="0" w:color="auto"/>
      </w:divBdr>
    </w:div>
    <w:div w:id="1380202700">
      <w:bodyDiv w:val="1"/>
      <w:marLeft w:val="0"/>
      <w:marRight w:val="0"/>
      <w:marTop w:val="0"/>
      <w:marBottom w:val="0"/>
      <w:divBdr>
        <w:top w:val="none" w:sz="0" w:space="0" w:color="auto"/>
        <w:left w:val="none" w:sz="0" w:space="0" w:color="auto"/>
        <w:bottom w:val="none" w:sz="0" w:space="0" w:color="auto"/>
        <w:right w:val="none" w:sz="0" w:space="0" w:color="auto"/>
      </w:divBdr>
    </w:div>
    <w:div w:id="1380322350">
      <w:bodyDiv w:val="1"/>
      <w:marLeft w:val="0"/>
      <w:marRight w:val="0"/>
      <w:marTop w:val="0"/>
      <w:marBottom w:val="0"/>
      <w:divBdr>
        <w:top w:val="none" w:sz="0" w:space="0" w:color="auto"/>
        <w:left w:val="none" w:sz="0" w:space="0" w:color="auto"/>
        <w:bottom w:val="none" w:sz="0" w:space="0" w:color="auto"/>
        <w:right w:val="none" w:sz="0" w:space="0" w:color="auto"/>
      </w:divBdr>
    </w:div>
    <w:div w:id="1380470647">
      <w:bodyDiv w:val="1"/>
      <w:marLeft w:val="0"/>
      <w:marRight w:val="0"/>
      <w:marTop w:val="0"/>
      <w:marBottom w:val="0"/>
      <w:divBdr>
        <w:top w:val="none" w:sz="0" w:space="0" w:color="auto"/>
        <w:left w:val="none" w:sz="0" w:space="0" w:color="auto"/>
        <w:bottom w:val="none" w:sz="0" w:space="0" w:color="auto"/>
        <w:right w:val="none" w:sz="0" w:space="0" w:color="auto"/>
      </w:divBdr>
    </w:div>
    <w:div w:id="1381709529">
      <w:bodyDiv w:val="1"/>
      <w:marLeft w:val="0"/>
      <w:marRight w:val="0"/>
      <w:marTop w:val="0"/>
      <w:marBottom w:val="0"/>
      <w:divBdr>
        <w:top w:val="none" w:sz="0" w:space="0" w:color="auto"/>
        <w:left w:val="none" w:sz="0" w:space="0" w:color="auto"/>
        <w:bottom w:val="none" w:sz="0" w:space="0" w:color="auto"/>
        <w:right w:val="none" w:sz="0" w:space="0" w:color="auto"/>
      </w:divBdr>
    </w:div>
    <w:div w:id="1383673287">
      <w:bodyDiv w:val="1"/>
      <w:marLeft w:val="0"/>
      <w:marRight w:val="0"/>
      <w:marTop w:val="0"/>
      <w:marBottom w:val="0"/>
      <w:divBdr>
        <w:top w:val="none" w:sz="0" w:space="0" w:color="auto"/>
        <w:left w:val="none" w:sz="0" w:space="0" w:color="auto"/>
        <w:bottom w:val="none" w:sz="0" w:space="0" w:color="auto"/>
        <w:right w:val="none" w:sz="0" w:space="0" w:color="auto"/>
      </w:divBdr>
    </w:div>
    <w:div w:id="1385249885">
      <w:bodyDiv w:val="1"/>
      <w:marLeft w:val="0"/>
      <w:marRight w:val="0"/>
      <w:marTop w:val="0"/>
      <w:marBottom w:val="0"/>
      <w:divBdr>
        <w:top w:val="none" w:sz="0" w:space="0" w:color="auto"/>
        <w:left w:val="none" w:sz="0" w:space="0" w:color="auto"/>
        <w:bottom w:val="none" w:sz="0" w:space="0" w:color="auto"/>
        <w:right w:val="none" w:sz="0" w:space="0" w:color="auto"/>
      </w:divBdr>
    </w:div>
    <w:div w:id="1385565310">
      <w:bodyDiv w:val="1"/>
      <w:marLeft w:val="0"/>
      <w:marRight w:val="0"/>
      <w:marTop w:val="0"/>
      <w:marBottom w:val="0"/>
      <w:divBdr>
        <w:top w:val="none" w:sz="0" w:space="0" w:color="auto"/>
        <w:left w:val="none" w:sz="0" w:space="0" w:color="auto"/>
        <w:bottom w:val="none" w:sz="0" w:space="0" w:color="auto"/>
        <w:right w:val="none" w:sz="0" w:space="0" w:color="auto"/>
      </w:divBdr>
    </w:div>
    <w:div w:id="1386291602">
      <w:bodyDiv w:val="1"/>
      <w:marLeft w:val="0"/>
      <w:marRight w:val="0"/>
      <w:marTop w:val="0"/>
      <w:marBottom w:val="0"/>
      <w:divBdr>
        <w:top w:val="none" w:sz="0" w:space="0" w:color="auto"/>
        <w:left w:val="none" w:sz="0" w:space="0" w:color="auto"/>
        <w:bottom w:val="none" w:sz="0" w:space="0" w:color="auto"/>
        <w:right w:val="none" w:sz="0" w:space="0" w:color="auto"/>
      </w:divBdr>
    </w:div>
    <w:div w:id="1391533993">
      <w:bodyDiv w:val="1"/>
      <w:marLeft w:val="0"/>
      <w:marRight w:val="0"/>
      <w:marTop w:val="0"/>
      <w:marBottom w:val="0"/>
      <w:divBdr>
        <w:top w:val="none" w:sz="0" w:space="0" w:color="auto"/>
        <w:left w:val="none" w:sz="0" w:space="0" w:color="auto"/>
        <w:bottom w:val="none" w:sz="0" w:space="0" w:color="auto"/>
        <w:right w:val="none" w:sz="0" w:space="0" w:color="auto"/>
      </w:divBdr>
    </w:div>
    <w:div w:id="1392076836">
      <w:bodyDiv w:val="1"/>
      <w:marLeft w:val="0"/>
      <w:marRight w:val="0"/>
      <w:marTop w:val="0"/>
      <w:marBottom w:val="0"/>
      <w:divBdr>
        <w:top w:val="none" w:sz="0" w:space="0" w:color="auto"/>
        <w:left w:val="none" w:sz="0" w:space="0" w:color="auto"/>
        <w:bottom w:val="none" w:sz="0" w:space="0" w:color="auto"/>
        <w:right w:val="none" w:sz="0" w:space="0" w:color="auto"/>
      </w:divBdr>
    </w:div>
    <w:div w:id="1392460531">
      <w:bodyDiv w:val="1"/>
      <w:marLeft w:val="0"/>
      <w:marRight w:val="0"/>
      <w:marTop w:val="0"/>
      <w:marBottom w:val="0"/>
      <w:divBdr>
        <w:top w:val="none" w:sz="0" w:space="0" w:color="auto"/>
        <w:left w:val="none" w:sz="0" w:space="0" w:color="auto"/>
        <w:bottom w:val="none" w:sz="0" w:space="0" w:color="auto"/>
        <w:right w:val="none" w:sz="0" w:space="0" w:color="auto"/>
      </w:divBdr>
    </w:div>
    <w:div w:id="1392534454">
      <w:bodyDiv w:val="1"/>
      <w:marLeft w:val="0"/>
      <w:marRight w:val="0"/>
      <w:marTop w:val="0"/>
      <w:marBottom w:val="0"/>
      <w:divBdr>
        <w:top w:val="none" w:sz="0" w:space="0" w:color="auto"/>
        <w:left w:val="none" w:sz="0" w:space="0" w:color="auto"/>
        <w:bottom w:val="none" w:sz="0" w:space="0" w:color="auto"/>
        <w:right w:val="none" w:sz="0" w:space="0" w:color="auto"/>
      </w:divBdr>
    </w:div>
    <w:div w:id="1394961838">
      <w:bodyDiv w:val="1"/>
      <w:marLeft w:val="0"/>
      <w:marRight w:val="0"/>
      <w:marTop w:val="0"/>
      <w:marBottom w:val="0"/>
      <w:divBdr>
        <w:top w:val="none" w:sz="0" w:space="0" w:color="auto"/>
        <w:left w:val="none" w:sz="0" w:space="0" w:color="auto"/>
        <w:bottom w:val="none" w:sz="0" w:space="0" w:color="auto"/>
        <w:right w:val="none" w:sz="0" w:space="0" w:color="auto"/>
      </w:divBdr>
    </w:div>
    <w:div w:id="1395545298">
      <w:bodyDiv w:val="1"/>
      <w:marLeft w:val="0"/>
      <w:marRight w:val="0"/>
      <w:marTop w:val="0"/>
      <w:marBottom w:val="0"/>
      <w:divBdr>
        <w:top w:val="none" w:sz="0" w:space="0" w:color="auto"/>
        <w:left w:val="none" w:sz="0" w:space="0" w:color="auto"/>
        <w:bottom w:val="none" w:sz="0" w:space="0" w:color="auto"/>
        <w:right w:val="none" w:sz="0" w:space="0" w:color="auto"/>
      </w:divBdr>
    </w:div>
    <w:div w:id="1395739734">
      <w:bodyDiv w:val="1"/>
      <w:marLeft w:val="0"/>
      <w:marRight w:val="0"/>
      <w:marTop w:val="0"/>
      <w:marBottom w:val="0"/>
      <w:divBdr>
        <w:top w:val="none" w:sz="0" w:space="0" w:color="auto"/>
        <w:left w:val="none" w:sz="0" w:space="0" w:color="auto"/>
        <w:bottom w:val="none" w:sz="0" w:space="0" w:color="auto"/>
        <w:right w:val="none" w:sz="0" w:space="0" w:color="auto"/>
      </w:divBdr>
    </w:div>
    <w:div w:id="1402371039">
      <w:bodyDiv w:val="1"/>
      <w:marLeft w:val="0"/>
      <w:marRight w:val="0"/>
      <w:marTop w:val="0"/>
      <w:marBottom w:val="0"/>
      <w:divBdr>
        <w:top w:val="none" w:sz="0" w:space="0" w:color="auto"/>
        <w:left w:val="none" w:sz="0" w:space="0" w:color="auto"/>
        <w:bottom w:val="none" w:sz="0" w:space="0" w:color="auto"/>
        <w:right w:val="none" w:sz="0" w:space="0" w:color="auto"/>
      </w:divBdr>
    </w:div>
    <w:div w:id="1406294898">
      <w:bodyDiv w:val="1"/>
      <w:marLeft w:val="0"/>
      <w:marRight w:val="0"/>
      <w:marTop w:val="0"/>
      <w:marBottom w:val="0"/>
      <w:divBdr>
        <w:top w:val="none" w:sz="0" w:space="0" w:color="auto"/>
        <w:left w:val="none" w:sz="0" w:space="0" w:color="auto"/>
        <w:bottom w:val="none" w:sz="0" w:space="0" w:color="auto"/>
        <w:right w:val="none" w:sz="0" w:space="0" w:color="auto"/>
      </w:divBdr>
    </w:div>
    <w:div w:id="1408990360">
      <w:bodyDiv w:val="1"/>
      <w:marLeft w:val="0"/>
      <w:marRight w:val="0"/>
      <w:marTop w:val="0"/>
      <w:marBottom w:val="0"/>
      <w:divBdr>
        <w:top w:val="none" w:sz="0" w:space="0" w:color="auto"/>
        <w:left w:val="none" w:sz="0" w:space="0" w:color="auto"/>
        <w:bottom w:val="none" w:sz="0" w:space="0" w:color="auto"/>
        <w:right w:val="none" w:sz="0" w:space="0" w:color="auto"/>
      </w:divBdr>
    </w:div>
    <w:div w:id="1413162207">
      <w:bodyDiv w:val="1"/>
      <w:marLeft w:val="0"/>
      <w:marRight w:val="0"/>
      <w:marTop w:val="0"/>
      <w:marBottom w:val="0"/>
      <w:divBdr>
        <w:top w:val="none" w:sz="0" w:space="0" w:color="auto"/>
        <w:left w:val="none" w:sz="0" w:space="0" w:color="auto"/>
        <w:bottom w:val="none" w:sz="0" w:space="0" w:color="auto"/>
        <w:right w:val="none" w:sz="0" w:space="0" w:color="auto"/>
      </w:divBdr>
    </w:div>
    <w:div w:id="1415082361">
      <w:bodyDiv w:val="1"/>
      <w:marLeft w:val="0"/>
      <w:marRight w:val="0"/>
      <w:marTop w:val="0"/>
      <w:marBottom w:val="0"/>
      <w:divBdr>
        <w:top w:val="none" w:sz="0" w:space="0" w:color="auto"/>
        <w:left w:val="none" w:sz="0" w:space="0" w:color="auto"/>
        <w:bottom w:val="none" w:sz="0" w:space="0" w:color="auto"/>
        <w:right w:val="none" w:sz="0" w:space="0" w:color="auto"/>
      </w:divBdr>
    </w:div>
    <w:div w:id="1415929340">
      <w:bodyDiv w:val="1"/>
      <w:marLeft w:val="0"/>
      <w:marRight w:val="0"/>
      <w:marTop w:val="0"/>
      <w:marBottom w:val="0"/>
      <w:divBdr>
        <w:top w:val="none" w:sz="0" w:space="0" w:color="auto"/>
        <w:left w:val="none" w:sz="0" w:space="0" w:color="auto"/>
        <w:bottom w:val="none" w:sz="0" w:space="0" w:color="auto"/>
        <w:right w:val="none" w:sz="0" w:space="0" w:color="auto"/>
      </w:divBdr>
    </w:div>
    <w:div w:id="1416512093">
      <w:bodyDiv w:val="1"/>
      <w:marLeft w:val="0"/>
      <w:marRight w:val="0"/>
      <w:marTop w:val="0"/>
      <w:marBottom w:val="0"/>
      <w:divBdr>
        <w:top w:val="none" w:sz="0" w:space="0" w:color="auto"/>
        <w:left w:val="none" w:sz="0" w:space="0" w:color="auto"/>
        <w:bottom w:val="none" w:sz="0" w:space="0" w:color="auto"/>
        <w:right w:val="none" w:sz="0" w:space="0" w:color="auto"/>
      </w:divBdr>
    </w:div>
    <w:div w:id="1417239921">
      <w:bodyDiv w:val="1"/>
      <w:marLeft w:val="0"/>
      <w:marRight w:val="0"/>
      <w:marTop w:val="0"/>
      <w:marBottom w:val="0"/>
      <w:divBdr>
        <w:top w:val="none" w:sz="0" w:space="0" w:color="auto"/>
        <w:left w:val="none" w:sz="0" w:space="0" w:color="auto"/>
        <w:bottom w:val="none" w:sz="0" w:space="0" w:color="auto"/>
        <w:right w:val="none" w:sz="0" w:space="0" w:color="auto"/>
      </w:divBdr>
    </w:div>
    <w:div w:id="1418096171">
      <w:bodyDiv w:val="1"/>
      <w:marLeft w:val="0"/>
      <w:marRight w:val="0"/>
      <w:marTop w:val="0"/>
      <w:marBottom w:val="0"/>
      <w:divBdr>
        <w:top w:val="none" w:sz="0" w:space="0" w:color="auto"/>
        <w:left w:val="none" w:sz="0" w:space="0" w:color="auto"/>
        <w:bottom w:val="none" w:sz="0" w:space="0" w:color="auto"/>
        <w:right w:val="none" w:sz="0" w:space="0" w:color="auto"/>
      </w:divBdr>
    </w:div>
    <w:div w:id="1419057193">
      <w:bodyDiv w:val="1"/>
      <w:marLeft w:val="0"/>
      <w:marRight w:val="0"/>
      <w:marTop w:val="0"/>
      <w:marBottom w:val="0"/>
      <w:divBdr>
        <w:top w:val="none" w:sz="0" w:space="0" w:color="auto"/>
        <w:left w:val="none" w:sz="0" w:space="0" w:color="auto"/>
        <w:bottom w:val="none" w:sz="0" w:space="0" w:color="auto"/>
        <w:right w:val="none" w:sz="0" w:space="0" w:color="auto"/>
      </w:divBdr>
    </w:div>
    <w:div w:id="1419592974">
      <w:bodyDiv w:val="1"/>
      <w:marLeft w:val="0"/>
      <w:marRight w:val="0"/>
      <w:marTop w:val="0"/>
      <w:marBottom w:val="0"/>
      <w:divBdr>
        <w:top w:val="none" w:sz="0" w:space="0" w:color="auto"/>
        <w:left w:val="none" w:sz="0" w:space="0" w:color="auto"/>
        <w:bottom w:val="none" w:sz="0" w:space="0" w:color="auto"/>
        <w:right w:val="none" w:sz="0" w:space="0" w:color="auto"/>
      </w:divBdr>
    </w:div>
    <w:div w:id="1420299105">
      <w:bodyDiv w:val="1"/>
      <w:marLeft w:val="0"/>
      <w:marRight w:val="0"/>
      <w:marTop w:val="0"/>
      <w:marBottom w:val="0"/>
      <w:divBdr>
        <w:top w:val="none" w:sz="0" w:space="0" w:color="auto"/>
        <w:left w:val="none" w:sz="0" w:space="0" w:color="auto"/>
        <w:bottom w:val="none" w:sz="0" w:space="0" w:color="auto"/>
        <w:right w:val="none" w:sz="0" w:space="0" w:color="auto"/>
      </w:divBdr>
    </w:div>
    <w:div w:id="1422484317">
      <w:bodyDiv w:val="1"/>
      <w:marLeft w:val="0"/>
      <w:marRight w:val="0"/>
      <w:marTop w:val="0"/>
      <w:marBottom w:val="0"/>
      <w:divBdr>
        <w:top w:val="none" w:sz="0" w:space="0" w:color="auto"/>
        <w:left w:val="none" w:sz="0" w:space="0" w:color="auto"/>
        <w:bottom w:val="none" w:sz="0" w:space="0" w:color="auto"/>
        <w:right w:val="none" w:sz="0" w:space="0" w:color="auto"/>
      </w:divBdr>
    </w:div>
    <w:div w:id="1424183226">
      <w:bodyDiv w:val="1"/>
      <w:marLeft w:val="0"/>
      <w:marRight w:val="0"/>
      <w:marTop w:val="0"/>
      <w:marBottom w:val="0"/>
      <w:divBdr>
        <w:top w:val="none" w:sz="0" w:space="0" w:color="auto"/>
        <w:left w:val="none" w:sz="0" w:space="0" w:color="auto"/>
        <w:bottom w:val="none" w:sz="0" w:space="0" w:color="auto"/>
        <w:right w:val="none" w:sz="0" w:space="0" w:color="auto"/>
      </w:divBdr>
    </w:div>
    <w:div w:id="1425806684">
      <w:bodyDiv w:val="1"/>
      <w:marLeft w:val="0"/>
      <w:marRight w:val="0"/>
      <w:marTop w:val="0"/>
      <w:marBottom w:val="0"/>
      <w:divBdr>
        <w:top w:val="none" w:sz="0" w:space="0" w:color="auto"/>
        <w:left w:val="none" w:sz="0" w:space="0" w:color="auto"/>
        <w:bottom w:val="none" w:sz="0" w:space="0" w:color="auto"/>
        <w:right w:val="none" w:sz="0" w:space="0" w:color="auto"/>
      </w:divBdr>
    </w:div>
    <w:div w:id="1426804750">
      <w:bodyDiv w:val="1"/>
      <w:marLeft w:val="0"/>
      <w:marRight w:val="0"/>
      <w:marTop w:val="0"/>
      <w:marBottom w:val="0"/>
      <w:divBdr>
        <w:top w:val="none" w:sz="0" w:space="0" w:color="auto"/>
        <w:left w:val="none" w:sz="0" w:space="0" w:color="auto"/>
        <w:bottom w:val="none" w:sz="0" w:space="0" w:color="auto"/>
        <w:right w:val="none" w:sz="0" w:space="0" w:color="auto"/>
      </w:divBdr>
    </w:div>
    <w:div w:id="1428311090">
      <w:bodyDiv w:val="1"/>
      <w:marLeft w:val="0"/>
      <w:marRight w:val="0"/>
      <w:marTop w:val="0"/>
      <w:marBottom w:val="0"/>
      <w:divBdr>
        <w:top w:val="none" w:sz="0" w:space="0" w:color="auto"/>
        <w:left w:val="none" w:sz="0" w:space="0" w:color="auto"/>
        <w:bottom w:val="none" w:sz="0" w:space="0" w:color="auto"/>
        <w:right w:val="none" w:sz="0" w:space="0" w:color="auto"/>
      </w:divBdr>
    </w:div>
    <w:div w:id="1428693681">
      <w:bodyDiv w:val="1"/>
      <w:marLeft w:val="0"/>
      <w:marRight w:val="0"/>
      <w:marTop w:val="0"/>
      <w:marBottom w:val="0"/>
      <w:divBdr>
        <w:top w:val="none" w:sz="0" w:space="0" w:color="auto"/>
        <w:left w:val="none" w:sz="0" w:space="0" w:color="auto"/>
        <w:bottom w:val="none" w:sz="0" w:space="0" w:color="auto"/>
        <w:right w:val="none" w:sz="0" w:space="0" w:color="auto"/>
      </w:divBdr>
    </w:div>
    <w:div w:id="1429307241">
      <w:bodyDiv w:val="1"/>
      <w:marLeft w:val="0"/>
      <w:marRight w:val="0"/>
      <w:marTop w:val="0"/>
      <w:marBottom w:val="0"/>
      <w:divBdr>
        <w:top w:val="none" w:sz="0" w:space="0" w:color="auto"/>
        <w:left w:val="none" w:sz="0" w:space="0" w:color="auto"/>
        <w:bottom w:val="none" w:sz="0" w:space="0" w:color="auto"/>
        <w:right w:val="none" w:sz="0" w:space="0" w:color="auto"/>
      </w:divBdr>
    </w:div>
    <w:div w:id="1429346808">
      <w:bodyDiv w:val="1"/>
      <w:marLeft w:val="0"/>
      <w:marRight w:val="0"/>
      <w:marTop w:val="0"/>
      <w:marBottom w:val="0"/>
      <w:divBdr>
        <w:top w:val="none" w:sz="0" w:space="0" w:color="auto"/>
        <w:left w:val="none" w:sz="0" w:space="0" w:color="auto"/>
        <w:bottom w:val="none" w:sz="0" w:space="0" w:color="auto"/>
        <w:right w:val="none" w:sz="0" w:space="0" w:color="auto"/>
      </w:divBdr>
    </w:div>
    <w:div w:id="1429427528">
      <w:bodyDiv w:val="1"/>
      <w:marLeft w:val="0"/>
      <w:marRight w:val="0"/>
      <w:marTop w:val="0"/>
      <w:marBottom w:val="0"/>
      <w:divBdr>
        <w:top w:val="none" w:sz="0" w:space="0" w:color="auto"/>
        <w:left w:val="none" w:sz="0" w:space="0" w:color="auto"/>
        <w:bottom w:val="none" w:sz="0" w:space="0" w:color="auto"/>
        <w:right w:val="none" w:sz="0" w:space="0" w:color="auto"/>
      </w:divBdr>
    </w:div>
    <w:div w:id="1433935274">
      <w:bodyDiv w:val="1"/>
      <w:marLeft w:val="0"/>
      <w:marRight w:val="0"/>
      <w:marTop w:val="0"/>
      <w:marBottom w:val="0"/>
      <w:divBdr>
        <w:top w:val="none" w:sz="0" w:space="0" w:color="auto"/>
        <w:left w:val="none" w:sz="0" w:space="0" w:color="auto"/>
        <w:bottom w:val="none" w:sz="0" w:space="0" w:color="auto"/>
        <w:right w:val="none" w:sz="0" w:space="0" w:color="auto"/>
      </w:divBdr>
    </w:div>
    <w:div w:id="1434129061">
      <w:bodyDiv w:val="1"/>
      <w:marLeft w:val="0"/>
      <w:marRight w:val="0"/>
      <w:marTop w:val="0"/>
      <w:marBottom w:val="0"/>
      <w:divBdr>
        <w:top w:val="none" w:sz="0" w:space="0" w:color="auto"/>
        <w:left w:val="none" w:sz="0" w:space="0" w:color="auto"/>
        <w:bottom w:val="none" w:sz="0" w:space="0" w:color="auto"/>
        <w:right w:val="none" w:sz="0" w:space="0" w:color="auto"/>
      </w:divBdr>
    </w:div>
    <w:div w:id="1434786502">
      <w:bodyDiv w:val="1"/>
      <w:marLeft w:val="0"/>
      <w:marRight w:val="0"/>
      <w:marTop w:val="0"/>
      <w:marBottom w:val="0"/>
      <w:divBdr>
        <w:top w:val="none" w:sz="0" w:space="0" w:color="auto"/>
        <w:left w:val="none" w:sz="0" w:space="0" w:color="auto"/>
        <w:bottom w:val="none" w:sz="0" w:space="0" w:color="auto"/>
        <w:right w:val="none" w:sz="0" w:space="0" w:color="auto"/>
      </w:divBdr>
    </w:div>
    <w:div w:id="1434940665">
      <w:bodyDiv w:val="1"/>
      <w:marLeft w:val="0"/>
      <w:marRight w:val="0"/>
      <w:marTop w:val="0"/>
      <w:marBottom w:val="0"/>
      <w:divBdr>
        <w:top w:val="none" w:sz="0" w:space="0" w:color="auto"/>
        <w:left w:val="none" w:sz="0" w:space="0" w:color="auto"/>
        <w:bottom w:val="none" w:sz="0" w:space="0" w:color="auto"/>
        <w:right w:val="none" w:sz="0" w:space="0" w:color="auto"/>
      </w:divBdr>
    </w:div>
    <w:div w:id="1438794343">
      <w:bodyDiv w:val="1"/>
      <w:marLeft w:val="0"/>
      <w:marRight w:val="0"/>
      <w:marTop w:val="0"/>
      <w:marBottom w:val="0"/>
      <w:divBdr>
        <w:top w:val="none" w:sz="0" w:space="0" w:color="auto"/>
        <w:left w:val="none" w:sz="0" w:space="0" w:color="auto"/>
        <w:bottom w:val="none" w:sz="0" w:space="0" w:color="auto"/>
        <w:right w:val="none" w:sz="0" w:space="0" w:color="auto"/>
      </w:divBdr>
    </w:div>
    <w:div w:id="1440025504">
      <w:bodyDiv w:val="1"/>
      <w:marLeft w:val="0"/>
      <w:marRight w:val="0"/>
      <w:marTop w:val="0"/>
      <w:marBottom w:val="0"/>
      <w:divBdr>
        <w:top w:val="none" w:sz="0" w:space="0" w:color="auto"/>
        <w:left w:val="none" w:sz="0" w:space="0" w:color="auto"/>
        <w:bottom w:val="none" w:sz="0" w:space="0" w:color="auto"/>
        <w:right w:val="none" w:sz="0" w:space="0" w:color="auto"/>
      </w:divBdr>
    </w:div>
    <w:div w:id="1443840027">
      <w:bodyDiv w:val="1"/>
      <w:marLeft w:val="0"/>
      <w:marRight w:val="0"/>
      <w:marTop w:val="0"/>
      <w:marBottom w:val="0"/>
      <w:divBdr>
        <w:top w:val="none" w:sz="0" w:space="0" w:color="auto"/>
        <w:left w:val="none" w:sz="0" w:space="0" w:color="auto"/>
        <w:bottom w:val="none" w:sz="0" w:space="0" w:color="auto"/>
        <w:right w:val="none" w:sz="0" w:space="0" w:color="auto"/>
      </w:divBdr>
    </w:div>
    <w:div w:id="1445003863">
      <w:bodyDiv w:val="1"/>
      <w:marLeft w:val="0"/>
      <w:marRight w:val="0"/>
      <w:marTop w:val="0"/>
      <w:marBottom w:val="0"/>
      <w:divBdr>
        <w:top w:val="none" w:sz="0" w:space="0" w:color="auto"/>
        <w:left w:val="none" w:sz="0" w:space="0" w:color="auto"/>
        <w:bottom w:val="none" w:sz="0" w:space="0" w:color="auto"/>
        <w:right w:val="none" w:sz="0" w:space="0" w:color="auto"/>
      </w:divBdr>
    </w:div>
    <w:div w:id="1445615759">
      <w:bodyDiv w:val="1"/>
      <w:marLeft w:val="0"/>
      <w:marRight w:val="0"/>
      <w:marTop w:val="0"/>
      <w:marBottom w:val="0"/>
      <w:divBdr>
        <w:top w:val="none" w:sz="0" w:space="0" w:color="auto"/>
        <w:left w:val="none" w:sz="0" w:space="0" w:color="auto"/>
        <w:bottom w:val="none" w:sz="0" w:space="0" w:color="auto"/>
        <w:right w:val="none" w:sz="0" w:space="0" w:color="auto"/>
      </w:divBdr>
    </w:div>
    <w:div w:id="1448355076">
      <w:bodyDiv w:val="1"/>
      <w:marLeft w:val="0"/>
      <w:marRight w:val="0"/>
      <w:marTop w:val="0"/>
      <w:marBottom w:val="0"/>
      <w:divBdr>
        <w:top w:val="none" w:sz="0" w:space="0" w:color="auto"/>
        <w:left w:val="none" w:sz="0" w:space="0" w:color="auto"/>
        <w:bottom w:val="none" w:sz="0" w:space="0" w:color="auto"/>
        <w:right w:val="none" w:sz="0" w:space="0" w:color="auto"/>
      </w:divBdr>
    </w:div>
    <w:div w:id="1448546456">
      <w:bodyDiv w:val="1"/>
      <w:marLeft w:val="0"/>
      <w:marRight w:val="0"/>
      <w:marTop w:val="0"/>
      <w:marBottom w:val="0"/>
      <w:divBdr>
        <w:top w:val="none" w:sz="0" w:space="0" w:color="auto"/>
        <w:left w:val="none" w:sz="0" w:space="0" w:color="auto"/>
        <w:bottom w:val="none" w:sz="0" w:space="0" w:color="auto"/>
        <w:right w:val="none" w:sz="0" w:space="0" w:color="auto"/>
      </w:divBdr>
    </w:div>
    <w:div w:id="1450972529">
      <w:bodyDiv w:val="1"/>
      <w:marLeft w:val="0"/>
      <w:marRight w:val="0"/>
      <w:marTop w:val="0"/>
      <w:marBottom w:val="0"/>
      <w:divBdr>
        <w:top w:val="none" w:sz="0" w:space="0" w:color="auto"/>
        <w:left w:val="none" w:sz="0" w:space="0" w:color="auto"/>
        <w:bottom w:val="none" w:sz="0" w:space="0" w:color="auto"/>
        <w:right w:val="none" w:sz="0" w:space="0" w:color="auto"/>
      </w:divBdr>
    </w:div>
    <w:div w:id="1451391429">
      <w:bodyDiv w:val="1"/>
      <w:marLeft w:val="0"/>
      <w:marRight w:val="0"/>
      <w:marTop w:val="0"/>
      <w:marBottom w:val="0"/>
      <w:divBdr>
        <w:top w:val="none" w:sz="0" w:space="0" w:color="auto"/>
        <w:left w:val="none" w:sz="0" w:space="0" w:color="auto"/>
        <w:bottom w:val="none" w:sz="0" w:space="0" w:color="auto"/>
        <w:right w:val="none" w:sz="0" w:space="0" w:color="auto"/>
      </w:divBdr>
    </w:div>
    <w:div w:id="1452288030">
      <w:bodyDiv w:val="1"/>
      <w:marLeft w:val="0"/>
      <w:marRight w:val="0"/>
      <w:marTop w:val="0"/>
      <w:marBottom w:val="0"/>
      <w:divBdr>
        <w:top w:val="none" w:sz="0" w:space="0" w:color="auto"/>
        <w:left w:val="none" w:sz="0" w:space="0" w:color="auto"/>
        <w:bottom w:val="none" w:sz="0" w:space="0" w:color="auto"/>
        <w:right w:val="none" w:sz="0" w:space="0" w:color="auto"/>
      </w:divBdr>
    </w:div>
    <w:div w:id="1456171155">
      <w:bodyDiv w:val="1"/>
      <w:marLeft w:val="0"/>
      <w:marRight w:val="0"/>
      <w:marTop w:val="0"/>
      <w:marBottom w:val="0"/>
      <w:divBdr>
        <w:top w:val="none" w:sz="0" w:space="0" w:color="auto"/>
        <w:left w:val="none" w:sz="0" w:space="0" w:color="auto"/>
        <w:bottom w:val="none" w:sz="0" w:space="0" w:color="auto"/>
        <w:right w:val="none" w:sz="0" w:space="0" w:color="auto"/>
      </w:divBdr>
    </w:div>
    <w:div w:id="1456291600">
      <w:bodyDiv w:val="1"/>
      <w:marLeft w:val="0"/>
      <w:marRight w:val="0"/>
      <w:marTop w:val="0"/>
      <w:marBottom w:val="0"/>
      <w:divBdr>
        <w:top w:val="none" w:sz="0" w:space="0" w:color="auto"/>
        <w:left w:val="none" w:sz="0" w:space="0" w:color="auto"/>
        <w:bottom w:val="none" w:sz="0" w:space="0" w:color="auto"/>
        <w:right w:val="none" w:sz="0" w:space="0" w:color="auto"/>
      </w:divBdr>
    </w:div>
    <w:div w:id="1460303276">
      <w:bodyDiv w:val="1"/>
      <w:marLeft w:val="0"/>
      <w:marRight w:val="0"/>
      <w:marTop w:val="0"/>
      <w:marBottom w:val="0"/>
      <w:divBdr>
        <w:top w:val="none" w:sz="0" w:space="0" w:color="auto"/>
        <w:left w:val="none" w:sz="0" w:space="0" w:color="auto"/>
        <w:bottom w:val="none" w:sz="0" w:space="0" w:color="auto"/>
        <w:right w:val="none" w:sz="0" w:space="0" w:color="auto"/>
      </w:divBdr>
    </w:div>
    <w:div w:id="1462073338">
      <w:bodyDiv w:val="1"/>
      <w:marLeft w:val="0"/>
      <w:marRight w:val="0"/>
      <w:marTop w:val="0"/>
      <w:marBottom w:val="0"/>
      <w:divBdr>
        <w:top w:val="none" w:sz="0" w:space="0" w:color="auto"/>
        <w:left w:val="none" w:sz="0" w:space="0" w:color="auto"/>
        <w:bottom w:val="none" w:sz="0" w:space="0" w:color="auto"/>
        <w:right w:val="none" w:sz="0" w:space="0" w:color="auto"/>
      </w:divBdr>
    </w:div>
    <w:div w:id="1462460274">
      <w:bodyDiv w:val="1"/>
      <w:marLeft w:val="0"/>
      <w:marRight w:val="0"/>
      <w:marTop w:val="0"/>
      <w:marBottom w:val="0"/>
      <w:divBdr>
        <w:top w:val="none" w:sz="0" w:space="0" w:color="auto"/>
        <w:left w:val="none" w:sz="0" w:space="0" w:color="auto"/>
        <w:bottom w:val="none" w:sz="0" w:space="0" w:color="auto"/>
        <w:right w:val="none" w:sz="0" w:space="0" w:color="auto"/>
      </w:divBdr>
    </w:div>
    <w:div w:id="1463578987">
      <w:bodyDiv w:val="1"/>
      <w:marLeft w:val="0"/>
      <w:marRight w:val="0"/>
      <w:marTop w:val="0"/>
      <w:marBottom w:val="0"/>
      <w:divBdr>
        <w:top w:val="none" w:sz="0" w:space="0" w:color="auto"/>
        <w:left w:val="none" w:sz="0" w:space="0" w:color="auto"/>
        <w:bottom w:val="none" w:sz="0" w:space="0" w:color="auto"/>
        <w:right w:val="none" w:sz="0" w:space="0" w:color="auto"/>
      </w:divBdr>
    </w:div>
    <w:div w:id="1463841411">
      <w:bodyDiv w:val="1"/>
      <w:marLeft w:val="0"/>
      <w:marRight w:val="0"/>
      <w:marTop w:val="0"/>
      <w:marBottom w:val="0"/>
      <w:divBdr>
        <w:top w:val="none" w:sz="0" w:space="0" w:color="auto"/>
        <w:left w:val="none" w:sz="0" w:space="0" w:color="auto"/>
        <w:bottom w:val="none" w:sz="0" w:space="0" w:color="auto"/>
        <w:right w:val="none" w:sz="0" w:space="0" w:color="auto"/>
      </w:divBdr>
    </w:div>
    <w:div w:id="1465387995">
      <w:bodyDiv w:val="1"/>
      <w:marLeft w:val="0"/>
      <w:marRight w:val="0"/>
      <w:marTop w:val="0"/>
      <w:marBottom w:val="0"/>
      <w:divBdr>
        <w:top w:val="none" w:sz="0" w:space="0" w:color="auto"/>
        <w:left w:val="none" w:sz="0" w:space="0" w:color="auto"/>
        <w:bottom w:val="none" w:sz="0" w:space="0" w:color="auto"/>
        <w:right w:val="none" w:sz="0" w:space="0" w:color="auto"/>
      </w:divBdr>
    </w:div>
    <w:div w:id="1465394285">
      <w:bodyDiv w:val="1"/>
      <w:marLeft w:val="0"/>
      <w:marRight w:val="0"/>
      <w:marTop w:val="0"/>
      <w:marBottom w:val="0"/>
      <w:divBdr>
        <w:top w:val="none" w:sz="0" w:space="0" w:color="auto"/>
        <w:left w:val="none" w:sz="0" w:space="0" w:color="auto"/>
        <w:bottom w:val="none" w:sz="0" w:space="0" w:color="auto"/>
        <w:right w:val="none" w:sz="0" w:space="0" w:color="auto"/>
      </w:divBdr>
    </w:div>
    <w:div w:id="1468358655">
      <w:bodyDiv w:val="1"/>
      <w:marLeft w:val="0"/>
      <w:marRight w:val="0"/>
      <w:marTop w:val="0"/>
      <w:marBottom w:val="0"/>
      <w:divBdr>
        <w:top w:val="none" w:sz="0" w:space="0" w:color="auto"/>
        <w:left w:val="none" w:sz="0" w:space="0" w:color="auto"/>
        <w:bottom w:val="none" w:sz="0" w:space="0" w:color="auto"/>
        <w:right w:val="none" w:sz="0" w:space="0" w:color="auto"/>
      </w:divBdr>
    </w:div>
    <w:div w:id="1468821611">
      <w:bodyDiv w:val="1"/>
      <w:marLeft w:val="0"/>
      <w:marRight w:val="0"/>
      <w:marTop w:val="0"/>
      <w:marBottom w:val="0"/>
      <w:divBdr>
        <w:top w:val="none" w:sz="0" w:space="0" w:color="auto"/>
        <w:left w:val="none" w:sz="0" w:space="0" w:color="auto"/>
        <w:bottom w:val="none" w:sz="0" w:space="0" w:color="auto"/>
        <w:right w:val="none" w:sz="0" w:space="0" w:color="auto"/>
      </w:divBdr>
    </w:div>
    <w:div w:id="1470587030">
      <w:bodyDiv w:val="1"/>
      <w:marLeft w:val="0"/>
      <w:marRight w:val="0"/>
      <w:marTop w:val="0"/>
      <w:marBottom w:val="0"/>
      <w:divBdr>
        <w:top w:val="none" w:sz="0" w:space="0" w:color="auto"/>
        <w:left w:val="none" w:sz="0" w:space="0" w:color="auto"/>
        <w:bottom w:val="none" w:sz="0" w:space="0" w:color="auto"/>
        <w:right w:val="none" w:sz="0" w:space="0" w:color="auto"/>
      </w:divBdr>
    </w:div>
    <w:div w:id="1471288668">
      <w:bodyDiv w:val="1"/>
      <w:marLeft w:val="0"/>
      <w:marRight w:val="0"/>
      <w:marTop w:val="0"/>
      <w:marBottom w:val="0"/>
      <w:divBdr>
        <w:top w:val="none" w:sz="0" w:space="0" w:color="auto"/>
        <w:left w:val="none" w:sz="0" w:space="0" w:color="auto"/>
        <w:bottom w:val="none" w:sz="0" w:space="0" w:color="auto"/>
        <w:right w:val="none" w:sz="0" w:space="0" w:color="auto"/>
      </w:divBdr>
    </w:div>
    <w:div w:id="1472407817">
      <w:bodyDiv w:val="1"/>
      <w:marLeft w:val="0"/>
      <w:marRight w:val="0"/>
      <w:marTop w:val="0"/>
      <w:marBottom w:val="0"/>
      <w:divBdr>
        <w:top w:val="none" w:sz="0" w:space="0" w:color="auto"/>
        <w:left w:val="none" w:sz="0" w:space="0" w:color="auto"/>
        <w:bottom w:val="none" w:sz="0" w:space="0" w:color="auto"/>
        <w:right w:val="none" w:sz="0" w:space="0" w:color="auto"/>
      </w:divBdr>
    </w:div>
    <w:div w:id="1474521233">
      <w:bodyDiv w:val="1"/>
      <w:marLeft w:val="0"/>
      <w:marRight w:val="0"/>
      <w:marTop w:val="0"/>
      <w:marBottom w:val="0"/>
      <w:divBdr>
        <w:top w:val="none" w:sz="0" w:space="0" w:color="auto"/>
        <w:left w:val="none" w:sz="0" w:space="0" w:color="auto"/>
        <w:bottom w:val="none" w:sz="0" w:space="0" w:color="auto"/>
        <w:right w:val="none" w:sz="0" w:space="0" w:color="auto"/>
      </w:divBdr>
    </w:div>
    <w:div w:id="1475486494">
      <w:bodyDiv w:val="1"/>
      <w:marLeft w:val="0"/>
      <w:marRight w:val="0"/>
      <w:marTop w:val="0"/>
      <w:marBottom w:val="0"/>
      <w:divBdr>
        <w:top w:val="none" w:sz="0" w:space="0" w:color="auto"/>
        <w:left w:val="none" w:sz="0" w:space="0" w:color="auto"/>
        <w:bottom w:val="none" w:sz="0" w:space="0" w:color="auto"/>
        <w:right w:val="none" w:sz="0" w:space="0" w:color="auto"/>
      </w:divBdr>
    </w:div>
    <w:div w:id="1477799263">
      <w:bodyDiv w:val="1"/>
      <w:marLeft w:val="0"/>
      <w:marRight w:val="0"/>
      <w:marTop w:val="0"/>
      <w:marBottom w:val="0"/>
      <w:divBdr>
        <w:top w:val="none" w:sz="0" w:space="0" w:color="auto"/>
        <w:left w:val="none" w:sz="0" w:space="0" w:color="auto"/>
        <w:bottom w:val="none" w:sz="0" w:space="0" w:color="auto"/>
        <w:right w:val="none" w:sz="0" w:space="0" w:color="auto"/>
      </w:divBdr>
    </w:div>
    <w:div w:id="1482238012">
      <w:bodyDiv w:val="1"/>
      <w:marLeft w:val="0"/>
      <w:marRight w:val="0"/>
      <w:marTop w:val="0"/>
      <w:marBottom w:val="0"/>
      <w:divBdr>
        <w:top w:val="none" w:sz="0" w:space="0" w:color="auto"/>
        <w:left w:val="none" w:sz="0" w:space="0" w:color="auto"/>
        <w:bottom w:val="none" w:sz="0" w:space="0" w:color="auto"/>
        <w:right w:val="none" w:sz="0" w:space="0" w:color="auto"/>
      </w:divBdr>
    </w:div>
    <w:div w:id="1483156692">
      <w:bodyDiv w:val="1"/>
      <w:marLeft w:val="0"/>
      <w:marRight w:val="0"/>
      <w:marTop w:val="0"/>
      <w:marBottom w:val="0"/>
      <w:divBdr>
        <w:top w:val="none" w:sz="0" w:space="0" w:color="auto"/>
        <w:left w:val="none" w:sz="0" w:space="0" w:color="auto"/>
        <w:bottom w:val="none" w:sz="0" w:space="0" w:color="auto"/>
        <w:right w:val="none" w:sz="0" w:space="0" w:color="auto"/>
      </w:divBdr>
    </w:div>
    <w:div w:id="1487821501">
      <w:bodyDiv w:val="1"/>
      <w:marLeft w:val="0"/>
      <w:marRight w:val="0"/>
      <w:marTop w:val="0"/>
      <w:marBottom w:val="0"/>
      <w:divBdr>
        <w:top w:val="none" w:sz="0" w:space="0" w:color="auto"/>
        <w:left w:val="none" w:sz="0" w:space="0" w:color="auto"/>
        <w:bottom w:val="none" w:sz="0" w:space="0" w:color="auto"/>
        <w:right w:val="none" w:sz="0" w:space="0" w:color="auto"/>
      </w:divBdr>
    </w:div>
    <w:div w:id="1493257797">
      <w:bodyDiv w:val="1"/>
      <w:marLeft w:val="0"/>
      <w:marRight w:val="0"/>
      <w:marTop w:val="0"/>
      <w:marBottom w:val="0"/>
      <w:divBdr>
        <w:top w:val="none" w:sz="0" w:space="0" w:color="auto"/>
        <w:left w:val="none" w:sz="0" w:space="0" w:color="auto"/>
        <w:bottom w:val="none" w:sz="0" w:space="0" w:color="auto"/>
        <w:right w:val="none" w:sz="0" w:space="0" w:color="auto"/>
      </w:divBdr>
    </w:div>
    <w:div w:id="1497260816">
      <w:bodyDiv w:val="1"/>
      <w:marLeft w:val="0"/>
      <w:marRight w:val="0"/>
      <w:marTop w:val="0"/>
      <w:marBottom w:val="0"/>
      <w:divBdr>
        <w:top w:val="none" w:sz="0" w:space="0" w:color="auto"/>
        <w:left w:val="none" w:sz="0" w:space="0" w:color="auto"/>
        <w:bottom w:val="none" w:sz="0" w:space="0" w:color="auto"/>
        <w:right w:val="none" w:sz="0" w:space="0" w:color="auto"/>
      </w:divBdr>
    </w:div>
    <w:div w:id="1497720417">
      <w:bodyDiv w:val="1"/>
      <w:marLeft w:val="0"/>
      <w:marRight w:val="0"/>
      <w:marTop w:val="0"/>
      <w:marBottom w:val="0"/>
      <w:divBdr>
        <w:top w:val="none" w:sz="0" w:space="0" w:color="auto"/>
        <w:left w:val="none" w:sz="0" w:space="0" w:color="auto"/>
        <w:bottom w:val="none" w:sz="0" w:space="0" w:color="auto"/>
        <w:right w:val="none" w:sz="0" w:space="0" w:color="auto"/>
      </w:divBdr>
    </w:div>
    <w:div w:id="1497915984">
      <w:bodyDiv w:val="1"/>
      <w:marLeft w:val="0"/>
      <w:marRight w:val="0"/>
      <w:marTop w:val="0"/>
      <w:marBottom w:val="0"/>
      <w:divBdr>
        <w:top w:val="none" w:sz="0" w:space="0" w:color="auto"/>
        <w:left w:val="none" w:sz="0" w:space="0" w:color="auto"/>
        <w:bottom w:val="none" w:sz="0" w:space="0" w:color="auto"/>
        <w:right w:val="none" w:sz="0" w:space="0" w:color="auto"/>
      </w:divBdr>
    </w:div>
    <w:div w:id="1498421448">
      <w:bodyDiv w:val="1"/>
      <w:marLeft w:val="0"/>
      <w:marRight w:val="0"/>
      <w:marTop w:val="0"/>
      <w:marBottom w:val="0"/>
      <w:divBdr>
        <w:top w:val="none" w:sz="0" w:space="0" w:color="auto"/>
        <w:left w:val="none" w:sz="0" w:space="0" w:color="auto"/>
        <w:bottom w:val="none" w:sz="0" w:space="0" w:color="auto"/>
        <w:right w:val="none" w:sz="0" w:space="0" w:color="auto"/>
      </w:divBdr>
    </w:div>
    <w:div w:id="1501241018">
      <w:bodyDiv w:val="1"/>
      <w:marLeft w:val="0"/>
      <w:marRight w:val="0"/>
      <w:marTop w:val="0"/>
      <w:marBottom w:val="0"/>
      <w:divBdr>
        <w:top w:val="none" w:sz="0" w:space="0" w:color="auto"/>
        <w:left w:val="none" w:sz="0" w:space="0" w:color="auto"/>
        <w:bottom w:val="none" w:sz="0" w:space="0" w:color="auto"/>
        <w:right w:val="none" w:sz="0" w:space="0" w:color="auto"/>
      </w:divBdr>
    </w:div>
    <w:div w:id="1504128744">
      <w:bodyDiv w:val="1"/>
      <w:marLeft w:val="0"/>
      <w:marRight w:val="0"/>
      <w:marTop w:val="0"/>
      <w:marBottom w:val="0"/>
      <w:divBdr>
        <w:top w:val="none" w:sz="0" w:space="0" w:color="auto"/>
        <w:left w:val="none" w:sz="0" w:space="0" w:color="auto"/>
        <w:bottom w:val="none" w:sz="0" w:space="0" w:color="auto"/>
        <w:right w:val="none" w:sz="0" w:space="0" w:color="auto"/>
      </w:divBdr>
    </w:div>
    <w:div w:id="1505893996">
      <w:bodyDiv w:val="1"/>
      <w:marLeft w:val="0"/>
      <w:marRight w:val="0"/>
      <w:marTop w:val="0"/>
      <w:marBottom w:val="0"/>
      <w:divBdr>
        <w:top w:val="none" w:sz="0" w:space="0" w:color="auto"/>
        <w:left w:val="none" w:sz="0" w:space="0" w:color="auto"/>
        <w:bottom w:val="none" w:sz="0" w:space="0" w:color="auto"/>
        <w:right w:val="none" w:sz="0" w:space="0" w:color="auto"/>
      </w:divBdr>
    </w:div>
    <w:div w:id="1508864076">
      <w:bodyDiv w:val="1"/>
      <w:marLeft w:val="0"/>
      <w:marRight w:val="0"/>
      <w:marTop w:val="0"/>
      <w:marBottom w:val="0"/>
      <w:divBdr>
        <w:top w:val="none" w:sz="0" w:space="0" w:color="auto"/>
        <w:left w:val="none" w:sz="0" w:space="0" w:color="auto"/>
        <w:bottom w:val="none" w:sz="0" w:space="0" w:color="auto"/>
        <w:right w:val="none" w:sz="0" w:space="0" w:color="auto"/>
      </w:divBdr>
    </w:div>
    <w:div w:id="1509247052">
      <w:bodyDiv w:val="1"/>
      <w:marLeft w:val="0"/>
      <w:marRight w:val="0"/>
      <w:marTop w:val="0"/>
      <w:marBottom w:val="0"/>
      <w:divBdr>
        <w:top w:val="none" w:sz="0" w:space="0" w:color="auto"/>
        <w:left w:val="none" w:sz="0" w:space="0" w:color="auto"/>
        <w:bottom w:val="none" w:sz="0" w:space="0" w:color="auto"/>
        <w:right w:val="none" w:sz="0" w:space="0" w:color="auto"/>
      </w:divBdr>
    </w:div>
    <w:div w:id="1512142198">
      <w:bodyDiv w:val="1"/>
      <w:marLeft w:val="0"/>
      <w:marRight w:val="0"/>
      <w:marTop w:val="0"/>
      <w:marBottom w:val="0"/>
      <w:divBdr>
        <w:top w:val="none" w:sz="0" w:space="0" w:color="auto"/>
        <w:left w:val="none" w:sz="0" w:space="0" w:color="auto"/>
        <w:bottom w:val="none" w:sz="0" w:space="0" w:color="auto"/>
        <w:right w:val="none" w:sz="0" w:space="0" w:color="auto"/>
      </w:divBdr>
    </w:div>
    <w:div w:id="1514806607">
      <w:bodyDiv w:val="1"/>
      <w:marLeft w:val="0"/>
      <w:marRight w:val="0"/>
      <w:marTop w:val="0"/>
      <w:marBottom w:val="0"/>
      <w:divBdr>
        <w:top w:val="none" w:sz="0" w:space="0" w:color="auto"/>
        <w:left w:val="none" w:sz="0" w:space="0" w:color="auto"/>
        <w:bottom w:val="none" w:sz="0" w:space="0" w:color="auto"/>
        <w:right w:val="none" w:sz="0" w:space="0" w:color="auto"/>
      </w:divBdr>
    </w:div>
    <w:div w:id="1515144864">
      <w:bodyDiv w:val="1"/>
      <w:marLeft w:val="0"/>
      <w:marRight w:val="0"/>
      <w:marTop w:val="0"/>
      <w:marBottom w:val="0"/>
      <w:divBdr>
        <w:top w:val="none" w:sz="0" w:space="0" w:color="auto"/>
        <w:left w:val="none" w:sz="0" w:space="0" w:color="auto"/>
        <w:bottom w:val="none" w:sz="0" w:space="0" w:color="auto"/>
        <w:right w:val="none" w:sz="0" w:space="0" w:color="auto"/>
      </w:divBdr>
    </w:div>
    <w:div w:id="1515848225">
      <w:bodyDiv w:val="1"/>
      <w:marLeft w:val="0"/>
      <w:marRight w:val="0"/>
      <w:marTop w:val="0"/>
      <w:marBottom w:val="0"/>
      <w:divBdr>
        <w:top w:val="none" w:sz="0" w:space="0" w:color="auto"/>
        <w:left w:val="none" w:sz="0" w:space="0" w:color="auto"/>
        <w:bottom w:val="none" w:sz="0" w:space="0" w:color="auto"/>
        <w:right w:val="none" w:sz="0" w:space="0" w:color="auto"/>
      </w:divBdr>
    </w:div>
    <w:div w:id="1517381443">
      <w:bodyDiv w:val="1"/>
      <w:marLeft w:val="0"/>
      <w:marRight w:val="0"/>
      <w:marTop w:val="0"/>
      <w:marBottom w:val="0"/>
      <w:divBdr>
        <w:top w:val="none" w:sz="0" w:space="0" w:color="auto"/>
        <w:left w:val="none" w:sz="0" w:space="0" w:color="auto"/>
        <w:bottom w:val="none" w:sz="0" w:space="0" w:color="auto"/>
        <w:right w:val="none" w:sz="0" w:space="0" w:color="auto"/>
      </w:divBdr>
    </w:div>
    <w:div w:id="1517764929">
      <w:bodyDiv w:val="1"/>
      <w:marLeft w:val="0"/>
      <w:marRight w:val="0"/>
      <w:marTop w:val="0"/>
      <w:marBottom w:val="0"/>
      <w:divBdr>
        <w:top w:val="none" w:sz="0" w:space="0" w:color="auto"/>
        <w:left w:val="none" w:sz="0" w:space="0" w:color="auto"/>
        <w:bottom w:val="none" w:sz="0" w:space="0" w:color="auto"/>
        <w:right w:val="none" w:sz="0" w:space="0" w:color="auto"/>
      </w:divBdr>
    </w:div>
    <w:div w:id="1518545482">
      <w:bodyDiv w:val="1"/>
      <w:marLeft w:val="0"/>
      <w:marRight w:val="0"/>
      <w:marTop w:val="0"/>
      <w:marBottom w:val="0"/>
      <w:divBdr>
        <w:top w:val="none" w:sz="0" w:space="0" w:color="auto"/>
        <w:left w:val="none" w:sz="0" w:space="0" w:color="auto"/>
        <w:bottom w:val="none" w:sz="0" w:space="0" w:color="auto"/>
        <w:right w:val="none" w:sz="0" w:space="0" w:color="auto"/>
      </w:divBdr>
    </w:div>
    <w:div w:id="1518616353">
      <w:bodyDiv w:val="1"/>
      <w:marLeft w:val="0"/>
      <w:marRight w:val="0"/>
      <w:marTop w:val="0"/>
      <w:marBottom w:val="0"/>
      <w:divBdr>
        <w:top w:val="none" w:sz="0" w:space="0" w:color="auto"/>
        <w:left w:val="none" w:sz="0" w:space="0" w:color="auto"/>
        <w:bottom w:val="none" w:sz="0" w:space="0" w:color="auto"/>
        <w:right w:val="none" w:sz="0" w:space="0" w:color="auto"/>
      </w:divBdr>
    </w:div>
    <w:div w:id="1521046035">
      <w:bodyDiv w:val="1"/>
      <w:marLeft w:val="0"/>
      <w:marRight w:val="0"/>
      <w:marTop w:val="0"/>
      <w:marBottom w:val="0"/>
      <w:divBdr>
        <w:top w:val="none" w:sz="0" w:space="0" w:color="auto"/>
        <w:left w:val="none" w:sz="0" w:space="0" w:color="auto"/>
        <w:bottom w:val="none" w:sz="0" w:space="0" w:color="auto"/>
        <w:right w:val="none" w:sz="0" w:space="0" w:color="auto"/>
      </w:divBdr>
    </w:div>
    <w:div w:id="1521971475">
      <w:bodyDiv w:val="1"/>
      <w:marLeft w:val="0"/>
      <w:marRight w:val="0"/>
      <w:marTop w:val="0"/>
      <w:marBottom w:val="0"/>
      <w:divBdr>
        <w:top w:val="none" w:sz="0" w:space="0" w:color="auto"/>
        <w:left w:val="none" w:sz="0" w:space="0" w:color="auto"/>
        <w:bottom w:val="none" w:sz="0" w:space="0" w:color="auto"/>
        <w:right w:val="none" w:sz="0" w:space="0" w:color="auto"/>
      </w:divBdr>
    </w:div>
    <w:div w:id="1523974614">
      <w:bodyDiv w:val="1"/>
      <w:marLeft w:val="0"/>
      <w:marRight w:val="0"/>
      <w:marTop w:val="0"/>
      <w:marBottom w:val="0"/>
      <w:divBdr>
        <w:top w:val="none" w:sz="0" w:space="0" w:color="auto"/>
        <w:left w:val="none" w:sz="0" w:space="0" w:color="auto"/>
        <w:bottom w:val="none" w:sz="0" w:space="0" w:color="auto"/>
        <w:right w:val="none" w:sz="0" w:space="0" w:color="auto"/>
      </w:divBdr>
    </w:div>
    <w:div w:id="1526291505">
      <w:bodyDiv w:val="1"/>
      <w:marLeft w:val="0"/>
      <w:marRight w:val="0"/>
      <w:marTop w:val="0"/>
      <w:marBottom w:val="0"/>
      <w:divBdr>
        <w:top w:val="none" w:sz="0" w:space="0" w:color="auto"/>
        <w:left w:val="none" w:sz="0" w:space="0" w:color="auto"/>
        <w:bottom w:val="none" w:sz="0" w:space="0" w:color="auto"/>
        <w:right w:val="none" w:sz="0" w:space="0" w:color="auto"/>
      </w:divBdr>
    </w:div>
    <w:div w:id="1526475977">
      <w:bodyDiv w:val="1"/>
      <w:marLeft w:val="0"/>
      <w:marRight w:val="0"/>
      <w:marTop w:val="0"/>
      <w:marBottom w:val="0"/>
      <w:divBdr>
        <w:top w:val="none" w:sz="0" w:space="0" w:color="auto"/>
        <w:left w:val="none" w:sz="0" w:space="0" w:color="auto"/>
        <w:bottom w:val="none" w:sz="0" w:space="0" w:color="auto"/>
        <w:right w:val="none" w:sz="0" w:space="0" w:color="auto"/>
      </w:divBdr>
    </w:div>
    <w:div w:id="1529680845">
      <w:bodyDiv w:val="1"/>
      <w:marLeft w:val="0"/>
      <w:marRight w:val="0"/>
      <w:marTop w:val="0"/>
      <w:marBottom w:val="0"/>
      <w:divBdr>
        <w:top w:val="none" w:sz="0" w:space="0" w:color="auto"/>
        <w:left w:val="none" w:sz="0" w:space="0" w:color="auto"/>
        <w:bottom w:val="none" w:sz="0" w:space="0" w:color="auto"/>
        <w:right w:val="none" w:sz="0" w:space="0" w:color="auto"/>
      </w:divBdr>
    </w:div>
    <w:div w:id="1531600819">
      <w:bodyDiv w:val="1"/>
      <w:marLeft w:val="0"/>
      <w:marRight w:val="0"/>
      <w:marTop w:val="0"/>
      <w:marBottom w:val="0"/>
      <w:divBdr>
        <w:top w:val="none" w:sz="0" w:space="0" w:color="auto"/>
        <w:left w:val="none" w:sz="0" w:space="0" w:color="auto"/>
        <w:bottom w:val="none" w:sz="0" w:space="0" w:color="auto"/>
        <w:right w:val="none" w:sz="0" w:space="0" w:color="auto"/>
      </w:divBdr>
    </w:div>
    <w:div w:id="1532645611">
      <w:bodyDiv w:val="1"/>
      <w:marLeft w:val="0"/>
      <w:marRight w:val="0"/>
      <w:marTop w:val="0"/>
      <w:marBottom w:val="0"/>
      <w:divBdr>
        <w:top w:val="none" w:sz="0" w:space="0" w:color="auto"/>
        <w:left w:val="none" w:sz="0" w:space="0" w:color="auto"/>
        <w:bottom w:val="none" w:sz="0" w:space="0" w:color="auto"/>
        <w:right w:val="none" w:sz="0" w:space="0" w:color="auto"/>
      </w:divBdr>
    </w:div>
    <w:div w:id="1538617415">
      <w:bodyDiv w:val="1"/>
      <w:marLeft w:val="0"/>
      <w:marRight w:val="0"/>
      <w:marTop w:val="0"/>
      <w:marBottom w:val="0"/>
      <w:divBdr>
        <w:top w:val="none" w:sz="0" w:space="0" w:color="auto"/>
        <w:left w:val="none" w:sz="0" w:space="0" w:color="auto"/>
        <w:bottom w:val="none" w:sz="0" w:space="0" w:color="auto"/>
        <w:right w:val="none" w:sz="0" w:space="0" w:color="auto"/>
      </w:divBdr>
    </w:div>
    <w:div w:id="1538660984">
      <w:bodyDiv w:val="1"/>
      <w:marLeft w:val="0"/>
      <w:marRight w:val="0"/>
      <w:marTop w:val="0"/>
      <w:marBottom w:val="0"/>
      <w:divBdr>
        <w:top w:val="none" w:sz="0" w:space="0" w:color="auto"/>
        <w:left w:val="none" w:sz="0" w:space="0" w:color="auto"/>
        <w:bottom w:val="none" w:sz="0" w:space="0" w:color="auto"/>
        <w:right w:val="none" w:sz="0" w:space="0" w:color="auto"/>
      </w:divBdr>
    </w:div>
    <w:div w:id="1544905701">
      <w:bodyDiv w:val="1"/>
      <w:marLeft w:val="0"/>
      <w:marRight w:val="0"/>
      <w:marTop w:val="0"/>
      <w:marBottom w:val="0"/>
      <w:divBdr>
        <w:top w:val="none" w:sz="0" w:space="0" w:color="auto"/>
        <w:left w:val="none" w:sz="0" w:space="0" w:color="auto"/>
        <w:bottom w:val="none" w:sz="0" w:space="0" w:color="auto"/>
        <w:right w:val="none" w:sz="0" w:space="0" w:color="auto"/>
      </w:divBdr>
    </w:div>
    <w:div w:id="1548486674">
      <w:bodyDiv w:val="1"/>
      <w:marLeft w:val="0"/>
      <w:marRight w:val="0"/>
      <w:marTop w:val="0"/>
      <w:marBottom w:val="0"/>
      <w:divBdr>
        <w:top w:val="none" w:sz="0" w:space="0" w:color="auto"/>
        <w:left w:val="none" w:sz="0" w:space="0" w:color="auto"/>
        <w:bottom w:val="none" w:sz="0" w:space="0" w:color="auto"/>
        <w:right w:val="none" w:sz="0" w:space="0" w:color="auto"/>
      </w:divBdr>
    </w:div>
    <w:div w:id="1548762227">
      <w:bodyDiv w:val="1"/>
      <w:marLeft w:val="0"/>
      <w:marRight w:val="0"/>
      <w:marTop w:val="0"/>
      <w:marBottom w:val="0"/>
      <w:divBdr>
        <w:top w:val="none" w:sz="0" w:space="0" w:color="auto"/>
        <w:left w:val="none" w:sz="0" w:space="0" w:color="auto"/>
        <w:bottom w:val="none" w:sz="0" w:space="0" w:color="auto"/>
        <w:right w:val="none" w:sz="0" w:space="0" w:color="auto"/>
      </w:divBdr>
    </w:div>
    <w:div w:id="1549486295">
      <w:bodyDiv w:val="1"/>
      <w:marLeft w:val="0"/>
      <w:marRight w:val="0"/>
      <w:marTop w:val="0"/>
      <w:marBottom w:val="0"/>
      <w:divBdr>
        <w:top w:val="none" w:sz="0" w:space="0" w:color="auto"/>
        <w:left w:val="none" w:sz="0" w:space="0" w:color="auto"/>
        <w:bottom w:val="none" w:sz="0" w:space="0" w:color="auto"/>
        <w:right w:val="none" w:sz="0" w:space="0" w:color="auto"/>
      </w:divBdr>
    </w:div>
    <w:div w:id="1549487714">
      <w:bodyDiv w:val="1"/>
      <w:marLeft w:val="0"/>
      <w:marRight w:val="0"/>
      <w:marTop w:val="0"/>
      <w:marBottom w:val="0"/>
      <w:divBdr>
        <w:top w:val="none" w:sz="0" w:space="0" w:color="auto"/>
        <w:left w:val="none" w:sz="0" w:space="0" w:color="auto"/>
        <w:bottom w:val="none" w:sz="0" w:space="0" w:color="auto"/>
        <w:right w:val="none" w:sz="0" w:space="0" w:color="auto"/>
      </w:divBdr>
    </w:div>
    <w:div w:id="1549607392">
      <w:bodyDiv w:val="1"/>
      <w:marLeft w:val="0"/>
      <w:marRight w:val="0"/>
      <w:marTop w:val="0"/>
      <w:marBottom w:val="0"/>
      <w:divBdr>
        <w:top w:val="none" w:sz="0" w:space="0" w:color="auto"/>
        <w:left w:val="none" w:sz="0" w:space="0" w:color="auto"/>
        <w:bottom w:val="none" w:sz="0" w:space="0" w:color="auto"/>
        <w:right w:val="none" w:sz="0" w:space="0" w:color="auto"/>
      </w:divBdr>
    </w:div>
    <w:div w:id="1552767886">
      <w:bodyDiv w:val="1"/>
      <w:marLeft w:val="0"/>
      <w:marRight w:val="0"/>
      <w:marTop w:val="0"/>
      <w:marBottom w:val="0"/>
      <w:divBdr>
        <w:top w:val="none" w:sz="0" w:space="0" w:color="auto"/>
        <w:left w:val="none" w:sz="0" w:space="0" w:color="auto"/>
        <w:bottom w:val="none" w:sz="0" w:space="0" w:color="auto"/>
        <w:right w:val="none" w:sz="0" w:space="0" w:color="auto"/>
      </w:divBdr>
    </w:div>
    <w:div w:id="1553730110">
      <w:bodyDiv w:val="1"/>
      <w:marLeft w:val="0"/>
      <w:marRight w:val="0"/>
      <w:marTop w:val="0"/>
      <w:marBottom w:val="0"/>
      <w:divBdr>
        <w:top w:val="none" w:sz="0" w:space="0" w:color="auto"/>
        <w:left w:val="none" w:sz="0" w:space="0" w:color="auto"/>
        <w:bottom w:val="none" w:sz="0" w:space="0" w:color="auto"/>
        <w:right w:val="none" w:sz="0" w:space="0" w:color="auto"/>
      </w:divBdr>
    </w:div>
    <w:div w:id="1556430516">
      <w:bodyDiv w:val="1"/>
      <w:marLeft w:val="0"/>
      <w:marRight w:val="0"/>
      <w:marTop w:val="0"/>
      <w:marBottom w:val="0"/>
      <w:divBdr>
        <w:top w:val="none" w:sz="0" w:space="0" w:color="auto"/>
        <w:left w:val="none" w:sz="0" w:space="0" w:color="auto"/>
        <w:bottom w:val="none" w:sz="0" w:space="0" w:color="auto"/>
        <w:right w:val="none" w:sz="0" w:space="0" w:color="auto"/>
      </w:divBdr>
    </w:div>
    <w:div w:id="1558665612">
      <w:bodyDiv w:val="1"/>
      <w:marLeft w:val="0"/>
      <w:marRight w:val="0"/>
      <w:marTop w:val="0"/>
      <w:marBottom w:val="0"/>
      <w:divBdr>
        <w:top w:val="none" w:sz="0" w:space="0" w:color="auto"/>
        <w:left w:val="none" w:sz="0" w:space="0" w:color="auto"/>
        <w:bottom w:val="none" w:sz="0" w:space="0" w:color="auto"/>
        <w:right w:val="none" w:sz="0" w:space="0" w:color="auto"/>
      </w:divBdr>
    </w:div>
    <w:div w:id="1559853398">
      <w:bodyDiv w:val="1"/>
      <w:marLeft w:val="0"/>
      <w:marRight w:val="0"/>
      <w:marTop w:val="0"/>
      <w:marBottom w:val="0"/>
      <w:divBdr>
        <w:top w:val="none" w:sz="0" w:space="0" w:color="auto"/>
        <w:left w:val="none" w:sz="0" w:space="0" w:color="auto"/>
        <w:bottom w:val="none" w:sz="0" w:space="0" w:color="auto"/>
        <w:right w:val="none" w:sz="0" w:space="0" w:color="auto"/>
      </w:divBdr>
    </w:div>
    <w:div w:id="1563756620">
      <w:bodyDiv w:val="1"/>
      <w:marLeft w:val="0"/>
      <w:marRight w:val="0"/>
      <w:marTop w:val="0"/>
      <w:marBottom w:val="0"/>
      <w:divBdr>
        <w:top w:val="none" w:sz="0" w:space="0" w:color="auto"/>
        <w:left w:val="none" w:sz="0" w:space="0" w:color="auto"/>
        <w:bottom w:val="none" w:sz="0" w:space="0" w:color="auto"/>
        <w:right w:val="none" w:sz="0" w:space="0" w:color="auto"/>
      </w:divBdr>
    </w:div>
    <w:div w:id="1564291897">
      <w:bodyDiv w:val="1"/>
      <w:marLeft w:val="0"/>
      <w:marRight w:val="0"/>
      <w:marTop w:val="0"/>
      <w:marBottom w:val="0"/>
      <w:divBdr>
        <w:top w:val="none" w:sz="0" w:space="0" w:color="auto"/>
        <w:left w:val="none" w:sz="0" w:space="0" w:color="auto"/>
        <w:bottom w:val="none" w:sz="0" w:space="0" w:color="auto"/>
        <w:right w:val="none" w:sz="0" w:space="0" w:color="auto"/>
      </w:divBdr>
    </w:div>
    <w:div w:id="1566179608">
      <w:bodyDiv w:val="1"/>
      <w:marLeft w:val="0"/>
      <w:marRight w:val="0"/>
      <w:marTop w:val="0"/>
      <w:marBottom w:val="0"/>
      <w:divBdr>
        <w:top w:val="none" w:sz="0" w:space="0" w:color="auto"/>
        <w:left w:val="none" w:sz="0" w:space="0" w:color="auto"/>
        <w:bottom w:val="none" w:sz="0" w:space="0" w:color="auto"/>
        <w:right w:val="none" w:sz="0" w:space="0" w:color="auto"/>
      </w:divBdr>
    </w:div>
    <w:div w:id="1566184348">
      <w:bodyDiv w:val="1"/>
      <w:marLeft w:val="0"/>
      <w:marRight w:val="0"/>
      <w:marTop w:val="0"/>
      <w:marBottom w:val="0"/>
      <w:divBdr>
        <w:top w:val="none" w:sz="0" w:space="0" w:color="auto"/>
        <w:left w:val="none" w:sz="0" w:space="0" w:color="auto"/>
        <w:bottom w:val="none" w:sz="0" w:space="0" w:color="auto"/>
        <w:right w:val="none" w:sz="0" w:space="0" w:color="auto"/>
      </w:divBdr>
    </w:div>
    <w:div w:id="1567181774">
      <w:bodyDiv w:val="1"/>
      <w:marLeft w:val="0"/>
      <w:marRight w:val="0"/>
      <w:marTop w:val="0"/>
      <w:marBottom w:val="0"/>
      <w:divBdr>
        <w:top w:val="none" w:sz="0" w:space="0" w:color="auto"/>
        <w:left w:val="none" w:sz="0" w:space="0" w:color="auto"/>
        <w:bottom w:val="none" w:sz="0" w:space="0" w:color="auto"/>
        <w:right w:val="none" w:sz="0" w:space="0" w:color="auto"/>
      </w:divBdr>
    </w:div>
    <w:div w:id="1568223162">
      <w:bodyDiv w:val="1"/>
      <w:marLeft w:val="0"/>
      <w:marRight w:val="0"/>
      <w:marTop w:val="0"/>
      <w:marBottom w:val="0"/>
      <w:divBdr>
        <w:top w:val="none" w:sz="0" w:space="0" w:color="auto"/>
        <w:left w:val="none" w:sz="0" w:space="0" w:color="auto"/>
        <w:bottom w:val="none" w:sz="0" w:space="0" w:color="auto"/>
        <w:right w:val="none" w:sz="0" w:space="0" w:color="auto"/>
      </w:divBdr>
    </w:div>
    <w:div w:id="1571303066">
      <w:bodyDiv w:val="1"/>
      <w:marLeft w:val="0"/>
      <w:marRight w:val="0"/>
      <w:marTop w:val="0"/>
      <w:marBottom w:val="0"/>
      <w:divBdr>
        <w:top w:val="none" w:sz="0" w:space="0" w:color="auto"/>
        <w:left w:val="none" w:sz="0" w:space="0" w:color="auto"/>
        <w:bottom w:val="none" w:sz="0" w:space="0" w:color="auto"/>
        <w:right w:val="none" w:sz="0" w:space="0" w:color="auto"/>
      </w:divBdr>
    </w:div>
    <w:div w:id="1573541859">
      <w:bodyDiv w:val="1"/>
      <w:marLeft w:val="0"/>
      <w:marRight w:val="0"/>
      <w:marTop w:val="0"/>
      <w:marBottom w:val="0"/>
      <w:divBdr>
        <w:top w:val="none" w:sz="0" w:space="0" w:color="auto"/>
        <w:left w:val="none" w:sz="0" w:space="0" w:color="auto"/>
        <w:bottom w:val="none" w:sz="0" w:space="0" w:color="auto"/>
        <w:right w:val="none" w:sz="0" w:space="0" w:color="auto"/>
      </w:divBdr>
    </w:div>
    <w:div w:id="1580754026">
      <w:bodyDiv w:val="1"/>
      <w:marLeft w:val="0"/>
      <w:marRight w:val="0"/>
      <w:marTop w:val="0"/>
      <w:marBottom w:val="0"/>
      <w:divBdr>
        <w:top w:val="none" w:sz="0" w:space="0" w:color="auto"/>
        <w:left w:val="none" w:sz="0" w:space="0" w:color="auto"/>
        <w:bottom w:val="none" w:sz="0" w:space="0" w:color="auto"/>
        <w:right w:val="none" w:sz="0" w:space="0" w:color="auto"/>
      </w:divBdr>
    </w:div>
    <w:div w:id="1581910899">
      <w:bodyDiv w:val="1"/>
      <w:marLeft w:val="0"/>
      <w:marRight w:val="0"/>
      <w:marTop w:val="0"/>
      <w:marBottom w:val="0"/>
      <w:divBdr>
        <w:top w:val="none" w:sz="0" w:space="0" w:color="auto"/>
        <w:left w:val="none" w:sz="0" w:space="0" w:color="auto"/>
        <w:bottom w:val="none" w:sz="0" w:space="0" w:color="auto"/>
        <w:right w:val="none" w:sz="0" w:space="0" w:color="auto"/>
      </w:divBdr>
    </w:div>
    <w:div w:id="1581988995">
      <w:bodyDiv w:val="1"/>
      <w:marLeft w:val="0"/>
      <w:marRight w:val="0"/>
      <w:marTop w:val="0"/>
      <w:marBottom w:val="0"/>
      <w:divBdr>
        <w:top w:val="none" w:sz="0" w:space="0" w:color="auto"/>
        <w:left w:val="none" w:sz="0" w:space="0" w:color="auto"/>
        <w:bottom w:val="none" w:sz="0" w:space="0" w:color="auto"/>
        <w:right w:val="none" w:sz="0" w:space="0" w:color="auto"/>
      </w:divBdr>
    </w:div>
    <w:div w:id="1582059622">
      <w:bodyDiv w:val="1"/>
      <w:marLeft w:val="0"/>
      <w:marRight w:val="0"/>
      <w:marTop w:val="0"/>
      <w:marBottom w:val="0"/>
      <w:divBdr>
        <w:top w:val="none" w:sz="0" w:space="0" w:color="auto"/>
        <w:left w:val="none" w:sz="0" w:space="0" w:color="auto"/>
        <w:bottom w:val="none" w:sz="0" w:space="0" w:color="auto"/>
        <w:right w:val="none" w:sz="0" w:space="0" w:color="auto"/>
      </w:divBdr>
    </w:div>
    <w:div w:id="1583415710">
      <w:bodyDiv w:val="1"/>
      <w:marLeft w:val="0"/>
      <w:marRight w:val="0"/>
      <w:marTop w:val="0"/>
      <w:marBottom w:val="0"/>
      <w:divBdr>
        <w:top w:val="none" w:sz="0" w:space="0" w:color="auto"/>
        <w:left w:val="none" w:sz="0" w:space="0" w:color="auto"/>
        <w:bottom w:val="none" w:sz="0" w:space="0" w:color="auto"/>
        <w:right w:val="none" w:sz="0" w:space="0" w:color="auto"/>
      </w:divBdr>
    </w:div>
    <w:div w:id="1583492389">
      <w:bodyDiv w:val="1"/>
      <w:marLeft w:val="0"/>
      <w:marRight w:val="0"/>
      <w:marTop w:val="0"/>
      <w:marBottom w:val="0"/>
      <w:divBdr>
        <w:top w:val="none" w:sz="0" w:space="0" w:color="auto"/>
        <w:left w:val="none" w:sz="0" w:space="0" w:color="auto"/>
        <w:bottom w:val="none" w:sz="0" w:space="0" w:color="auto"/>
        <w:right w:val="none" w:sz="0" w:space="0" w:color="auto"/>
      </w:divBdr>
    </w:div>
    <w:div w:id="1586450434">
      <w:bodyDiv w:val="1"/>
      <w:marLeft w:val="0"/>
      <w:marRight w:val="0"/>
      <w:marTop w:val="0"/>
      <w:marBottom w:val="0"/>
      <w:divBdr>
        <w:top w:val="none" w:sz="0" w:space="0" w:color="auto"/>
        <w:left w:val="none" w:sz="0" w:space="0" w:color="auto"/>
        <w:bottom w:val="none" w:sz="0" w:space="0" w:color="auto"/>
        <w:right w:val="none" w:sz="0" w:space="0" w:color="auto"/>
      </w:divBdr>
    </w:div>
    <w:div w:id="1586497579">
      <w:bodyDiv w:val="1"/>
      <w:marLeft w:val="0"/>
      <w:marRight w:val="0"/>
      <w:marTop w:val="0"/>
      <w:marBottom w:val="0"/>
      <w:divBdr>
        <w:top w:val="none" w:sz="0" w:space="0" w:color="auto"/>
        <w:left w:val="none" w:sz="0" w:space="0" w:color="auto"/>
        <w:bottom w:val="none" w:sz="0" w:space="0" w:color="auto"/>
        <w:right w:val="none" w:sz="0" w:space="0" w:color="auto"/>
      </w:divBdr>
    </w:div>
    <w:div w:id="1589314363">
      <w:bodyDiv w:val="1"/>
      <w:marLeft w:val="0"/>
      <w:marRight w:val="0"/>
      <w:marTop w:val="0"/>
      <w:marBottom w:val="0"/>
      <w:divBdr>
        <w:top w:val="none" w:sz="0" w:space="0" w:color="auto"/>
        <w:left w:val="none" w:sz="0" w:space="0" w:color="auto"/>
        <w:bottom w:val="none" w:sz="0" w:space="0" w:color="auto"/>
        <w:right w:val="none" w:sz="0" w:space="0" w:color="auto"/>
      </w:divBdr>
    </w:div>
    <w:div w:id="1590189168">
      <w:bodyDiv w:val="1"/>
      <w:marLeft w:val="0"/>
      <w:marRight w:val="0"/>
      <w:marTop w:val="0"/>
      <w:marBottom w:val="0"/>
      <w:divBdr>
        <w:top w:val="none" w:sz="0" w:space="0" w:color="auto"/>
        <w:left w:val="none" w:sz="0" w:space="0" w:color="auto"/>
        <w:bottom w:val="none" w:sz="0" w:space="0" w:color="auto"/>
        <w:right w:val="none" w:sz="0" w:space="0" w:color="auto"/>
      </w:divBdr>
    </w:div>
    <w:div w:id="1593316109">
      <w:bodyDiv w:val="1"/>
      <w:marLeft w:val="0"/>
      <w:marRight w:val="0"/>
      <w:marTop w:val="0"/>
      <w:marBottom w:val="0"/>
      <w:divBdr>
        <w:top w:val="none" w:sz="0" w:space="0" w:color="auto"/>
        <w:left w:val="none" w:sz="0" w:space="0" w:color="auto"/>
        <w:bottom w:val="none" w:sz="0" w:space="0" w:color="auto"/>
        <w:right w:val="none" w:sz="0" w:space="0" w:color="auto"/>
      </w:divBdr>
    </w:div>
    <w:div w:id="1594120966">
      <w:bodyDiv w:val="1"/>
      <w:marLeft w:val="0"/>
      <w:marRight w:val="0"/>
      <w:marTop w:val="0"/>
      <w:marBottom w:val="0"/>
      <w:divBdr>
        <w:top w:val="none" w:sz="0" w:space="0" w:color="auto"/>
        <w:left w:val="none" w:sz="0" w:space="0" w:color="auto"/>
        <w:bottom w:val="none" w:sz="0" w:space="0" w:color="auto"/>
        <w:right w:val="none" w:sz="0" w:space="0" w:color="auto"/>
      </w:divBdr>
    </w:div>
    <w:div w:id="1599632135">
      <w:bodyDiv w:val="1"/>
      <w:marLeft w:val="0"/>
      <w:marRight w:val="0"/>
      <w:marTop w:val="0"/>
      <w:marBottom w:val="0"/>
      <w:divBdr>
        <w:top w:val="none" w:sz="0" w:space="0" w:color="auto"/>
        <w:left w:val="none" w:sz="0" w:space="0" w:color="auto"/>
        <w:bottom w:val="none" w:sz="0" w:space="0" w:color="auto"/>
        <w:right w:val="none" w:sz="0" w:space="0" w:color="auto"/>
      </w:divBdr>
    </w:div>
    <w:div w:id="1599873365">
      <w:bodyDiv w:val="1"/>
      <w:marLeft w:val="0"/>
      <w:marRight w:val="0"/>
      <w:marTop w:val="0"/>
      <w:marBottom w:val="0"/>
      <w:divBdr>
        <w:top w:val="none" w:sz="0" w:space="0" w:color="auto"/>
        <w:left w:val="none" w:sz="0" w:space="0" w:color="auto"/>
        <w:bottom w:val="none" w:sz="0" w:space="0" w:color="auto"/>
        <w:right w:val="none" w:sz="0" w:space="0" w:color="auto"/>
      </w:divBdr>
    </w:div>
    <w:div w:id="1605070924">
      <w:bodyDiv w:val="1"/>
      <w:marLeft w:val="0"/>
      <w:marRight w:val="0"/>
      <w:marTop w:val="0"/>
      <w:marBottom w:val="0"/>
      <w:divBdr>
        <w:top w:val="none" w:sz="0" w:space="0" w:color="auto"/>
        <w:left w:val="none" w:sz="0" w:space="0" w:color="auto"/>
        <w:bottom w:val="none" w:sz="0" w:space="0" w:color="auto"/>
        <w:right w:val="none" w:sz="0" w:space="0" w:color="auto"/>
      </w:divBdr>
    </w:div>
    <w:div w:id="1605263161">
      <w:bodyDiv w:val="1"/>
      <w:marLeft w:val="0"/>
      <w:marRight w:val="0"/>
      <w:marTop w:val="0"/>
      <w:marBottom w:val="0"/>
      <w:divBdr>
        <w:top w:val="none" w:sz="0" w:space="0" w:color="auto"/>
        <w:left w:val="none" w:sz="0" w:space="0" w:color="auto"/>
        <w:bottom w:val="none" w:sz="0" w:space="0" w:color="auto"/>
        <w:right w:val="none" w:sz="0" w:space="0" w:color="auto"/>
      </w:divBdr>
    </w:div>
    <w:div w:id="1606501169">
      <w:bodyDiv w:val="1"/>
      <w:marLeft w:val="0"/>
      <w:marRight w:val="0"/>
      <w:marTop w:val="0"/>
      <w:marBottom w:val="0"/>
      <w:divBdr>
        <w:top w:val="none" w:sz="0" w:space="0" w:color="auto"/>
        <w:left w:val="none" w:sz="0" w:space="0" w:color="auto"/>
        <w:bottom w:val="none" w:sz="0" w:space="0" w:color="auto"/>
        <w:right w:val="none" w:sz="0" w:space="0" w:color="auto"/>
      </w:divBdr>
    </w:div>
    <w:div w:id="1607274875">
      <w:bodyDiv w:val="1"/>
      <w:marLeft w:val="0"/>
      <w:marRight w:val="0"/>
      <w:marTop w:val="0"/>
      <w:marBottom w:val="0"/>
      <w:divBdr>
        <w:top w:val="none" w:sz="0" w:space="0" w:color="auto"/>
        <w:left w:val="none" w:sz="0" w:space="0" w:color="auto"/>
        <w:bottom w:val="none" w:sz="0" w:space="0" w:color="auto"/>
        <w:right w:val="none" w:sz="0" w:space="0" w:color="auto"/>
      </w:divBdr>
    </w:div>
    <w:div w:id="1611745377">
      <w:bodyDiv w:val="1"/>
      <w:marLeft w:val="0"/>
      <w:marRight w:val="0"/>
      <w:marTop w:val="0"/>
      <w:marBottom w:val="0"/>
      <w:divBdr>
        <w:top w:val="none" w:sz="0" w:space="0" w:color="auto"/>
        <w:left w:val="none" w:sz="0" w:space="0" w:color="auto"/>
        <w:bottom w:val="none" w:sz="0" w:space="0" w:color="auto"/>
        <w:right w:val="none" w:sz="0" w:space="0" w:color="auto"/>
      </w:divBdr>
    </w:div>
    <w:div w:id="1615013791">
      <w:bodyDiv w:val="1"/>
      <w:marLeft w:val="0"/>
      <w:marRight w:val="0"/>
      <w:marTop w:val="0"/>
      <w:marBottom w:val="0"/>
      <w:divBdr>
        <w:top w:val="none" w:sz="0" w:space="0" w:color="auto"/>
        <w:left w:val="none" w:sz="0" w:space="0" w:color="auto"/>
        <w:bottom w:val="none" w:sz="0" w:space="0" w:color="auto"/>
        <w:right w:val="none" w:sz="0" w:space="0" w:color="auto"/>
      </w:divBdr>
    </w:div>
    <w:div w:id="1615675626">
      <w:bodyDiv w:val="1"/>
      <w:marLeft w:val="0"/>
      <w:marRight w:val="0"/>
      <w:marTop w:val="0"/>
      <w:marBottom w:val="0"/>
      <w:divBdr>
        <w:top w:val="none" w:sz="0" w:space="0" w:color="auto"/>
        <w:left w:val="none" w:sz="0" w:space="0" w:color="auto"/>
        <w:bottom w:val="none" w:sz="0" w:space="0" w:color="auto"/>
        <w:right w:val="none" w:sz="0" w:space="0" w:color="auto"/>
      </w:divBdr>
    </w:div>
    <w:div w:id="1616524280">
      <w:bodyDiv w:val="1"/>
      <w:marLeft w:val="0"/>
      <w:marRight w:val="0"/>
      <w:marTop w:val="0"/>
      <w:marBottom w:val="0"/>
      <w:divBdr>
        <w:top w:val="none" w:sz="0" w:space="0" w:color="auto"/>
        <w:left w:val="none" w:sz="0" w:space="0" w:color="auto"/>
        <w:bottom w:val="none" w:sz="0" w:space="0" w:color="auto"/>
        <w:right w:val="none" w:sz="0" w:space="0" w:color="auto"/>
      </w:divBdr>
    </w:div>
    <w:div w:id="1617981370">
      <w:bodyDiv w:val="1"/>
      <w:marLeft w:val="0"/>
      <w:marRight w:val="0"/>
      <w:marTop w:val="0"/>
      <w:marBottom w:val="0"/>
      <w:divBdr>
        <w:top w:val="none" w:sz="0" w:space="0" w:color="auto"/>
        <w:left w:val="none" w:sz="0" w:space="0" w:color="auto"/>
        <w:bottom w:val="none" w:sz="0" w:space="0" w:color="auto"/>
        <w:right w:val="none" w:sz="0" w:space="0" w:color="auto"/>
      </w:divBdr>
    </w:div>
    <w:div w:id="1620867953">
      <w:bodyDiv w:val="1"/>
      <w:marLeft w:val="0"/>
      <w:marRight w:val="0"/>
      <w:marTop w:val="0"/>
      <w:marBottom w:val="0"/>
      <w:divBdr>
        <w:top w:val="none" w:sz="0" w:space="0" w:color="auto"/>
        <w:left w:val="none" w:sz="0" w:space="0" w:color="auto"/>
        <w:bottom w:val="none" w:sz="0" w:space="0" w:color="auto"/>
        <w:right w:val="none" w:sz="0" w:space="0" w:color="auto"/>
      </w:divBdr>
    </w:div>
    <w:div w:id="1622221347">
      <w:bodyDiv w:val="1"/>
      <w:marLeft w:val="0"/>
      <w:marRight w:val="0"/>
      <w:marTop w:val="0"/>
      <w:marBottom w:val="0"/>
      <w:divBdr>
        <w:top w:val="none" w:sz="0" w:space="0" w:color="auto"/>
        <w:left w:val="none" w:sz="0" w:space="0" w:color="auto"/>
        <w:bottom w:val="none" w:sz="0" w:space="0" w:color="auto"/>
        <w:right w:val="none" w:sz="0" w:space="0" w:color="auto"/>
      </w:divBdr>
    </w:div>
    <w:div w:id="1622492172">
      <w:bodyDiv w:val="1"/>
      <w:marLeft w:val="0"/>
      <w:marRight w:val="0"/>
      <w:marTop w:val="0"/>
      <w:marBottom w:val="0"/>
      <w:divBdr>
        <w:top w:val="none" w:sz="0" w:space="0" w:color="auto"/>
        <w:left w:val="none" w:sz="0" w:space="0" w:color="auto"/>
        <w:bottom w:val="none" w:sz="0" w:space="0" w:color="auto"/>
        <w:right w:val="none" w:sz="0" w:space="0" w:color="auto"/>
      </w:divBdr>
    </w:div>
    <w:div w:id="1625042161">
      <w:bodyDiv w:val="1"/>
      <w:marLeft w:val="0"/>
      <w:marRight w:val="0"/>
      <w:marTop w:val="0"/>
      <w:marBottom w:val="0"/>
      <w:divBdr>
        <w:top w:val="none" w:sz="0" w:space="0" w:color="auto"/>
        <w:left w:val="none" w:sz="0" w:space="0" w:color="auto"/>
        <w:bottom w:val="none" w:sz="0" w:space="0" w:color="auto"/>
        <w:right w:val="none" w:sz="0" w:space="0" w:color="auto"/>
      </w:divBdr>
    </w:div>
    <w:div w:id="1626734778">
      <w:bodyDiv w:val="1"/>
      <w:marLeft w:val="0"/>
      <w:marRight w:val="0"/>
      <w:marTop w:val="0"/>
      <w:marBottom w:val="0"/>
      <w:divBdr>
        <w:top w:val="none" w:sz="0" w:space="0" w:color="auto"/>
        <w:left w:val="none" w:sz="0" w:space="0" w:color="auto"/>
        <w:bottom w:val="none" w:sz="0" w:space="0" w:color="auto"/>
        <w:right w:val="none" w:sz="0" w:space="0" w:color="auto"/>
      </w:divBdr>
    </w:div>
    <w:div w:id="1627657658">
      <w:bodyDiv w:val="1"/>
      <w:marLeft w:val="0"/>
      <w:marRight w:val="0"/>
      <w:marTop w:val="0"/>
      <w:marBottom w:val="0"/>
      <w:divBdr>
        <w:top w:val="none" w:sz="0" w:space="0" w:color="auto"/>
        <w:left w:val="none" w:sz="0" w:space="0" w:color="auto"/>
        <w:bottom w:val="none" w:sz="0" w:space="0" w:color="auto"/>
        <w:right w:val="none" w:sz="0" w:space="0" w:color="auto"/>
      </w:divBdr>
    </w:div>
    <w:div w:id="1629362238">
      <w:bodyDiv w:val="1"/>
      <w:marLeft w:val="0"/>
      <w:marRight w:val="0"/>
      <w:marTop w:val="0"/>
      <w:marBottom w:val="0"/>
      <w:divBdr>
        <w:top w:val="none" w:sz="0" w:space="0" w:color="auto"/>
        <w:left w:val="none" w:sz="0" w:space="0" w:color="auto"/>
        <w:bottom w:val="none" w:sz="0" w:space="0" w:color="auto"/>
        <w:right w:val="none" w:sz="0" w:space="0" w:color="auto"/>
      </w:divBdr>
    </w:div>
    <w:div w:id="1631323593">
      <w:bodyDiv w:val="1"/>
      <w:marLeft w:val="0"/>
      <w:marRight w:val="0"/>
      <w:marTop w:val="0"/>
      <w:marBottom w:val="0"/>
      <w:divBdr>
        <w:top w:val="none" w:sz="0" w:space="0" w:color="auto"/>
        <w:left w:val="none" w:sz="0" w:space="0" w:color="auto"/>
        <w:bottom w:val="none" w:sz="0" w:space="0" w:color="auto"/>
        <w:right w:val="none" w:sz="0" w:space="0" w:color="auto"/>
      </w:divBdr>
    </w:div>
    <w:div w:id="1631977717">
      <w:bodyDiv w:val="1"/>
      <w:marLeft w:val="0"/>
      <w:marRight w:val="0"/>
      <w:marTop w:val="0"/>
      <w:marBottom w:val="0"/>
      <w:divBdr>
        <w:top w:val="none" w:sz="0" w:space="0" w:color="auto"/>
        <w:left w:val="none" w:sz="0" w:space="0" w:color="auto"/>
        <w:bottom w:val="none" w:sz="0" w:space="0" w:color="auto"/>
        <w:right w:val="none" w:sz="0" w:space="0" w:color="auto"/>
      </w:divBdr>
    </w:div>
    <w:div w:id="1632445378">
      <w:bodyDiv w:val="1"/>
      <w:marLeft w:val="0"/>
      <w:marRight w:val="0"/>
      <w:marTop w:val="0"/>
      <w:marBottom w:val="0"/>
      <w:divBdr>
        <w:top w:val="none" w:sz="0" w:space="0" w:color="auto"/>
        <w:left w:val="none" w:sz="0" w:space="0" w:color="auto"/>
        <w:bottom w:val="none" w:sz="0" w:space="0" w:color="auto"/>
        <w:right w:val="none" w:sz="0" w:space="0" w:color="auto"/>
      </w:divBdr>
    </w:div>
    <w:div w:id="1633829860">
      <w:bodyDiv w:val="1"/>
      <w:marLeft w:val="0"/>
      <w:marRight w:val="0"/>
      <w:marTop w:val="0"/>
      <w:marBottom w:val="0"/>
      <w:divBdr>
        <w:top w:val="none" w:sz="0" w:space="0" w:color="auto"/>
        <w:left w:val="none" w:sz="0" w:space="0" w:color="auto"/>
        <w:bottom w:val="none" w:sz="0" w:space="0" w:color="auto"/>
        <w:right w:val="none" w:sz="0" w:space="0" w:color="auto"/>
      </w:divBdr>
    </w:div>
    <w:div w:id="1634753475">
      <w:bodyDiv w:val="1"/>
      <w:marLeft w:val="0"/>
      <w:marRight w:val="0"/>
      <w:marTop w:val="0"/>
      <w:marBottom w:val="0"/>
      <w:divBdr>
        <w:top w:val="none" w:sz="0" w:space="0" w:color="auto"/>
        <w:left w:val="none" w:sz="0" w:space="0" w:color="auto"/>
        <w:bottom w:val="none" w:sz="0" w:space="0" w:color="auto"/>
        <w:right w:val="none" w:sz="0" w:space="0" w:color="auto"/>
      </w:divBdr>
    </w:div>
    <w:div w:id="1637294720">
      <w:bodyDiv w:val="1"/>
      <w:marLeft w:val="0"/>
      <w:marRight w:val="0"/>
      <w:marTop w:val="0"/>
      <w:marBottom w:val="0"/>
      <w:divBdr>
        <w:top w:val="none" w:sz="0" w:space="0" w:color="auto"/>
        <w:left w:val="none" w:sz="0" w:space="0" w:color="auto"/>
        <w:bottom w:val="none" w:sz="0" w:space="0" w:color="auto"/>
        <w:right w:val="none" w:sz="0" w:space="0" w:color="auto"/>
      </w:divBdr>
    </w:div>
    <w:div w:id="1639072831">
      <w:bodyDiv w:val="1"/>
      <w:marLeft w:val="0"/>
      <w:marRight w:val="0"/>
      <w:marTop w:val="0"/>
      <w:marBottom w:val="0"/>
      <w:divBdr>
        <w:top w:val="none" w:sz="0" w:space="0" w:color="auto"/>
        <w:left w:val="none" w:sz="0" w:space="0" w:color="auto"/>
        <w:bottom w:val="none" w:sz="0" w:space="0" w:color="auto"/>
        <w:right w:val="none" w:sz="0" w:space="0" w:color="auto"/>
      </w:divBdr>
    </w:div>
    <w:div w:id="1639144581">
      <w:bodyDiv w:val="1"/>
      <w:marLeft w:val="0"/>
      <w:marRight w:val="0"/>
      <w:marTop w:val="0"/>
      <w:marBottom w:val="0"/>
      <w:divBdr>
        <w:top w:val="none" w:sz="0" w:space="0" w:color="auto"/>
        <w:left w:val="none" w:sz="0" w:space="0" w:color="auto"/>
        <w:bottom w:val="none" w:sz="0" w:space="0" w:color="auto"/>
        <w:right w:val="none" w:sz="0" w:space="0" w:color="auto"/>
      </w:divBdr>
    </w:div>
    <w:div w:id="1640571661">
      <w:bodyDiv w:val="1"/>
      <w:marLeft w:val="0"/>
      <w:marRight w:val="0"/>
      <w:marTop w:val="0"/>
      <w:marBottom w:val="0"/>
      <w:divBdr>
        <w:top w:val="none" w:sz="0" w:space="0" w:color="auto"/>
        <w:left w:val="none" w:sz="0" w:space="0" w:color="auto"/>
        <w:bottom w:val="none" w:sz="0" w:space="0" w:color="auto"/>
        <w:right w:val="none" w:sz="0" w:space="0" w:color="auto"/>
      </w:divBdr>
    </w:div>
    <w:div w:id="1641685860">
      <w:bodyDiv w:val="1"/>
      <w:marLeft w:val="0"/>
      <w:marRight w:val="0"/>
      <w:marTop w:val="0"/>
      <w:marBottom w:val="0"/>
      <w:divBdr>
        <w:top w:val="none" w:sz="0" w:space="0" w:color="auto"/>
        <w:left w:val="none" w:sz="0" w:space="0" w:color="auto"/>
        <w:bottom w:val="none" w:sz="0" w:space="0" w:color="auto"/>
        <w:right w:val="none" w:sz="0" w:space="0" w:color="auto"/>
      </w:divBdr>
    </w:div>
    <w:div w:id="1642807329">
      <w:bodyDiv w:val="1"/>
      <w:marLeft w:val="0"/>
      <w:marRight w:val="0"/>
      <w:marTop w:val="0"/>
      <w:marBottom w:val="0"/>
      <w:divBdr>
        <w:top w:val="none" w:sz="0" w:space="0" w:color="auto"/>
        <w:left w:val="none" w:sz="0" w:space="0" w:color="auto"/>
        <w:bottom w:val="none" w:sz="0" w:space="0" w:color="auto"/>
        <w:right w:val="none" w:sz="0" w:space="0" w:color="auto"/>
      </w:divBdr>
    </w:div>
    <w:div w:id="1647468186">
      <w:bodyDiv w:val="1"/>
      <w:marLeft w:val="0"/>
      <w:marRight w:val="0"/>
      <w:marTop w:val="0"/>
      <w:marBottom w:val="0"/>
      <w:divBdr>
        <w:top w:val="none" w:sz="0" w:space="0" w:color="auto"/>
        <w:left w:val="none" w:sz="0" w:space="0" w:color="auto"/>
        <w:bottom w:val="none" w:sz="0" w:space="0" w:color="auto"/>
        <w:right w:val="none" w:sz="0" w:space="0" w:color="auto"/>
      </w:divBdr>
    </w:div>
    <w:div w:id="1649556929">
      <w:bodyDiv w:val="1"/>
      <w:marLeft w:val="0"/>
      <w:marRight w:val="0"/>
      <w:marTop w:val="0"/>
      <w:marBottom w:val="0"/>
      <w:divBdr>
        <w:top w:val="none" w:sz="0" w:space="0" w:color="auto"/>
        <w:left w:val="none" w:sz="0" w:space="0" w:color="auto"/>
        <w:bottom w:val="none" w:sz="0" w:space="0" w:color="auto"/>
        <w:right w:val="none" w:sz="0" w:space="0" w:color="auto"/>
      </w:divBdr>
    </w:div>
    <w:div w:id="1650402474">
      <w:bodyDiv w:val="1"/>
      <w:marLeft w:val="0"/>
      <w:marRight w:val="0"/>
      <w:marTop w:val="0"/>
      <w:marBottom w:val="0"/>
      <w:divBdr>
        <w:top w:val="none" w:sz="0" w:space="0" w:color="auto"/>
        <w:left w:val="none" w:sz="0" w:space="0" w:color="auto"/>
        <w:bottom w:val="none" w:sz="0" w:space="0" w:color="auto"/>
        <w:right w:val="none" w:sz="0" w:space="0" w:color="auto"/>
      </w:divBdr>
    </w:div>
    <w:div w:id="1651667284">
      <w:bodyDiv w:val="1"/>
      <w:marLeft w:val="0"/>
      <w:marRight w:val="0"/>
      <w:marTop w:val="0"/>
      <w:marBottom w:val="0"/>
      <w:divBdr>
        <w:top w:val="none" w:sz="0" w:space="0" w:color="auto"/>
        <w:left w:val="none" w:sz="0" w:space="0" w:color="auto"/>
        <w:bottom w:val="none" w:sz="0" w:space="0" w:color="auto"/>
        <w:right w:val="none" w:sz="0" w:space="0" w:color="auto"/>
      </w:divBdr>
    </w:div>
    <w:div w:id="1652560945">
      <w:bodyDiv w:val="1"/>
      <w:marLeft w:val="0"/>
      <w:marRight w:val="0"/>
      <w:marTop w:val="0"/>
      <w:marBottom w:val="0"/>
      <w:divBdr>
        <w:top w:val="none" w:sz="0" w:space="0" w:color="auto"/>
        <w:left w:val="none" w:sz="0" w:space="0" w:color="auto"/>
        <w:bottom w:val="none" w:sz="0" w:space="0" w:color="auto"/>
        <w:right w:val="none" w:sz="0" w:space="0" w:color="auto"/>
      </w:divBdr>
    </w:div>
    <w:div w:id="1652715547">
      <w:bodyDiv w:val="1"/>
      <w:marLeft w:val="0"/>
      <w:marRight w:val="0"/>
      <w:marTop w:val="0"/>
      <w:marBottom w:val="0"/>
      <w:divBdr>
        <w:top w:val="none" w:sz="0" w:space="0" w:color="auto"/>
        <w:left w:val="none" w:sz="0" w:space="0" w:color="auto"/>
        <w:bottom w:val="none" w:sz="0" w:space="0" w:color="auto"/>
        <w:right w:val="none" w:sz="0" w:space="0" w:color="auto"/>
      </w:divBdr>
    </w:div>
    <w:div w:id="1657997834">
      <w:bodyDiv w:val="1"/>
      <w:marLeft w:val="0"/>
      <w:marRight w:val="0"/>
      <w:marTop w:val="0"/>
      <w:marBottom w:val="0"/>
      <w:divBdr>
        <w:top w:val="none" w:sz="0" w:space="0" w:color="auto"/>
        <w:left w:val="none" w:sz="0" w:space="0" w:color="auto"/>
        <w:bottom w:val="none" w:sz="0" w:space="0" w:color="auto"/>
        <w:right w:val="none" w:sz="0" w:space="0" w:color="auto"/>
      </w:divBdr>
    </w:div>
    <w:div w:id="1659724881">
      <w:bodyDiv w:val="1"/>
      <w:marLeft w:val="0"/>
      <w:marRight w:val="0"/>
      <w:marTop w:val="0"/>
      <w:marBottom w:val="0"/>
      <w:divBdr>
        <w:top w:val="none" w:sz="0" w:space="0" w:color="auto"/>
        <w:left w:val="none" w:sz="0" w:space="0" w:color="auto"/>
        <w:bottom w:val="none" w:sz="0" w:space="0" w:color="auto"/>
        <w:right w:val="none" w:sz="0" w:space="0" w:color="auto"/>
      </w:divBdr>
    </w:div>
    <w:div w:id="1669745825">
      <w:bodyDiv w:val="1"/>
      <w:marLeft w:val="0"/>
      <w:marRight w:val="0"/>
      <w:marTop w:val="0"/>
      <w:marBottom w:val="0"/>
      <w:divBdr>
        <w:top w:val="none" w:sz="0" w:space="0" w:color="auto"/>
        <w:left w:val="none" w:sz="0" w:space="0" w:color="auto"/>
        <w:bottom w:val="none" w:sz="0" w:space="0" w:color="auto"/>
        <w:right w:val="none" w:sz="0" w:space="0" w:color="auto"/>
      </w:divBdr>
    </w:div>
    <w:div w:id="1670208335">
      <w:bodyDiv w:val="1"/>
      <w:marLeft w:val="0"/>
      <w:marRight w:val="0"/>
      <w:marTop w:val="0"/>
      <w:marBottom w:val="0"/>
      <w:divBdr>
        <w:top w:val="none" w:sz="0" w:space="0" w:color="auto"/>
        <w:left w:val="none" w:sz="0" w:space="0" w:color="auto"/>
        <w:bottom w:val="none" w:sz="0" w:space="0" w:color="auto"/>
        <w:right w:val="none" w:sz="0" w:space="0" w:color="auto"/>
      </w:divBdr>
    </w:div>
    <w:div w:id="1672365444">
      <w:bodyDiv w:val="1"/>
      <w:marLeft w:val="0"/>
      <w:marRight w:val="0"/>
      <w:marTop w:val="0"/>
      <w:marBottom w:val="0"/>
      <w:divBdr>
        <w:top w:val="none" w:sz="0" w:space="0" w:color="auto"/>
        <w:left w:val="none" w:sz="0" w:space="0" w:color="auto"/>
        <w:bottom w:val="none" w:sz="0" w:space="0" w:color="auto"/>
        <w:right w:val="none" w:sz="0" w:space="0" w:color="auto"/>
      </w:divBdr>
    </w:div>
    <w:div w:id="1673140261">
      <w:bodyDiv w:val="1"/>
      <w:marLeft w:val="0"/>
      <w:marRight w:val="0"/>
      <w:marTop w:val="0"/>
      <w:marBottom w:val="0"/>
      <w:divBdr>
        <w:top w:val="none" w:sz="0" w:space="0" w:color="auto"/>
        <w:left w:val="none" w:sz="0" w:space="0" w:color="auto"/>
        <w:bottom w:val="none" w:sz="0" w:space="0" w:color="auto"/>
        <w:right w:val="none" w:sz="0" w:space="0" w:color="auto"/>
      </w:divBdr>
    </w:div>
    <w:div w:id="1676104192">
      <w:bodyDiv w:val="1"/>
      <w:marLeft w:val="0"/>
      <w:marRight w:val="0"/>
      <w:marTop w:val="0"/>
      <w:marBottom w:val="0"/>
      <w:divBdr>
        <w:top w:val="none" w:sz="0" w:space="0" w:color="auto"/>
        <w:left w:val="none" w:sz="0" w:space="0" w:color="auto"/>
        <w:bottom w:val="none" w:sz="0" w:space="0" w:color="auto"/>
        <w:right w:val="none" w:sz="0" w:space="0" w:color="auto"/>
      </w:divBdr>
    </w:div>
    <w:div w:id="1677003059">
      <w:bodyDiv w:val="1"/>
      <w:marLeft w:val="0"/>
      <w:marRight w:val="0"/>
      <w:marTop w:val="0"/>
      <w:marBottom w:val="0"/>
      <w:divBdr>
        <w:top w:val="none" w:sz="0" w:space="0" w:color="auto"/>
        <w:left w:val="none" w:sz="0" w:space="0" w:color="auto"/>
        <w:bottom w:val="none" w:sz="0" w:space="0" w:color="auto"/>
        <w:right w:val="none" w:sz="0" w:space="0" w:color="auto"/>
      </w:divBdr>
    </w:div>
    <w:div w:id="1682657498">
      <w:bodyDiv w:val="1"/>
      <w:marLeft w:val="0"/>
      <w:marRight w:val="0"/>
      <w:marTop w:val="0"/>
      <w:marBottom w:val="0"/>
      <w:divBdr>
        <w:top w:val="none" w:sz="0" w:space="0" w:color="auto"/>
        <w:left w:val="none" w:sz="0" w:space="0" w:color="auto"/>
        <w:bottom w:val="none" w:sz="0" w:space="0" w:color="auto"/>
        <w:right w:val="none" w:sz="0" w:space="0" w:color="auto"/>
      </w:divBdr>
    </w:div>
    <w:div w:id="1683433623">
      <w:bodyDiv w:val="1"/>
      <w:marLeft w:val="0"/>
      <w:marRight w:val="0"/>
      <w:marTop w:val="0"/>
      <w:marBottom w:val="0"/>
      <w:divBdr>
        <w:top w:val="none" w:sz="0" w:space="0" w:color="auto"/>
        <w:left w:val="none" w:sz="0" w:space="0" w:color="auto"/>
        <w:bottom w:val="none" w:sz="0" w:space="0" w:color="auto"/>
        <w:right w:val="none" w:sz="0" w:space="0" w:color="auto"/>
      </w:divBdr>
    </w:div>
    <w:div w:id="1683513791">
      <w:bodyDiv w:val="1"/>
      <w:marLeft w:val="0"/>
      <w:marRight w:val="0"/>
      <w:marTop w:val="0"/>
      <w:marBottom w:val="0"/>
      <w:divBdr>
        <w:top w:val="none" w:sz="0" w:space="0" w:color="auto"/>
        <w:left w:val="none" w:sz="0" w:space="0" w:color="auto"/>
        <w:bottom w:val="none" w:sz="0" w:space="0" w:color="auto"/>
        <w:right w:val="none" w:sz="0" w:space="0" w:color="auto"/>
      </w:divBdr>
    </w:div>
    <w:div w:id="1683825021">
      <w:bodyDiv w:val="1"/>
      <w:marLeft w:val="0"/>
      <w:marRight w:val="0"/>
      <w:marTop w:val="0"/>
      <w:marBottom w:val="0"/>
      <w:divBdr>
        <w:top w:val="none" w:sz="0" w:space="0" w:color="auto"/>
        <w:left w:val="none" w:sz="0" w:space="0" w:color="auto"/>
        <w:bottom w:val="none" w:sz="0" w:space="0" w:color="auto"/>
        <w:right w:val="none" w:sz="0" w:space="0" w:color="auto"/>
      </w:divBdr>
    </w:div>
    <w:div w:id="1685085093">
      <w:bodyDiv w:val="1"/>
      <w:marLeft w:val="0"/>
      <w:marRight w:val="0"/>
      <w:marTop w:val="0"/>
      <w:marBottom w:val="0"/>
      <w:divBdr>
        <w:top w:val="none" w:sz="0" w:space="0" w:color="auto"/>
        <w:left w:val="none" w:sz="0" w:space="0" w:color="auto"/>
        <w:bottom w:val="none" w:sz="0" w:space="0" w:color="auto"/>
        <w:right w:val="none" w:sz="0" w:space="0" w:color="auto"/>
      </w:divBdr>
    </w:div>
    <w:div w:id="1686636373">
      <w:bodyDiv w:val="1"/>
      <w:marLeft w:val="0"/>
      <w:marRight w:val="0"/>
      <w:marTop w:val="0"/>
      <w:marBottom w:val="0"/>
      <w:divBdr>
        <w:top w:val="none" w:sz="0" w:space="0" w:color="auto"/>
        <w:left w:val="none" w:sz="0" w:space="0" w:color="auto"/>
        <w:bottom w:val="none" w:sz="0" w:space="0" w:color="auto"/>
        <w:right w:val="none" w:sz="0" w:space="0" w:color="auto"/>
      </w:divBdr>
    </w:div>
    <w:div w:id="1690258653">
      <w:bodyDiv w:val="1"/>
      <w:marLeft w:val="0"/>
      <w:marRight w:val="0"/>
      <w:marTop w:val="0"/>
      <w:marBottom w:val="0"/>
      <w:divBdr>
        <w:top w:val="none" w:sz="0" w:space="0" w:color="auto"/>
        <w:left w:val="none" w:sz="0" w:space="0" w:color="auto"/>
        <w:bottom w:val="none" w:sz="0" w:space="0" w:color="auto"/>
        <w:right w:val="none" w:sz="0" w:space="0" w:color="auto"/>
      </w:divBdr>
    </w:div>
    <w:div w:id="1691369523">
      <w:bodyDiv w:val="1"/>
      <w:marLeft w:val="0"/>
      <w:marRight w:val="0"/>
      <w:marTop w:val="0"/>
      <w:marBottom w:val="0"/>
      <w:divBdr>
        <w:top w:val="none" w:sz="0" w:space="0" w:color="auto"/>
        <w:left w:val="none" w:sz="0" w:space="0" w:color="auto"/>
        <w:bottom w:val="none" w:sz="0" w:space="0" w:color="auto"/>
        <w:right w:val="none" w:sz="0" w:space="0" w:color="auto"/>
      </w:divBdr>
    </w:div>
    <w:div w:id="1692412833">
      <w:bodyDiv w:val="1"/>
      <w:marLeft w:val="0"/>
      <w:marRight w:val="0"/>
      <w:marTop w:val="0"/>
      <w:marBottom w:val="0"/>
      <w:divBdr>
        <w:top w:val="none" w:sz="0" w:space="0" w:color="auto"/>
        <w:left w:val="none" w:sz="0" w:space="0" w:color="auto"/>
        <w:bottom w:val="none" w:sz="0" w:space="0" w:color="auto"/>
        <w:right w:val="none" w:sz="0" w:space="0" w:color="auto"/>
      </w:divBdr>
    </w:div>
    <w:div w:id="1692417153">
      <w:bodyDiv w:val="1"/>
      <w:marLeft w:val="0"/>
      <w:marRight w:val="0"/>
      <w:marTop w:val="0"/>
      <w:marBottom w:val="0"/>
      <w:divBdr>
        <w:top w:val="none" w:sz="0" w:space="0" w:color="auto"/>
        <w:left w:val="none" w:sz="0" w:space="0" w:color="auto"/>
        <w:bottom w:val="none" w:sz="0" w:space="0" w:color="auto"/>
        <w:right w:val="none" w:sz="0" w:space="0" w:color="auto"/>
      </w:divBdr>
    </w:div>
    <w:div w:id="1692876837">
      <w:bodyDiv w:val="1"/>
      <w:marLeft w:val="0"/>
      <w:marRight w:val="0"/>
      <w:marTop w:val="0"/>
      <w:marBottom w:val="0"/>
      <w:divBdr>
        <w:top w:val="none" w:sz="0" w:space="0" w:color="auto"/>
        <w:left w:val="none" w:sz="0" w:space="0" w:color="auto"/>
        <w:bottom w:val="none" w:sz="0" w:space="0" w:color="auto"/>
        <w:right w:val="none" w:sz="0" w:space="0" w:color="auto"/>
      </w:divBdr>
    </w:div>
    <w:div w:id="1692951409">
      <w:bodyDiv w:val="1"/>
      <w:marLeft w:val="0"/>
      <w:marRight w:val="0"/>
      <w:marTop w:val="0"/>
      <w:marBottom w:val="0"/>
      <w:divBdr>
        <w:top w:val="none" w:sz="0" w:space="0" w:color="auto"/>
        <w:left w:val="none" w:sz="0" w:space="0" w:color="auto"/>
        <w:bottom w:val="none" w:sz="0" w:space="0" w:color="auto"/>
        <w:right w:val="none" w:sz="0" w:space="0" w:color="auto"/>
      </w:divBdr>
    </w:div>
    <w:div w:id="1693455419">
      <w:bodyDiv w:val="1"/>
      <w:marLeft w:val="0"/>
      <w:marRight w:val="0"/>
      <w:marTop w:val="0"/>
      <w:marBottom w:val="0"/>
      <w:divBdr>
        <w:top w:val="none" w:sz="0" w:space="0" w:color="auto"/>
        <w:left w:val="none" w:sz="0" w:space="0" w:color="auto"/>
        <w:bottom w:val="none" w:sz="0" w:space="0" w:color="auto"/>
        <w:right w:val="none" w:sz="0" w:space="0" w:color="auto"/>
      </w:divBdr>
    </w:div>
    <w:div w:id="1693991187">
      <w:bodyDiv w:val="1"/>
      <w:marLeft w:val="0"/>
      <w:marRight w:val="0"/>
      <w:marTop w:val="0"/>
      <w:marBottom w:val="0"/>
      <w:divBdr>
        <w:top w:val="none" w:sz="0" w:space="0" w:color="auto"/>
        <w:left w:val="none" w:sz="0" w:space="0" w:color="auto"/>
        <w:bottom w:val="none" w:sz="0" w:space="0" w:color="auto"/>
        <w:right w:val="none" w:sz="0" w:space="0" w:color="auto"/>
      </w:divBdr>
    </w:div>
    <w:div w:id="1697543178">
      <w:bodyDiv w:val="1"/>
      <w:marLeft w:val="0"/>
      <w:marRight w:val="0"/>
      <w:marTop w:val="0"/>
      <w:marBottom w:val="0"/>
      <w:divBdr>
        <w:top w:val="none" w:sz="0" w:space="0" w:color="auto"/>
        <w:left w:val="none" w:sz="0" w:space="0" w:color="auto"/>
        <w:bottom w:val="none" w:sz="0" w:space="0" w:color="auto"/>
        <w:right w:val="none" w:sz="0" w:space="0" w:color="auto"/>
      </w:divBdr>
    </w:div>
    <w:div w:id="1699770466">
      <w:bodyDiv w:val="1"/>
      <w:marLeft w:val="0"/>
      <w:marRight w:val="0"/>
      <w:marTop w:val="0"/>
      <w:marBottom w:val="0"/>
      <w:divBdr>
        <w:top w:val="none" w:sz="0" w:space="0" w:color="auto"/>
        <w:left w:val="none" w:sz="0" w:space="0" w:color="auto"/>
        <w:bottom w:val="none" w:sz="0" w:space="0" w:color="auto"/>
        <w:right w:val="none" w:sz="0" w:space="0" w:color="auto"/>
      </w:divBdr>
    </w:div>
    <w:div w:id="1700275793">
      <w:bodyDiv w:val="1"/>
      <w:marLeft w:val="0"/>
      <w:marRight w:val="0"/>
      <w:marTop w:val="0"/>
      <w:marBottom w:val="0"/>
      <w:divBdr>
        <w:top w:val="none" w:sz="0" w:space="0" w:color="auto"/>
        <w:left w:val="none" w:sz="0" w:space="0" w:color="auto"/>
        <w:bottom w:val="none" w:sz="0" w:space="0" w:color="auto"/>
        <w:right w:val="none" w:sz="0" w:space="0" w:color="auto"/>
      </w:divBdr>
    </w:div>
    <w:div w:id="1701511921">
      <w:bodyDiv w:val="1"/>
      <w:marLeft w:val="0"/>
      <w:marRight w:val="0"/>
      <w:marTop w:val="0"/>
      <w:marBottom w:val="0"/>
      <w:divBdr>
        <w:top w:val="none" w:sz="0" w:space="0" w:color="auto"/>
        <w:left w:val="none" w:sz="0" w:space="0" w:color="auto"/>
        <w:bottom w:val="none" w:sz="0" w:space="0" w:color="auto"/>
        <w:right w:val="none" w:sz="0" w:space="0" w:color="auto"/>
      </w:divBdr>
    </w:div>
    <w:div w:id="1702049348">
      <w:bodyDiv w:val="1"/>
      <w:marLeft w:val="0"/>
      <w:marRight w:val="0"/>
      <w:marTop w:val="0"/>
      <w:marBottom w:val="0"/>
      <w:divBdr>
        <w:top w:val="none" w:sz="0" w:space="0" w:color="auto"/>
        <w:left w:val="none" w:sz="0" w:space="0" w:color="auto"/>
        <w:bottom w:val="none" w:sz="0" w:space="0" w:color="auto"/>
        <w:right w:val="none" w:sz="0" w:space="0" w:color="auto"/>
      </w:divBdr>
    </w:div>
    <w:div w:id="1703434903">
      <w:bodyDiv w:val="1"/>
      <w:marLeft w:val="0"/>
      <w:marRight w:val="0"/>
      <w:marTop w:val="0"/>
      <w:marBottom w:val="0"/>
      <w:divBdr>
        <w:top w:val="none" w:sz="0" w:space="0" w:color="auto"/>
        <w:left w:val="none" w:sz="0" w:space="0" w:color="auto"/>
        <w:bottom w:val="none" w:sz="0" w:space="0" w:color="auto"/>
        <w:right w:val="none" w:sz="0" w:space="0" w:color="auto"/>
      </w:divBdr>
    </w:div>
    <w:div w:id="1703895533">
      <w:bodyDiv w:val="1"/>
      <w:marLeft w:val="0"/>
      <w:marRight w:val="0"/>
      <w:marTop w:val="0"/>
      <w:marBottom w:val="0"/>
      <w:divBdr>
        <w:top w:val="none" w:sz="0" w:space="0" w:color="auto"/>
        <w:left w:val="none" w:sz="0" w:space="0" w:color="auto"/>
        <w:bottom w:val="none" w:sz="0" w:space="0" w:color="auto"/>
        <w:right w:val="none" w:sz="0" w:space="0" w:color="auto"/>
      </w:divBdr>
    </w:div>
    <w:div w:id="1704329653">
      <w:bodyDiv w:val="1"/>
      <w:marLeft w:val="0"/>
      <w:marRight w:val="0"/>
      <w:marTop w:val="0"/>
      <w:marBottom w:val="0"/>
      <w:divBdr>
        <w:top w:val="none" w:sz="0" w:space="0" w:color="auto"/>
        <w:left w:val="none" w:sz="0" w:space="0" w:color="auto"/>
        <w:bottom w:val="none" w:sz="0" w:space="0" w:color="auto"/>
        <w:right w:val="none" w:sz="0" w:space="0" w:color="auto"/>
      </w:divBdr>
    </w:div>
    <w:div w:id="1707563915">
      <w:bodyDiv w:val="1"/>
      <w:marLeft w:val="0"/>
      <w:marRight w:val="0"/>
      <w:marTop w:val="0"/>
      <w:marBottom w:val="0"/>
      <w:divBdr>
        <w:top w:val="none" w:sz="0" w:space="0" w:color="auto"/>
        <w:left w:val="none" w:sz="0" w:space="0" w:color="auto"/>
        <w:bottom w:val="none" w:sz="0" w:space="0" w:color="auto"/>
        <w:right w:val="none" w:sz="0" w:space="0" w:color="auto"/>
      </w:divBdr>
    </w:div>
    <w:div w:id="1711415446">
      <w:bodyDiv w:val="1"/>
      <w:marLeft w:val="0"/>
      <w:marRight w:val="0"/>
      <w:marTop w:val="0"/>
      <w:marBottom w:val="0"/>
      <w:divBdr>
        <w:top w:val="none" w:sz="0" w:space="0" w:color="auto"/>
        <w:left w:val="none" w:sz="0" w:space="0" w:color="auto"/>
        <w:bottom w:val="none" w:sz="0" w:space="0" w:color="auto"/>
        <w:right w:val="none" w:sz="0" w:space="0" w:color="auto"/>
      </w:divBdr>
    </w:div>
    <w:div w:id="1712463178">
      <w:bodyDiv w:val="1"/>
      <w:marLeft w:val="0"/>
      <w:marRight w:val="0"/>
      <w:marTop w:val="0"/>
      <w:marBottom w:val="0"/>
      <w:divBdr>
        <w:top w:val="none" w:sz="0" w:space="0" w:color="auto"/>
        <w:left w:val="none" w:sz="0" w:space="0" w:color="auto"/>
        <w:bottom w:val="none" w:sz="0" w:space="0" w:color="auto"/>
        <w:right w:val="none" w:sz="0" w:space="0" w:color="auto"/>
      </w:divBdr>
    </w:div>
    <w:div w:id="1712807128">
      <w:bodyDiv w:val="1"/>
      <w:marLeft w:val="0"/>
      <w:marRight w:val="0"/>
      <w:marTop w:val="0"/>
      <w:marBottom w:val="0"/>
      <w:divBdr>
        <w:top w:val="none" w:sz="0" w:space="0" w:color="auto"/>
        <w:left w:val="none" w:sz="0" w:space="0" w:color="auto"/>
        <w:bottom w:val="none" w:sz="0" w:space="0" w:color="auto"/>
        <w:right w:val="none" w:sz="0" w:space="0" w:color="auto"/>
      </w:divBdr>
    </w:div>
    <w:div w:id="1713771465">
      <w:bodyDiv w:val="1"/>
      <w:marLeft w:val="0"/>
      <w:marRight w:val="0"/>
      <w:marTop w:val="0"/>
      <w:marBottom w:val="0"/>
      <w:divBdr>
        <w:top w:val="none" w:sz="0" w:space="0" w:color="auto"/>
        <w:left w:val="none" w:sz="0" w:space="0" w:color="auto"/>
        <w:bottom w:val="none" w:sz="0" w:space="0" w:color="auto"/>
        <w:right w:val="none" w:sz="0" w:space="0" w:color="auto"/>
      </w:divBdr>
    </w:div>
    <w:div w:id="1715347189">
      <w:bodyDiv w:val="1"/>
      <w:marLeft w:val="0"/>
      <w:marRight w:val="0"/>
      <w:marTop w:val="0"/>
      <w:marBottom w:val="0"/>
      <w:divBdr>
        <w:top w:val="none" w:sz="0" w:space="0" w:color="auto"/>
        <w:left w:val="none" w:sz="0" w:space="0" w:color="auto"/>
        <w:bottom w:val="none" w:sz="0" w:space="0" w:color="auto"/>
        <w:right w:val="none" w:sz="0" w:space="0" w:color="auto"/>
      </w:divBdr>
    </w:div>
    <w:div w:id="1716347550">
      <w:bodyDiv w:val="1"/>
      <w:marLeft w:val="0"/>
      <w:marRight w:val="0"/>
      <w:marTop w:val="0"/>
      <w:marBottom w:val="0"/>
      <w:divBdr>
        <w:top w:val="none" w:sz="0" w:space="0" w:color="auto"/>
        <w:left w:val="none" w:sz="0" w:space="0" w:color="auto"/>
        <w:bottom w:val="none" w:sz="0" w:space="0" w:color="auto"/>
        <w:right w:val="none" w:sz="0" w:space="0" w:color="auto"/>
      </w:divBdr>
    </w:div>
    <w:div w:id="1716806122">
      <w:bodyDiv w:val="1"/>
      <w:marLeft w:val="0"/>
      <w:marRight w:val="0"/>
      <w:marTop w:val="0"/>
      <w:marBottom w:val="0"/>
      <w:divBdr>
        <w:top w:val="none" w:sz="0" w:space="0" w:color="auto"/>
        <w:left w:val="none" w:sz="0" w:space="0" w:color="auto"/>
        <w:bottom w:val="none" w:sz="0" w:space="0" w:color="auto"/>
        <w:right w:val="none" w:sz="0" w:space="0" w:color="auto"/>
      </w:divBdr>
    </w:div>
    <w:div w:id="1717121397">
      <w:bodyDiv w:val="1"/>
      <w:marLeft w:val="0"/>
      <w:marRight w:val="0"/>
      <w:marTop w:val="0"/>
      <w:marBottom w:val="0"/>
      <w:divBdr>
        <w:top w:val="none" w:sz="0" w:space="0" w:color="auto"/>
        <w:left w:val="none" w:sz="0" w:space="0" w:color="auto"/>
        <w:bottom w:val="none" w:sz="0" w:space="0" w:color="auto"/>
        <w:right w:val="none" w:sz="0" w:space="0" w:color="auto"/>
      </w:divBdr>
    </w:div>
    <w:div w:id="1717705894">
      <w:bodyDiv w:val="1"/>
      <w:marLeft w:val="0"/>
      <w:marRight w:val="0"/>
      <w:marTop w:val="0"/>
      <w:marBottom w:val="0"/>
      <w:divBdr>
        <w:top w:val="none" w:sz="0" w:space="0" w:color="auto"/>
        <w:left w:val="none" w:sz="0" w:space="0" w:color="auto"/>
        <w:bottom w:val="none" w:sz="0" w:space="0" w:color="auto"/>
        <w:right w:val="none" w:sz="0" w:space="0" w:color="auto"/>
      </w:divBdr>
    </w:div>
    <w:div w:id="1718241864">
      <w:bodyDiv w:val="1"/>
      <w:marLeft w:val="0"/>
      <w:marRight w:val="0"/>
      <w:marTop w:val="0"/>
      <w:marBottom w:val="0"/>
      <w:divBdr>
        <w:top w:val="none" w:sz="0" w:space="0" w:color="auto"/>
        <w:left w:val="none" w:sz="0" w:space="0" w:color="auto"/>
        <w:bottom w:val="none" w:sz="0" w:space="0" w:color="auto"/>
        <w:right w:val="none" w:sz="0" w:space="0" w:color="auto"/>
      </w:divBdr>
    </w:div>
    <w:div w:id="1719814043">
      <w:bodyDiv w:val="1"/>
      <w:marLeft w:val="0"/>
      <w:marRight w:val="0"/>
      <w:marTop w:val="0"/>
      <w:marBottom w:val="0"/>
      <w:divBdr>
        <w:top w:val="none" w:sz="0" w:space="0" w:color="auto"/>
        <w:left w:val="none" w:sz="0" w:space="0" w:color="auto"/>
        <w:bottom w:val="none" w:sz="0" w:space="0" w:color="auto"/>
        <w:right w:val="none" w:sz="0" w:space="0" w:color="auto"/>
      </w:divBdr>
    </w:div>
    <w:div w:id="1720978420">
      <w:bodyDiv w:val="1"/>
      <w:marLeft w:val="0"/>
      <w:marRight w:val="0"/>
      <w:marTop w:val="0"/>
      <w:marBottom w:val="0"/>
      <w:divBdr>
        <w:top w:val="none" w:sz="0" w:space="0" w:color="auto"/>
        <w:left w:val="none" w:sz="0" w:space="0" w:color="auto"/>
        <w:bottom w:val="none" w:sz="0" w:space="0" w:color="auto"/>
        <w:right w:val="none" w:sz="0" w:space="0" w:color="auto"/>
      </w:divBdr>
    </w:div>
    <w:div w:id="1721854460">
      <w:bodyDiv w:val="1"/>
      <w:marLeft w:val="0"/>
      <w:marRight w:val="0"/>
      <w:marTop w:val="0"/>
      <w:marBottom w:val="0"/>
      <w:divBdr>
        <w:top w:val="none" w:sz="0" w:space="0" w:color="auto"/>
        <w:left w:val="none" w:sz="0" w:space="0" w:color="auto"/>
        <w:bottom w:val="none" w:sz="0" w:space="0" w:color="auto"/>
        <w:right w:val="none" w:sz="0" w:space="0" w:color="auto"/>
      </w:divBdr>
    </w:div>
    <w:div w:id="1722515320">
      <w:bodyDiv w:val="1"/>
      <w:marLeft w:val="0"/>
      <w:marRight w:val="0"/>
      <w:marTop w:val="0"/>
      <w:marBottom w:val="0"/>
      <w:divBdr>
        <w:top w:val="none" w:sz="0" w:space="0" w:color="auto"/>
        <w:left w:val="none" w:sz="0" w:space="0" w:color="auto"/>
        <w:bottom w:val="none" w:sz="0" w:space="0" w:color="auto"/>
        <w:right w:val="none" w:sz="0" w:space="0" w:color="auto"/>
      </w:divBdr>
    </w:div>
    <w:div w:id="1724063079">
      <w:bodyDiv w:val="1"/>
      <w:marLeft w:val="0"/>
      <w:marRight w:val="0"/>
      <w:marTop w:val="0"/>
      <w:marBottom w:val="0"/>
      <w:divBdr>
        <w:top w:val="none" w:sz="0" w:space="0" w:color="auto"/>
        <w:left w:val="none" w:sz="0" w:space="0" w:color="auto"/>
        <w:bottom w:val="none" w:sz="0" w:space="0" w:color="auto"/>
        <w:right w:val="none" w:sz="0" w:space="0" w:color="auto"/>
      </w:divBdr>
    </w:div>
    <w:div w:id="1724712069">
      <w:bodyDiv w:val="1"/>
      <w:marLeft w:val="0"/>
      <w:marRight w:val="0"/>
      <w:marTop w:val="0"/>
      <w:marBottom w:val="0"/>
      <w:divBdr>
        <w:top w:val="none" w:sz="0" w:space="0" w:color="auto"/>
        <w:left w:val="none" w:sz="0" w:space="0" w:color="auto"/>
        <w:bottom w:val="none" w:sz="0" w:space="0" w:color="auto"/>
        <w:right w:val="none" w:sz="0" w:space="0" w:color="auto"/>
      </w:divBdr>
    </w:div>
    <w:div w:id="1726950093">
      <w:bodyDiv w:val="1"/>
      <w:marLeft w:val="0"/>
      <w:marRight w:val="0"/>
      <w:marTop w:val="0"/>
      <w:marBottom w:val="0"/>
      <w:divBdr>
        <w:top w:val="none" w:sz="0" w:space="0" w:color="auto"/>
        <w:left w:val="none" w:sz="0" w:space="0" w:color="auto"/>
        <w:bottom w:val="none" w:sz="0" w:space="0" w:color="auto"/>
        <w:right w:val="none" w:sz="0" w:space="0" w:color="auto"/>
      </w:divBdr>
    </w:div>
    <w:div w:id="1728071282">
      <w:bodyDiv w:val="1"/>
      <w:marLeft w:val="0"/>
      <w:marRight w:val="0"/>
      <w:marTop w:val="0"/>
      <w:marBottom w:val="0"/>
      <w:divBdr>
        <w:top w:val="none" w:sz="0" w:space="0" w:color="auto"/>
        <w:left w:val="none" w:sz="0" w:space="0" w:color="auto"/>
        <w:bottom w:val="none" w:sz="0" w:space="0" w:color="auto"/>
        <w:right w:val="none" w:sz="0" w:space="0" w:color="auto"/>
      </w:divBdr>
    </w:div>
    <w:div w:id="1729759862">
      <w:bodyDiv w:val="1"/>
      <w:marLeft w:val="0"/>
      <w:marRight w:val="0"/>
      <w:marTop w:val="0"/>
      <w:marBottom w:val="0"/>
      <w:divBdr>
        <w:top w:val="none" w:sz="0" w:space="0" w:color="auto"/>
        <w:left w:val="none" w:sz="0" w:space="0" w:color="auto"/>
        <w:bottom w:val="none" w:sz="0" w:space="0" w:color="auto"/>
        <w:right w:val="none" w:sz="0" w:space="0" w:color="auto"/>
      </w:divBdr>
    </w:div>
    <w:div w:id="1730613485">
      <w:bodyDiv w:val="1"/>
      <w:marLeft w:val="0"/>
      <w:marRight w:val="0"/>
      <w:marTop w:val="0"/>
      <w:marBottom w:val="0"/>
      <w:divBdr>
        <w:top w:val="none" w:sz="0" w:space="0" w:color="auto"/>
        <w:left w:val="none" w:sz="0" w:space="0" w:color="auto"/>
        <w:bottom w:val="none" w:sz="0" w:space="0" w:color="auto"/>
        <w:right w:val="none" w:sz="0" w:space="0" w:color="auto"/>
      </w:divBdr>
    </w:div>
    <w:div w:id="1731032957">
      <w:bodyDiv w:val="1"/>
      <w:marLeft w:val="0"/>
      <w:marRight w:val="0"/>
      <w:marTop w:val="0"/>
      <w:marBottom w:val="0"/>
      <w:divBdr>
        <w:top w:val="none" w:sz="0" w:space="0" w:color="auto"/>
        <w:left w:val="none" w:sz="0" w:space="0" w:color="auto"/>
        <w:bottom w:val="none" w:sz="0" w:space="0" w:color="auto"/>
        <w:right w:val="none" w:sz="0" w:space="0" w:color="auto"/>
      </w:divBdr>
    </w:div>
    <w:div w:id="1735934393">
      <w:bodyDiv w:val="1"/>
      <w:marLeft w:val="0"/>
      <w:marRight w:val="0"/>
      <w:marTop w:val="0"/>
      <w:marBottom w:val="0"/>
      <w:divBdr>
        <w:top w:val="none" w:sz="0" w:space="0" w:color="auto"/>
        <w:left w:val="none" w:sz="0" w:space="0" w:color="auto"/>
        <w:bottom w:val="none" w:sz="0" w:space="0" w:color="auto"/>
        <w:right w:val="none" w:sz="0" w:space="0" w:color="auto"/>
      </w:divBdr>
    </w:div>
    <w:div w:id="1736855871">
      <w:bodyDiv w:val="1"/>
      <w:marLeft w:val="0"/>
      <w:marRight w:val="0"/>
      <w:marTop w:val="0"/>
      <w:marBottom w:val="0"/>
      <w:divBdr>
        <w:top w:val="none" w:sz="0" w:space="0" w:color="auto"/>
        <w:left w:val="none" w:sz="0" w:space="0" w:color="auto"/>
        <w:bottom w:val="none" w:sz="0" w:space="0" w:color="auto"/>
        <w:right w:val="none" w:sz="0" w:space="0" w:color="auto"/>
      </w:divBdr>
    </w:div>
    <w:div w:id="1738280994">
      <w:bodyDiv w:val="1"/>
      <w:marLeft w:val="0"/>
      <w:marRight w:val="0"/>
      <w:marTop w:val="0"/>
      <w:marBottom w:val="0"/>
      <w:divBdr>
        <w:top w:val="none" w:sz="0" w:space="0" w:color="auto"/>
        <w:left w:val="none" w:sz="0" w:space="0" w:color="auto"/>
        <w:bottom w:val="none" w:sz="0" w:space="0" w:color="auto"/>
        <w:right w:val="none" w:sz="0" w:space="0" w:color="auto"/>
      </w:divBdr>
    </w:div>
    <w:div w:id="1738479965">
      <w:bodyDiv w:val="1"/>
      <w:marLeft w:val="0"/>
      <w:marRight w:val="0"/>
      <w:marTop w:val="0"/>
      <w:marBottom w:val="0"/>
      <w:divBdr>
        <w:top w:val="none" w:sz="0" w:space="0" w:color="auto"/>
        <w:left w:val="none" w:sz="0" w:space="0" w:color="auto"/>
        <w:bottom w:val="none" w:sz="0" w:space="0" w:color="auto"/>
        <w:right w:val="none" w:sz="0" w:space="0" w:color="auto"/>
      </w:divBdr>
    </w:div>
    <w:div w:id="1738624840">
      <w:bodyDiv w:val="1"/>
      <w:marLeft w:val="0"/>
      <w:marRight w:val="0"/>
      <w:marTop w:val="0"/>
      <w:marBottom w:val="0"/>
      <w:divBdr>
        <w:top w:val="none" w:sz="0" w:space="0" w:color="auto"/>
        <w:left w:val="none" w:sz="0" w:space="0" w:color="auto"/>
        <w:bottom w:val="none" w:sz="0" w:space="0" w:color="auto"/>
        <w:right w:val="none" w:sz="0" w:space="0" w:color="auto"/>
      </w:divBdr>
    </w:div>
    <w:div w:id="1738894629">
      <w:bodyDiv w:val="1"/>
      <w:marLeft w:val="0"/>
      <w:marRight w:val="0"/>
      <w:marTop w:val="0"/>
      <w:marBottom w:val="0"/>
      <w:divBdr>
        <w:top w:val="none" w:sz="0" w:space="0" w:color="auto"/>
        <w:left w:val="none" w:sz="0" w:space="0" w:color="auto"/>
        <w:bottom w:val="none" w:sz="0" w:space="0" w:color="auto"/>
        <w:right w:val="none" w:sz="0" w:space="0" w:color="auto"/>
      </w:divBdr>
    </w:div>
    <w:div w:id="1742097898">
      <w:bodyDiv w:val="1"/>
      <w:marLeft w:val="0"/>
      <w:marRight w:val="0"/>
      <w:marTop w:val="0"/>
      <w:marBottom w:val="0"/>
      <w:divBdr>
        <w:top w:val="none" w:sz="0" w:space="0" w:color="auto"/>
        <w:left w:val="none" w:sz="0" w:space="0" w:color="auto"/>
        <w:bottom w:val="none" w:sz="0" w:space="0" w:color="auto"/>
        <w:right w:val="none" w:sz="0" w:space="0" w:color="auto"/>
      </w:divBdr>
    </w:div>
    <w:div w:id="1743991332">
      <w:bodyDiv w:val="1"/>
      <w:marLeft w:val="0"/>
      <w:marRight w:val="0"/>
      <w:marTop w:val="0"/>
      <w:marBottom w:val="0"/>
      <w:divBdr>
        <w:top w:val="none" w:sz="0" w:space="0" w:color="auto"/>
        <w:left w:val="none" w:sz="0" w:space="0" w:color="auto"/>
        <w:bottom w:val="none" w:sz="0" w:space="0" w:color="auto"/>
        <w:right w:val="none" w:sz="0" w:space="0" w:color="auto"/>
      </w:divBdr>
    </w:div>
    <w:div w:id="1744253370">
      <w:bodyDiv w:val="1"/>
      <w:marLeft w:val="0"/>
      <w:marRight w:val="0"/>
      <w:marTop w:val="0"/>
      <w:marBottom w:val="0"/>
      <w:divBdr>
        <w:top w:val="none" w:sz="0" w:space="0" w:color="auto"/>
        <w:left w:val="none" w:sz="0" w:space="0" w:color="auto"/>
        <w:bottom w:val="none" w:sz="0" w:space="0" w:color="auto"/>
        <w:right w:val="none" w:sz="0" w:space="0" w:color="auto"/>
      </w:divBdr>
    </w:div>
    <w:div w:id="1747221352">
      <w:bodyDiv w:val="1"/>
      <w:marLeft w:val="0"/>
      <w:marRight w:val="0"/>
      <w:marTop w:val="0"/>
      <w:marBottom w:val="0"/>
      <w:divBdr>
        <w:top w:val="none" w:sz="0" w:space="0" w:color="auto"/>
        <w:left w:val="none" w:sz="0" w:space="0" w:color="auto"/>
        <w:bottom w:val="none" w:sz="0" w:space="0" w:color="auto"/>
        <w:right w:val="none" w:sz="0" w:space="0" w:color="auto"/>
      </w:divBdr>
    </w:div>
    <w:div w:id="1748962795">
      <w:bodyDiv w:val="1"/>
      <w:marLeft w:val="0"/>
      <w:marRight w:val="0"/>
      <w:marTop w:val="0"/>
      <w:marBottom w:val="0"/>
      <w:divBdr>
        <w:top w:val="none" w:sz="0" w:space="0" w:color="auto"/>
        <w:left w:val="none" w:sz="0" w:space="0" w:color="auto"/>
        <w:bottom w:val="none" w:sz="0" w:space="0" w:color="auto"/>
        <w:right w:val="none" w:sz="0" w:space="0" w:color="auto"/>
      </w:divBdr>
    </w:div>
    <w:div w:id="1748962983">
      <w:bodyDiv w:val="1"/>
      <w:marLeft w:val="0"/>
      <w:marRight w:val="0"/>
      <w:marTop w:val="0"/>
      <w:marBottom w:val="0"/>
      <w:divBdr>
        <w:top w:val="none" w:sz="0" w:space="0" w:color="auto"/>
        <w:left w:val="none" w:sz="0" w:space="0" w:color="auto"/>
        <w:bottom w:val="none" w:sz="0" w:space="0" w:color="auto"/>
        <w:right w:val="none" w:sz="0" w:space="0" w:color="auto"/>
      </w:divBdr>
    </w:div>
    <w:div w:id="1750536450">
      <w:bodyDiv w:val="1"/>
      <w:marLeft w:val="0"/>
      <w:marRight w:val="0"/>
      <w:marTop w:val="0"/>
      <w:marBottom w:val="0"/>
      <w:divBdr>
        <w:top w:val="none" w:sz="0" w:space="0" w:color="auto"/>
        <w:left w:val="none" w:sz="0" w:space="0" w:color="auto"/>
        <w:bottom w:val="none" w:sz="0" w:space="0" w:color="auto"/>
        <w:right w:val="none" w:sz="0" w:space="0" w:color="auto"/>
      </w:divBdr>
    </w:div>
    <w:div w:id="1750541222">
      <w:bodyDiv w:val="1"/>
      <w:marLeft w:val="0"/>
      <w:marRight w:val="0"/>
      <w:marTop w:val="0"/>
      <w:marBottom w:val="0"/>
      <w:divBdr>
        <w:top w:val="none" w:sz="0" w:space="0" w:color="auto"/>
        <w:left w:val="none" w:sz="0" w:space="0" w:color="auto"/>
        <w:bottom w:val="none" w:sz="0" w:space="0" w:color="auto"/>
        <w:right w:val="none" w:sz="0" w:space="0" w:color="auto"/>
      </w:divBdr>
    </w:div>
    <w:div w:id="1751081583">
      <w:bodyDiv w:val="1"/>
      <w:marLeft w:val="0"/>
      <w:marRight w:val="0"/>
      <w:marTop w:val="0"/>
      <w:marBottom w:val="0"/>
      <w:divBdr>
        <w:top w:val="none" w:sz="0" w:space="0" w:color="auto"/>
        <w:left w:val="none" w:sz="0" w:space="0" w:color="auto"/>
        <w:bottom w:val="none" w:sz="0" w:space="0" w:color="auto"/>
        <w:right w:val="none" w:sz="0" w:space="0" w:color="auto"/>
      </w:divBdr>
    </w:div>
    <w:div w:id="1752579748">
      <w:bodyDiv w:val="1"/>
      <w:marLeft w:val="0"/>
      <w:marRight w:val="0"/>
      <w:marTop w:val="0"/>
      <w:marBottom w:val="0"/>
      <w:divBdr>
        <w:top w:val="none" w:sz="0" w:space="0" w:color="auto"/>
        <w:left w:val="none" w:sz="0" w:space="0" w:color="auto"/>
        <w:bottom w:val="none" w:sz="0" w:space="0" w:color="auto"/>
        <w:right w:val="none" w:sz="0" w:space="0" w:color="auto"/>
      </w:divBdr>
    </w:div>
    <w:div w:id="1754006834">
      <w:bodyDiv w:val="1"/>
      <w:marLeft w:val="0"/>
      <w:marRight w:val="0"/>
      <w:marTop w:val="0"/>
      <w:marBottom w:val="0"/>
      <w:divBdr>
        <w:top w:val="none" w:sz="0" w:space="0" w:color="auto"/>
        <w:left w:val="none" w:sz="0" w:space="0" w:color="auto"/>
        <w:bottom w:val="none" w:sz="0" w:space="0" w:color="auto"/>
        <w:right w:val="none" w:sz="0" w:space="0" w:color="auto"/>
      </w:divBdr>
    </w:div>
    <w:div w:id="1754745237">
      <w:bodyDiv w:val="1"/>
      <w:marLeft w:val="0"/>
      <w:marRight w:val="0"/>
      <w:marTop w:val="0"/>
      <w:marBottom w:val="0"/>
      <w:divBdr>
        <w:top w:val="none" w:sz="0" w:space="0" w:color="auto"/>
        <w:left w:val="none" w:sz="0" w:space="0" w:color="auto"/>
        <w:bottom w:val="none" w:sz="0" w:space="0" w:color="auto"/>
        <w:right w:val="none" w:sz="0" w:space="0" w:color="auto"/>
      </w:divBdr>
    </w:div>
    <w:div w:id="1755127819">
      <w:bodyDiv w:val="1"/>
      <w:marLeft w:val="0"/>
      <w:marRight w:val="0"/>
      <w:marTop w:val="0"/>
      <w:marBottom w:val="0"/>
      <w:divBdr>
        <w:top w:val="none" w:sz="0" w:space="0" w:color="auto"/>
        <w:left w:val="none" w:sz="0" w:space="0" w:color="auto"/>
        <w:bottom w:val="none" w:sz="0" w:space="0" w:color="auto"/>
        <w:right w:val="none" w:sz="0" w:space="0" w:color="auto"/>
      </w:divBdr>
    </w:div>
    <w:div w:id="1755390820">
      <w:bodyDiv w:val="1"/>
      <w:marLeft w:val="0"/>
      <w:marRight w:val="0"/>
      <w:marTop w:val="0"/>
      <w:marBottom w:val="0"/>
      <w:divBdr>
        <w:top w:val="none" w:sz="0" w:space="0" w:color="auto"/>
        <w:left w:val="none" w:sz="0" w:space="0" w:color="auto"/>
        <w:bottom w:val="none" w:sz="0" w:space="0" w:color="auto"/>
        <w:right w:val="none" w:sz="0" w:space="0" w:color="auto"/>
      </w:divBdr>
    </w:div>
    <w:div w:id="1758553773">
      <w:bodyDiv w:val="1"/>
      <w:marLeft w:val="0"/>
      <w:marRight w:val="0"/>
      <w:marTop w:val="0"/>
      <w:marBottom w:val="0"/>
      <w:divBdr>
        <w:top w:val="none" w:sz="0" w:space="0" w:color="auto"/>
        <w:left w:val="none" w:sz="0" w:space="0" w:color="auto"/>
        <w:bottom w:val="none" w:sz="0" w:space="0" w:color="auto"/>
        <w:right w:val="none" w:sz="0" w:space="0" w:color="auto"/>
      </w:divBdr>
    </w:div>
    <w:div w:id="1759716576">
      <w:bodyDiv w:val="1"/>
      <w:marLeft w:val="0"/>
      <w:marRight w:val="0"/>
      <w:marTop w:val="0"/>
      <w:marBottom w:val="0"/>
      <w:divBdr>
        <w:top w:val="none" w:sz="0" w:space="0" w:color="auto"/>
        <w:left w:val="none" w:sz="0" w:space="0" w:color="auto"/>
        <w:bottom w:val="none" w:sz="0" w:space="0" w:color="auto"/>
        <w:right w:val="none" w:sz="0" w:space="0" w:color="auto"/>
      </w:divBdr>
    </w:div>
    <w:div w:id="1760103547">
      <w:bodyDiv w:val="1"/>
      <w:marLeft w:val="0"/>
      <w:marRight w:val="0"/>
      <w:marTop w:val="0"/>
      <w:marBottom w:val="0"/>
      <w:divBdr>
        <w:top w:val="none" w:sz="0" w:space="0" w:color="auto"/>
        <w:left w:val="none" w:sz="0" w:space="0" w:color="auto"/>
        <w:bottom w:val="none" w:sz="0" w:space="0" w:color="auto"/>
        <w:right w:val="none" w:sz="0" w:space="0" w:color="auto"/>
      </w:divBdr>
    </w:div>
    <w:div w:id="1760325984">
      <w:bodyDiv w:val="1"/>
      <w:marLeft w:val="0"/>
      <w:marRight w:val="0"/>
      <w:marTop w:val="0"/>
      <w:marBottom w:val="0"/>
      <w:divBdr>
        <w:top w:val="none" w:sz="0" w:space="0" w:color="auto"/>
        <w:left w:val="none" w:sz="0" w:space="0" w:color="auto"/>
        <w:bottom w:val="none" w:sz="0" w:space="0" w:color="auto"/>
        <w:right w:val="none" w:sz="0" w:space="0" w:color="auto"/>
      </w:divBdr>
    </w:div>
    <w:div w:id="1760560515">
      <w:bodyDiv w:val="1"/>
      <w:marLeft w:val="0"/>
      <w:marRight w:val="0"/>
      <w:marTop w:val="0"/>
      <w:marBottom w:val="0"/>
      <w:divBdr>
        <w:top w:val="none" w:sz="0" w:space="0" w:color="auto"/>
        <w:left w:val="none" w:sz="0" w:space="0" w:color="auto"/>
        <w:bottom w:val="none" w:sz="0" w:space="0" w:color="auto"/>
        <w:right w:val="none" w:sz="0" w:space="0" w:color="auto"/>
      </w:divBdr>
    </w:div>
    <w:div w:id="1763070029">
      <w:bodyDiv w:val="1"/>
      <w:marLeft w:val="0"/>
      <w:marRight w:val="0"/>
      <w:marTop w:val="0"/>
      <w:marBottom w:val="0"/>
      <w:divBdr>
        <w:top w:val="none" w:sz="0" w:space="0" w:color="auto"/>
        <w:left w:val="none" w:sz="0" w:space="0" w:color="auto"/>
        <w:bottom w:val="none" w:sz="0" w:space="0" w:color="auto"/>
        <w:right w:val="none" w:sz="0" w:space="0" w:color="auto"/>
      </w:divBdr>
    </w:div>
    <w:div w:id="1763598675">
      <w:bodyDiv w:val="1"/>
      <w:marLeft w:val="0"/>
      <w:marRight w:val="0"/>
      <w:marTop w:val="0"/>
      <w:marBottom w:val="0"/>
      <w:divBdr>
        <w:top w:val="none" w:sz="0" w:space="0" w:color="auto"/>
        <w:left w:val="none" w:sz="0" w:space="0" w:color="auto"/>
        <w:bottom w:val="none" w:sz="0" w:space="0" w:color="auto"/>
        <w:right w:val="none" w:sz="0" w:space="0" w:color="auto"/>
      </w:divBdr>
    </w:div>
    <w:div w:id="1764380498">
      <w:bodyDiv w:val="1"/>
      <w:marLeft w:val="0"/>
      <w:marRight w:val="0"/>
      <w:marTop w:val="0"/>
      <w:marBottom w:val="0"/>
      <w:divBdr>
        <w:top w:val="none" w:sz="0" w:space="0" w:color="auto"/>
        <w:left w:val="none" w:sz="0" w:space="0" w:color="auto"/>
        <w:bottom w:val="none" w:sz="0" w:space="0" w:color="auto"/>
        <w:right w:val="none" w:sz="0" w:space="0" w:color="auto"/>
      </w:divBdr>
    </w:div>
    <w:div w:id="1767113668">
      <w:bodyDiv w:val="1"/>
      <w:marLeft w:val="0"/>
      <w:marRight w:val="0"/>
      <w:marTop w:val="0"/>
      <w:marBottom w:val="0"/>
      <w:divBdr>
        <w:top w:val="none" w:sz="0" w:space="0" w:color="auto"/>
        <w:left w:val="none" w:sz="0" w:space="0" w:color="auto"/>
        <w:bottom w:val="none" w:sz="0" w:space="0" w:color="auto"/>
        <w:right w:val="none" w:sz="0" w:space="0" w:color="auto"/>
      </w:divBdr>
    </w:div>
    <w:div w:id="1767268999">
      <w:bodyDiv w:val="1"/>
      <w:marLeft w:val="0"/>
      <w:marRight w:val="0"/>
      <w:marTop w:val="0"/>
      <w:marBottom w:val="0"/>
      <w:divBdr>
        <w:top w:val="none" w:sz="0" w:space="0" w:color="auto"/>
        <w:left w:val="none" w:sz="0" w:space="0" w:color="auto"/>
        <w:bottom w:val="none" w:sz="0" w:space="0" w:color="auto"/>
        <w:right w:val="none" w:sz="0" w:space="0" w:color="auto"/>
      </w:divBdr>
    </w:div>
    <w:div w:id="1768770352">
      <w:bodyDiv w:val="1"/>
      <w:marLeft w:val="0"/>
      <w:marRight w:val="0"/>
      <w:marTop w:val="0"/>
      <w:marBottom w:val="0"/>
      <w:divBdr>
        <w:top w:val="none" w:sz="0" w:space="0" w:color="auto"/>
        <w:left w:val="none" w:sz="0" w:space="0" w:color="auto"/>
        <w:bottom w:val="none" w:sz="0" w:space="0" w:color="auto"/>
        <w:right w:val="none" w:sz="0" w:space="0" w:color="auto"/>
      </w:divBdr>
    </w:div>
    <w:div w:id="1771314386">
      <w:bodyDiv w:val="1"/>
      <w:marLeft w:val="0"/>
      <w:marRight w:val="0"/>
      <w:marTop w:val="0"/>
      <w:marBottom w:val="0"/>
      <w:divBdr>
        <w:top w:val="none" w:sz="0" w:space="0" w:color="auto"/>
        <w:left w:val="none" w:sz="0" w:space="0" w:color="auto"/>
        <w:bottom w:val="none" w:sz="0" w:space="0" w:color="auto"/>
        <w:right w:val="none" w:sz="0" w:space="0" w:color="auto"/>
      </w:divBdr>
    </w:div>
    <w:div w:id="1771706252">
      <w:bodyDiv w:val="1"/>
      <w:marLeft w:val="0"/>
      <w:marRight w:val="0"/>
      <w:marTop w:val="0"/>
      <w:marBottom w:val="0"/>
      <w:divBdr>
        <w:top w:val="none" w:sz="0" w:space="0" w:color="auto"/>
        <w:left w:val="none" w:sz="0" w:space="0" w:color="auto"/>
        <w:bottom w:val="none" w:sz="0" w:space="0" w:color="auto"/>
        <w:right w:val="none" w:sz="0" w:space="0" w:color="auto"/>
      </w:divBdr>
    </w:div>
    <w:div w:id="1772970781">
      <w:bodyDiv w:val="1"/>
      <w:marLeft w:val="0"/>
      <w:marRight w:val="0"/>
      <w:marTop w:val="0"/>
      <w:marBottom w:val="0"/>
      <w:divBdr>
        <w:top w:val="none" w:sz="0" w:space="0" w:color="auto"/>
        <w:left w:val="none" w:sz="0" w:space="0" w:color="auto"/>
        <w:bottom w:val="none" w:sz="0" w:space="0" w:color="auto"/>
        <w:right w:val="none" w:sz="0" w:space="0" w:color="auto"/>
      </w:divBdr>
    </w:div>
    <w:div w:id="1773239935">
      <w:bodyDiv w:val="1"/>
      <w:marLeft w:val="0"/>
      <w:marRight w:val="0"/>
      <w:marTop w:val="0"/>
      <w:marBottom w:val="0"/>
      <w:divBdr>
        <w:top w:val="none" w:sz="0" w:space="0" w:color="auto"/>
        <w:left w:val="none" w:sz="0" w:space="0" w:color="auto"/>
        <w:bottom w:val="none" w:sz="0" w:space="0" w:color="auto"/>
        <w:right w:val="none" w:sz="0" w:space="0" w:color="auto"/>
      </w:divBdr>
    </w:div>
    <w:div w:id="1774009752">
      <w:bodyDiv w:val="1"/>
      <w:marLeft w:val="0"/>
      <w:marRight w:val="0"/>
      <w:marTop w:val="0"/>
      <w:marBottom w:val="0"/>
      <w:divBdr>
        <w:top w:val="none" w:sz="0" w:space="0" w:color="auto"/>
        <w:left w:val="none" w:sz="0" w:space="0" w:color="auto"/>
        <w:bottom w:val="none" w:sz="0" w:space="0" w:color="auto"/>
        <w:right w:val="none" w:sz="0" w:space="0" w:color="auto"/>
      </w:divBdr>
    </w:div>
    <w:div w:id="1774326930">
      <w:bodyDiv w:val="1"/>
      <w:marLeft w:val="0"/>
      <w:marRight w:val="0"/>
      <w:marTop w:val="0"/>
      <w:marBottom w:val="0"/>
      <w:divBdr>
        <w:top w:val="none" w:sz="0" w:space="0" w:color="auto"/>
        <w:left w:val="none" w:sz="0" w:space="0" w:color="auto"/>
        <w:bottom w:val="none" w:sz="0" w:space="0" w:color="auto"/>
        <w:right w:val="none" w:sz="0" w:space="0" w:color="auto"/>
      </w:divBdr>
    </w:div>
    <w:div w:id="1776443067">
      <w:bodyDiv w:val="1"/>
      <w:marLeft w:val="0"/>
      <w:marRight w:val="0"/>
      <w:marTop w:val="0"/>
      <w:marBottom w:val="0"/>
      <w:divBdr>
        <w:top w:val="none" w:sz="0" w:space="0" w:color="auto"/>
        <w:left w:val="none" w:sz="0" w:space="0" w:color="auto"/>
        <w:bottom w:val="none" w:sz="0" w:space="0" w:color="auto"/>
        <w:right w:val="none" w:sz="0" w:space="0" w:color="auto"/>
      </w:divBdr>
    </w:div>
    <w:div w:id="1778215289">
      <w:bodyDiv w:val="1"/>
      <w:marLeft w:val="0"/>
      <w:marRight w:val="0"/>
      <w:marTop w:val="0"/>
      <w:marBottom w:val="0"/>
      <w:divBdr>
        <w:top w:val="none" w:sz="0" w:space="0" w:color="auto"/>
        <w:left w:val="none" w:sz="0" w:space="0" w:color="auto"/>
        <w:bottom w:val="none" w:sz="0" w:space="0" w:color="auto"/>
        <w:right w:val="none" w:sz="0" w:space="0" w:color="auto"/>
      </w:divBdr>
    </w:div>
    <w:div w:id="1778862776">
      <w:bodyDiv w:val="1"/>
      <w:marLeft w:val="0"/>
      <w:marRight w:val="0"/>
      <w:marTop w:val="0"/>
      <w:marBottom w:val="0"/>
      <w:divBdr>
        <w:top w:val="none" w:sz="0" w:space="0" w:color="auto"/>
        <w:left w:val="none" w:sz="0" w:space="0" w:color="auto"/>
        <w:bottom w:val="none" w:sz="0" w:space="0" w:color="auto"/>
        <w:right w:val="none" w:sz="0" w:space="0" w:color="auto"/>
      </w:divBdr>
    </w:div>
    <w:div w:id="1778911578">
      <w:bodyDiv w:val="1"/>
      <w:marLeft w:val="0"/>
      <w:marRight w:val="0"/>
      <w:marTop w:val="0"/>
      <w:marBottom w:val="0"/>
      <w:divBdr>
        <w:top w:val="none" w:sz="0" w:space="0" w:color="auto"/>
        <w:left w:val="none" w:sz="0" w:space="0" w:color="auto"/>
        <w:bottom w:val="none" w:sz="0" w:space="0" w:color="auto"/>
        <w:right w:val="none" w:sz="0" w:space="0" w:color="auto"/>
      </w:divBdr>
    </w:div>
    <w:div w:id="1779524370">
      <w:bodyDiv w:val="1"/>
      <w:marLeft w:val="0"/>
      <w:marRight w:val="0"/>
      <w:marTop w:val="0"/>
      <w:marBottom w:val="0"/>
      <w:divBdr>
        <w:top w:val="none" w:sz="0" w:space="0" w:color="auto"/>
        <w:left w:val="none" w:sz="0" w:space="0" w:color="auto"/>
        <w:bottom w:val="none" w:sz="0" w:space="0" w:color="auto"/>
        <w:right w:val="none" w:sz="0" w:space="0" w:color="auto"/>
      </w:divBdr>
    </w:div>
    <w:div w:id="1779711456">
      <w:bodyDiv w:val="1"/>
      <w:marLeft w:val="0"/>
      <w:marRight w:val="0"/>
      <w:marTop w:val="0"/>
      <w:marBottom w:val="0"/>
      <w:divBdr>
        <w:top w:val="none" w:sz="0" w:space="0" w:color="auto"/>
        <w:left w:val="none" w:sz="0" w:space="0" w:color="auto"/>
        <w:bottom w:val="none" w:sz="0" w:space="0" w:color="auto"/>
        <w:right w:val="none" w:sz="0" w:space="0" w:color="auto"/>
      </w:divBdr>
    </w:div>
    <w:div w:id="1780373874">
      <w:bodyDiv w:val="1"/>
      <w:marLeft w:val="0"/>
      <w:marRight w:val="0"/>
      <w:marTop w:val="0"/>
      <w:marBottom w:val="0"/>
      <w:divBdr>
        <w:top w:val="none" w:sz="0" w:space="0" w:color="auto"/>
        <w:left w:val="none" w:sz="0" w:space="0" w:color="auto"/>
        <w:bottom w:val="none" w:sz="0" w:space="0" w:color="auto"/>
        <w:right w:val="none" w:sz="0" w:space="0" w:color="auto"/>
      </w:divBdr>
    </w:div>
    <w:div w:id="1782872045">
      <w:bodyDiv w:val="1"/>
      <w:marLeft w:val="0"/>
      <w:marRight w:val="0"/>
      <w:marTop w:val="0"/>
      <w:marBottom w:val="0"/>
      <w:divBdr>
        <w:top w:val="none" w:sz="0" w:space="0" w:color="auto"/>
        <w:left w:val="none" w:sz="0" w:space="0" w:color="auto"/>
        <w:bottom w:val="none" w:sz="0" w:space="0" w:color="auto"/>
        <w:right w:val="none" w:sz="0" w:space="0" w:color="auto"/>
      </w:divBdr>
    </w:div>
    <w:div w:id="1784809324">
      <w:bodyDiv w:val="1"/>
      <w:marLeft w:val="0"/>
      <w:marRight w:val="0"/>
      <w:marTop w:val="0"/>
      <w:marBottom w:val="0"/>
      <w:divBdr>
        <w:top w:val="none" w:sz="0" w:space="0" w:color="auto"/>
        <w:left w:val="none" w:sz="0" w:space="0" w:color="auto"/>
        <w:bottom w:val="none" w:sz="0" w:space="0" w:color="auto"/>
        <w:right w:val="none" w:sz="0" w:space="0" w:color="auto"/>
      </w:divBdr>
    </w:div>
    <w:div w:id="1785149448">
      <w:bodyDiv w:val="1"/>
      <w:marLeft w:val="0"/>
      <w:marRight w:val="0"/>
      <w:marTop w:val="0"/>
      <w:marBottom w:val="0"/>
      <w:divBdr>
        <w:top w:val="none" w:sz="0" w:space="0" w:color="auto"/>
        <w:left w:val="none" w:sz="0" w:space="0" w:color="auto"/>
        <w:bottom w:val="none" w:sz="0" w:space="0" w:color="auto"/>
        <w:right w:val="none" w:sz="0" w:space="0" w:color="auto"/>
      </w:divBdr>
    </w:div>
    <w:div w:id="1787506346">
      <w:bodyDiv w:val="1"/>
      <w:marLeft w:val="0"/>
      <w:marRight w:val="0"/>
      <w:marTop w:val="0"/>
      <w:marBottom w:val="0"/>
      <w:divBdr>
        <w:top w:val="none" w:sz="0" w:space="0" w:color="auto"/>
        <w:left w:val="none" w:sz="0" w:space="0" w:color="auto"/>
        <w:bottom w:val="none" w:sz="0" w:space="0" w:color="auto"/>
        <w:right w:val="none" w:sz="0" w:space="0" w:color="auto"/>
      </w:divBdr>
    </w:div>
    <w:div w:id="1790969851">
      <w:bodyDiv w:val="1"/>
      <w:marLeft w:val="0"/>
      <w:marRight w:val="0"/>
      <w:marTop w:val="0"/>
      <w:marBottom w:val="0"/>
      <w:divBdr>
        <w:top w:val="none" w:sz="0" w:space="0" w:color="auto"/>
        <w:left w:val="none" w:sz="0" w:space="0" w:color="auto"/>
        <w:bottom w:val="none" w:sz="0" w:space="0" w:color="auto"/>
        <w:right w:val="none" w:sz="0" w:space="0" w:color="auto"/>
      </w:divBdr>
    </w:div>
    <w:div w:id="1791120400">
      <w:bodyDiv w:val="1"/>
      <w:marLeft w:val="0"/>
      <w:marRight w:val="0"/>
      <w:marTop w:val="0"/>
      <w:marBottom w:val="0"/>
      <w:divBdr>
        <w:top w:val="none" w:sz="0" w:space="0" w:color="auto"/>
        <w:left w:val="none" w:sz="0" w:space="0" w:color="auto"/>
        <w:bottom w:val="none" w:sz="0" w:space="0" w:color="auto"/>
        <w:right w:val="none" w:sz="0" w:space="0" w:color="auto"/>
      </w:divBdr>
    </w:div>
    <w:div w:id="1793354703">
      <w:bodyDiv w:val="1"/>
      <w:marLeft w:val="0"/>
      <w:marRight w:val="0"/>
      <w:marTop w:val="0"/>
      <w:marBottom w:val="0"/>
      <w:divBdr>
        <w:top w:val="none" w:sz="0" w:space="0" w:color="auto"/>
        <w:left w:val="none" w:sz="0" w:space="0" w:color="auto"/>
        <w:bottom w:val="none" w:sz="0" w:space="0" w:color="auto"/>
        <w:right w:val="none" w:sz="0" w:space="0" w:color="auto"/>
      </w:divBdr>
    </w:div>
    <w:div w:id="1793786257">
      <w:bodyDiv w:val="1"/>
      <w:marLeft w:val="0"/>
      <w:marRight w:val="0"/>
      <w:marTop w:val="0"/>
      <w:marBottom w:val="0"/>
      <w:divBdr>
        <w:top w:val="none" w:sz="0" w:space="0" w:color="auto"/>
        <w:left w:val="none" w:sz="0" w:space="0" w:color="auto"/>
        <w:bottom w:val="none" w:sz="0" w:space="0" w:color="auto"/>
        <w:right w:val="none" w:sz="0" w:space="0" w:color="auto"/>
      </w:divBdr>
    </w:div>
    <w:div w:id="1793941611">
      <w:bodyDiv w:val="1"/>
      <w:marLeft w:val="0"/>
      <w:marRight w:val="0"/>
      <w:marTop w:val="0"/>
      <w:marBottom w:val="0"/>
      <w:divBdr>
        <w:top w:val="none" w:sz="0" w:space="0" w:color="auto"/>
        <w:left w:val="none" w:sz="0" w:space="0" w:color="auto"/>
        <w:bottom w:val="none" w:sz="0" w:space="0" w:color="auto"/>
        <w:right w:val="none" w:sz="0" w:space="0" w:color="auto"/>
      </w:divBdr>
    </w:div>
    <w:div w:id="1794057880">
      <w:bodyDiv w:val="1"/>
      <w:marLeft w:val="0"/>
      <w:marRight w:val="0"/>
      <w:marTop w:val="0"/>
      <w:marBottom w:val="0"/>
      <w:divBdr>
        <w:top w:val="none" w:sz="0" w:space="0" w:color="auto"/>
        <w:left w:val="none" w:sz="0" w:space="0" w:color="auto"/>
        <w:bottom w:val="none" w:sz="0" w:space="0" w:color="auto"/>
        <w:right w:val="none" w:sz="0" w:space="0" w:color="auto"/>
      </w:divBdr>
    </w:div>
    <w:div w:id="1797868429">
      <w:bodyDiv w:val="1"/>
      <w:marLeft w:val="0"/>
      <w:marRight w:val="0"/>
      <w:marTop w:val="0"/>
      <w:marBottom w:val="0"/>
      <w:divBdr>
        <w:top w:val="none" w:sz="0" w:space="0" w:color="auto"/>
        <w:left w:val="none" w:sz="0" w:space="0" w:color="auto"/>
        <w:bottom w:val="none" w:sz="0" w:space="0" w:color="auto"/>
        <w:right w:val="none" w:sz="0" w:space="0" w:color="auto"/>
      </w:divBdr>
    </w:div>
    <w:div w:id="1798336798">
      <w:bodyDiv w:val="1"/>
      <w:marLeft w:val="0"/>
      <w:marRight w:val="0"/>
      <w:marTop w:val="0"/>
      <w:marBottom w:val="0"/>
      <w:divBdr>
        <w:top w:val="none" w:sz="0" w:space="0" w:color="auto"/>
        <w:left w:val="none" w:sz="0" w:space="0" w:color="auto"/>
        <w:bottom w:val="none" w:sz="0" w:space="0" w:color="auto"/>
        <w:right w:val="none" w:sz="0" w:space="0" w:color="auto"/>
      </w:divBdr>
    </w:div>
    <w:div w:id="1802964131">
      <w:bodyDiv w:val="1"/>
      <w:marLeft w:val="0"/>
      <w:marRight w:val="0"/>
      <w:marTop w:val="0"/>
      <w:marBottom w:val="0"/>
      <w:divBdr>
        <w:top w:val="none" w:sz="0" w:space="0" w:color="auto"/>
        <w:left w:val="none" w:sz="0" w:space="0" w:color="auto"/>
        <w:bottom w:val="none" w:sz="0" w:space="0" w:color="auto"/>
        <w:right w:val="none" w:sz="0" w:space="0" w:color="auto"/>
      </w:divBdr>
    </w:div>
    <w:div w:id="1803452026">
      <w:bodyDiv w:val="1"/>
      <w:marLeft w:val="0"/>
      <w:marRight w:val="0"/>
      <w:marTop w:val="0"/>
      <w:marBottom w:val="0"/>
      <w:divBdr>
        <w:top w:val="none" w:sz="0" w:space="0" w:color="auto"/>
        <w:left w:val="none" w:sz="0" w:space="0" w:color="auto"/>
        <w:bottom w:val="none" w:sz="0" w:space="0" w:color="auto"/>
        <w:right w:val="none" w:sz="0" w:space="0" w:color="auto"/>
      </w:divBdr>
    </w:div>
    <w:div w:id="1806242477">
      <w:bodyDiv w:val="1"/>
      <w:marLeft w:val="0"/>
      <w:marRight w:val="0"/>
      <w:marTop w:val="0"/>
      <w:marBottom w:val="0"/>
      <w:divBdr>
        <w:top w:val="none" w:sz="0" w:space="0" w:color="auto"/>
        <w:left w:val="none" w:sz="0" w:space="0" w:color="auto"/>
        <w:bottom w:val="none" w:sz="0" w:space="0" w:color="auto"/>
        <w:right w:val="none" w:sz="0" w:space="0" w:color="auto"/>
      </w:divBdr>
    </w:div>
    <w:div w:id="1807119020">
      <w:bodyDiv w:val="1"/>
      <w:marLeft w:val="0"/>
      <w:marRight w:val="0"/>
      <w:marTop w:val="0"/>
      <w:marBottom w:val="0"/>
      <w:divBdr>
        <w:top w:val="none" w:sz="0" w:space="0" w:color="auto"/>
        <w:left w:val="none" w:sz="0" w:space="0" w:color="auto"/>
        <w:bottom w:val="none" w:sz="0" w:space="0" w:color="auto"/>
        <w:right w:val="none" w:sz="0" w:space="0" w:color="auto"/>
      </w:divBdr>
    </w:div>
    <w:div w:id="1807234769">
      <w:bodyDiv w:val="1"/>
      <w:marLeft w:val="0"/>
      <w:marRight w:val="0"/>
      <w:marTop w:val="0"/>
      <w:marBottom w:val="0"/>
      <w:divBdr>
        <w:top w:val="none" w:sz="0" w:space="0" w:color="auto"/>
        <w:left w:val="none" w:sz="0" w:space="0" w:color="auto"/>
        <w:bottom w:val="none" w:sz="0" w:space="0" w:color="auto"/>
        <w:right w:val="none" w:sz="0" w:space="0" w:color="auto"/>
      </w:divBdr>
    </w:div>
    <w:div w:id="1809086109">
      <w:bodyDiv w:val="1"/>
      <w:marLeft w:val="0"/>
      <w:marRight w:val="0"/>
      <w:marTop w:val="0"/>
      <w:marBottom w:val="0"/>
      <w:divBdr>
        <w:top w:val="none" w:sz="0" w:space="0" w:color="auto"/>
        <w:left w:val="none" w:sz="0" w:space="0" w:color="auto"/>
        <w:bottom w:val="none" w:sz="0" w:space="0" w:color="auto"/>
        <w:right w:val="none" w:sz="0" w:space="0" w:color="auto"/>
      </w:divBdr>
    </w:div>
    <w:div w:id="1810439164">
      <w:bodyDiv w:val="1"/>
      <w:marLeft w:val="0"/>
      <w:marRight w:val="0"/>
      <w:marTop w:val="0"/>
      <w:marBottom w:val="0"/>
      <w:divBdr>
        <w:top w:val="none" w:sz="0" w:space="0" w:color="auto"/>
        <w:left w:val="none" w:sz="0" w:space="0" w:color="auto"/>
        <w:bottom w:val="none" w:sz="0" w:space="0" w:color="auto"/>
        <w:right w:val="none" w:sz="0" w:space="0" w:color="auto"/>
      </w:divBdr>
    </w:div>
    <w:div w:id="1811434801">
      <w:bodyDiv w:val="1"/>
      <w:marLeft w:val="0"/>
      <w:marRight w:val="0"/>
      <w:marTop w:val="0"/>
      <w:marBottom w:val="0"/>
      <w:divBdr>
        <w:top w:val="none" w:sz="0" w:space="0" w:color="auto"/>
        <w:left w:val="none" w:sz="0" w:space="0" w:color="auto"/>
        <w:bottom w:val="none" w:sz="0" w:space="0" w:color="auto"/>
        <w:right w:val="none" w:sz="0" w:space="0" w:color="auto"/>
      </w:divBdr>
    </w:div>
    <w:div w:id="1812136547">
      <w:bodyDiv w:val="1"/>
      <w:marLeft w:val="0"/>
      <w:marRight w:val="0"/>
      <w:marTop w:val="0"/>
      <w:marBottom w:val="0"/>
      <w:divBdr>
        <w:top w:val="none" w:sz="0" w:space="0" w:color="auto"/>
        <w:left w:val="none" w:sz="0" w:space="0" w:color="auto"/>
        <w:bottom w:val="none" w:sz="0" w:space="0" w:color="auto"/>
        <w:right w:val="none" w:sz="0" w:space="0" w:color="auto"/>
      </w:divBdr>
    </w:div>
    <w:div w:id="1813018086">
      <w:bodyDiv w:val="1"/>
      <w:marLeft w:val="0"/>
      <w:marRight w:val="0"/>
      <w:marTop w:val="0"/>
      <w:marBottom w:val="0"/>
      <w:divBdr>
        <w:top w:val="none" w:sz="0" w:space="0" w:color="auto"/>
        <w:left w:val="none" w:sz="0" w:space="0" w:color="auto"/>
        <w:bottom w:val="none" w:sz="0" w:space="0" w:color="auto"/>
        <w:right w:val="none" w:sz="0" w:space="0" w:color="auto"/>
      </w:divBdr>
    </w:div>
    <w:div w:id="1814518768">
      <w:bodyDiv w:val="1"/>
      <w:marLeft w:val="0"/>
      <w:marRight w:val="0"/>
      <w:marTop w:val="0"/>
      <w:marBottom w:val="0"/>
      <w:divBdr>
        <w:top w:val="none" w:sz="0" w:space="0" w:color="auto"/>
        <w:left w:val="none" w:sz="0" w:space="0" w:color="auto"/>
        <w:bottom w:val="none" w:sz="0" w:space="0" w:color="auto"/>
        <w:right w:val="none" w:sz="0" w:space="0" w:color="auto"/>
      </w:divBdr>
    </w:div>
    <w:div w:id="1815021879">
      <w:bodyDiv w:val="1"/>
      <w:marLeft w:val="0"/>
      <w:marRight w:val="0"/>
      <w:marTop w:val="0"/>
      <w:marBottom w:val="0"/>
      <w:divBdr>
        <w:top w:val="none" w:sz="0" w:space="0" w:color="auto"/>
        <w:left w:val="none" w:sz="0" w:space="0" w:color="auto"/>
        <w:bottom w:val="none" w:sz="0" w:space="0" w:color="auto"/>
        <w:right w:val="none" w:sz="0" w:space="0" w:color="auto"/>
      </w:divBdr>
    </w:div>
    <w:div w:id="1815220523">
      <w:bodyDiv w:val="1"/>
      <w:marLeft w:val="0"/>
      <w:marRight w:val="0"/>
      <w:marTop w:val="0"/>
      <w:marBottom w:val="0"/>
      <w:divBdr>
        <w:top w:val="none" w:sz="0" w:space="0" w:color="auto"/>
        <w:left w:val="none" w:sz="0" w:space="0" w:color="auto"/>
        <w:bottom w:val="none" w:sz="0" w:space="0" w:color="auto"/>
        <w:right w:val="none" w:sz="0" w:space="0" w:color="auto"/>
      </w:divBdr>
    </w:div>
    <w:div w:id="1815562890">
      <w:bodyDiv w:val="1"/>
      <w:marLeft w:val="0"/>
      <w:marRight w:val="0"/>
      <w:marTop w:val="0"/>
      <w:marBottom w:val="0"/>
      <w:divBdr>
        <w:top w:val="none" w:sz="0" w:space="0" w:color="auto"/>
        <w:left w:val="none" w:sz="0" w:space="0" w:color="auto"/>
        <w:bottom w:val="none" w:sz="0" w:space="0" w:color="auto"/>
        <w:right w:val="none" w:sz="0" w:space="0" w:color="auto"/>
      </w:divBdr>
    </w:div>
    <w:div w:id="1815828295">
      <w:bodyDiv w:val="1"/>
      <w:marLeft w:val="0"/>
      <w:marRight w:val="0"/>
      <w:marTop w:val="0"/>
      <w:marBottom w:val="0"/>
      <w:divBdr>
        <w:top w:val="none" w:sz="0" w:space="0" w:color="auto"/>
        <w:left w:val="none" w:sz="0" w:space="0" w:color="auto"/>
        <w:bottom w:val="none" w:sz="0" w:space="0" w:color="auto"/>
        <w:right w:val="none" w:sz="0" w:space="0" w:color="auto"/>
      </w:divBdr>
    </w:div>
    <w:div w:id="1821996850">
      <w:bodyDiv w:val="1"/>
      <w:marLeft w:val="0"/>
      <w:marRight w:val="0"/>
      <w:marTop w:val="0"/>
      <w:marBottom w:val="0"/>
      <w:divBdr>
        <w:top w:val="none" w:sz="0" w:space="0" w:color="auto"/>
        <w:left w:val="none" w:sz="0" w:space="0" w:color="auto"/>
        <w:bottom w:val="none" w:sz="0" w:space="0" w:color="auto"/>
        <w:right w:val="none" w:sz="0" w:space="0" w:color="auto"/>
      </w:divBdr>
    </w:div>
    <w:div w:id="1822455584">
      <w:bodyDiv w:val="1"/>
      <w:marLeft w:val="0"/>
      <w:marRight w:val="0"/>
      <w:marTop w:val="0"/>
      <w:marBottom w:val="0"/>
      <w:divBdr>
        <w:top w:val="none" w:sz="0" w:space="0" w:color="auto"/>
        <w:left w:val="none" w:sz="0" w:space="0" w:color="auto"/>
        <w:bottom w:val="none" w:sz="0" w:space="0" w:color="auto"/>
        <w:right w:val="none" w:sz="0" w:space="0" w:color="auto"/>
      </w:divBdr>
    </w:div>
    <w:div w:id="1823112603">
      <w:bodyDiv w:val="1"/>
      <w:marLeft w:val="0"/>
      <w:marRight w:val="0"/>
      <w:marTop w:val="0"/>
      <w:marBottom w:val="0"/>
      <w:divBdr>
        <w:top w:val="none" w:sz="0" w:space="0" w:color="auto"/>
        <w:left w:val="none" w:sz="0" w:space="0" w:color="auto"/>
        <w:bottom w:val="none" w:sz="0" w:space="0" w:color="auto"/>
        <w:right w:val="none" w:sz="0" w:space="0" w:color="auto"/>
      </w:divBdr>
    </w:div>
    <w:div w:id="1824739382">
      <w:bodyDiv w:val="1"/>
      <w:marLeft w:val="0"/>
      <w:marRight w:val="0"/>
      <w:marTop w:val="0"/>
      <w:marBottom w:val="0"/>
      <w:divBdr>
        <w:top w:val="none" w:sz="0" w:space="0" w:color="auto"/>
        <w:left w:val="none" w:sz="0" w:space="0" w:color="auto"/>
        <w:bottom w:val="none" w:sz="0" w:space="0" w:color="auto"/>
        <w:right w:val="none" w:sz="0" w:space="0" w:color="auto"/>
      </w:divBdr>
    </w:div>
    <w:div w:id="1826359107">
      <w:bodyDiv w:val="1"/>
      <w:marLeft w:val="0"/>
      <w:marRight w:val="0"/>
      <w:marTop w:val="0"/>
      <w:marBottom w:val="0"/>
      <w:divBdr>
        <w:top w:val="none" w:sz="0" w:space="0" w:color="auto"/>
        <w:left w:val="none" w:sz="0" w:space="0" w:color="auto"/>
        <w:bottom w:val="none" w:sz="0" w:space="0" w:color="auto"/>
        <w:right w:val="none" w:sz="0" w:space="0" w:color="auto"/>
      </w:divBdr>
    </w:div>
    <w:div w:id="1827086884">
      <w:bodyDiv w:val="1"/>
      <w:marLeft w:val="0"/>
      <w:marRight w:val="0"/>
      <w:marTop w:val="0"/>
      <w:marBottom w:val="0"/>
      <w:divBdr>
        <w:top w:val="none" w:sz="0" w:space="0" w:color="auto"/>
        <w:left w:val="none" w:sz="0" w:space="0" w:color="auto"/>
        <w:bottom w:val="none" w:sz="0" w:space="0" w:color="auto"/>
        <w:right w:val="none" w:sz="0" w:space="0" w:color="auto"/>
      </w:divBdr>
    </w:div>
    <w:div w:id="1828013349">
      <w:bodyDiv w:val="1"/>
      <w:marLeft w:val="0"/>
      <w:marRight w:val="0"/>
      <w:marTop w:val="0"/>
      <w:marBottom w:val="0"/>
      <w:divBdr>
        <w:top w:val="none" w:sz="0" w:space="0" w:color="auto"/>
        <w:left w:val="none" w:sz="0" w:space="0" w:color="auto"/>
        <w:bottom w:val="none" w:sz="0" w:space="0" w:color="auto"/>
        <w:right w:val="none" w:sz="0" w:space="0" w:color="auto"/>
      </w:divBdr>
    </w:div>
    <w:div w:id="1828282098">
      <w:bodyDiv w:val="1"/>
      <w:marLeft w:val="0"/>
      <w:marRight w:val="0"/>
      <w:marTop w:val="0"/>
      <w:marBottom w:val="0"/>
      <w:divBdr>
        <w:top w:val="none" w:sz="0" w:space="0" w:color="auto"/>
        <w:left w:val="none" w:sz="0" w:space="0" w:color="auto"/>
        <w:bottom w:val="none" w:sz="0" w:space="0" w:color="auto"/>
        <w:right w:val="none" w:sz="0" w:space="0" w:color="auto"/>
      </w:divBdr>
    </w:div>
    <w:div w:id="1829637541">
      <w:bodyDiv w:val="1"/>
      <w:marLeft w:val="0"/>
      <w:marRight w:val="0"/>
      <w:marTop w:val="0"/>
      <w:marBottom w:val="0"/>
      <w:divBdr>
        <w:top w:val="none" w:sz="0" w:space="0" w:color="auto"/>
        <w:left w:val="none" w:sz="0" w:space="0" w:color="auto"/>
        <w:bottom w:val="none" w:sz="0" w:space="0" w:color="auto"/>
        <w:right w:val="none" w:sz="0" w:space="0" w:color="auto"/>
      </w:divBdr>
    </w:div>
    <w:div w:id="1833057760">
      <w:bodyDiv w:val="1"/>
      <w:marLeft w:val="0"/>
      <w:marRight w:val="0"/>
      <w:marTop w:val="0"/>
      <w:marBottom w:val="0"/>
      <w:divBdr>
        <w:top w:val="none" w:sz="0" w:space="0" w:color="auto"/>
        <w:left w:val="none" w:sz="0" w:space="0" w:color="auto"/>
        <w:bottom w:val="none" w:sz="0" w:space="0" w:color="auto"/>
        <w:right w:val="none" w:sz="0" w:space="0" w:color="auto"/>
      </w:divBdr>
    </w:div>
    <w:div w:id="1835299578">
      <w:bodyDiv w:val="1"/>
      <w:marLeft w:val="0"/>
      <w:marRight w:val="0"/>
      <w:marTop w:val="0"/>
      <w:marBottom w:val="0"/>
      <w:divBdr>
        <w:top w:val="none" w:sz="0" w:space="0" w:color="auto"/>
        <w:left w:val="none" w:sz="0" w:space="0" w:color="auto"/>
        <w:bottom w:val="none" w:sz="0" w:space="0" w:color="auto"/>
        <w:right w:val="none" w:sz="0" w:space="0" w:color="auto"/>
      </w:divBdr>
    </w:div>
    <w:div w:id="1835559656">
      <w:bodyDiv w:val="1"/>
      <w:marLeft w:val="0"/>
      <w:marRight w:val="0"/>
      <w:marTop w:val="0"/>
      <w:marBottom w:val="0"/>
      <w:divBdr>
        <w:top w:val="none" w:sz="0" w:space="0" w:color="auto"/>
        <w:left w:val="none" w:sz="0" w:space="0" w:color="auto"/>
        <w:bottom w:val="none" w:sz="0" w:space="0" w:color="auto"/>
        <w:right w:val="none" w:sz="0" w:space="0" w:color="auto"/>
      </w:divBdr>
    </w:div>
    <w:div w:id="1836220164">
      <w:bodyDiv w:val="1"/>
      <w:marLeft w:val="0"/>
      <w:marRight w:val="0"/>
      <w:marTop w:val="0"/>
      <w:marBottom w:val="0"/>
      <w:divBdr>
        <w:top w:val="none" w:sz="0" w:space="0" w:color="auto"/>
        <w:left w:val="none" w:sz="0" w:space="0" w:color="auto"/>
        <w:bottom w:val="none" w:sz="0" w:space="0" w:color="auto"/>
        <w:right w:val="none" w:sz="0" w:space="0" w:color="auto"/>
      </w:divBdr>
    </w:div>
    <w:div w:id="1839611039">
      <w:bodyDiv w:val="1"/>
      <w:marLeft w:val="0"/>
      <w:marRight w:val="0"/>
      <w:marTop w:val="0"/>
      <w:marBottom w:val="0"/>
      <w:divBdr>
        <w:top w:val="none" w:sz="0" w:space="0" w:color="auto"/>
        <w:left w:val="none" w:sz="0" w:space="0" w:color="auto"/>
        <w:bottom w:val="none" w:sz="0" w:space="0" w:color="auto"/>
        <w:right w:val="none" w:sz="0" w:space="0" w:color="auto"/>
      </w:divBdr>
    </w:div>
    <w:div w:id="1842810404">
      <w:bodyDiv w:val="1"/>
      <w:marLeft w:val="0"/>
      <w:marRight w:val="0"/>
      <w:marTop w:val="0"/>
      <w:marBottom w:val="0"/>
      <w:divBdr>
        <w:top w:val="none" w:sz="0" w:space="0" w:color="auto"/>
        <w:left w:val="none" w:sz="0" w:space="0" w:color="auto"/>
        <w:bottom w:val="none" w:sz="0" w:space="0" w:color="auto"/>
        <w:right w:val="none" w:sz="0" w:space="0" w:color="auto"/>
      </w:divBdr>
    </w:div>
    <w:div w:id="1846165238">
      <w:bodyDiv w:val="1"/>
      <w:marLeft w:val="0"/>
      <w:marRight w:val="0"/>
      <w:marTop w:val="0"/>
      <w:marBottom w:val="0"/>
      <w:divBdr>
        <w:top w:val="none" w:sz="0" w:space="0" w:color="auto"/>
        <w:left w:val="none" w:sz="0" w:space="0" w:color="auto"/>
        <w:bottom w:val="none" w:sz="0" w:space="0" w:color="auto"/>
        <w:right w:val="none" w:sz="0" w:space="0" w:color="auto"/>
      </w:divBdr>
    </w:div>
    <w:div w:id="1846169242">
      <w:bodyDiv w:val="1"/>
      <w:marLeft w:val="0"/>
      <w:marRight w:val="0"/>
      <w:marTop w:val="0"/>
      <w:marBottom w:val="0"/>
      <w:divBdr>
        <w:top w:val="none" w:sz="0" w:space="0" w:color="auto"/>
        <w:left w:val="none" w:sz="0" w:space="0" w:color="auto"/>
        <w:bottom w:val="none" w:sz="0" w:space="0" w:color="auto"/>
        <w:right w:val="none" w:sz="0" w:space="0" w:color="auto"/>
      </w:divBdr>
    </w:div>
    <w:div w:id="1848134660">
      <w:bodyDiv w:val="1"/>
      <w:marLeft w:val="0"/>
      <w:marRight w:val="0"/>
      <w:marTop w:val="0"/>
      <w:marBottom w:val="0"/>
      <w:divBdr>
        <w:top w:val="none" w:sz="0" w:space="0" w:color="auto"/>
        <w:left w:val="none" w:sz="0" w:space="0" w:color="auto"/>
        <w:bottom w:val="none" w:sz="0" w:space="0" w:color="auto"/>
        <w:right w:val="none" w:sz="0" w:space="0" w:color="auto"/>
      </w:divBdr>
    </w:div>
    <w:div w:id="1850826315">
      <w:bodyDiv w:val="1"/>
      <w:marLeft w:val="0"/>
      <w:marRight w:val="0"/>
      <w:marTop w:val="0"/>
      <w:marBottom w:val="0"/>
      <w:divBdr>
        <w:top w:val="none" w:sz="0" w:space="0" w:color="auto"/>
        <w:left w:val="none" w:sz="0" w:space="0" w:color="auto"/>
        <w:bottom w:val="none" w:sz="0" w:space="0" w:color="auto"/>
        <w:right w:val="none" w:sz="0" w:space="0" w:color="auto"/>
      </w:divBdr>
    </w:div>
    <w:div w:id="1850947882">
      <w:bodyDiv w:val="1"/>
      <w:marLeft w:val="0"/>
      <w:marRight w:val="0"/>
      <w:marTop w:val="0"/>
      <w:marBottom w:val="0"/>
      <w:divBdr>
        <w:top w:val="none" w:sz="0" w:space="0" w:color="auto"/>
        <w:left w:val="none" w:sz="0" w:space="0" w:color="auto"/>
        <w:bottom w:val="none" w:sz="0" w:space="0" w:color="auto"/>
        <w:right w:val="none" w:sz="0" w:space="0" w:color="auto"/>
      </w:divBdr>
    </w:div>
    <w:div w:id="1851675724">
      <w:bodyDiv w:val="1"/>
      <w:marLeft w:val="0"/>
      <w:marRight w:val="0"/>
      <w:marTop w:val="0"/>
      <w:marBottom w:val="0"/>
      <w:divBdr>
        <w:top w:val="none" w:sz="0" w:space="0" w:color="auto"/>
        <w:left w:val="none" w:sz="0" w:space="0" w:color="auto"/>
        <w:bottom w:val="none" w:sz="0" w:space="0" w:color="auto"/>
        <w:right w:val="none" w:sz="0" w:space="0" w:color="auto"/>
      </w:divBdr>
    </w:div>
    <w:div w:id="1852839495">
      <w:bodyDiv w:val="1"/>
      <w:marLeft w:val="0"/>
      <w:marRight w:val="0"/>
      <w:marTop w:val="0"/>
      <w:marBottom w:val="0"/>
      <w:divBdr>
        <w:top w:val="none" w:sz="0" w:space="0" w:color="auto"/>
        <w:left w:val="none" w:sz="0" w:space="0" w:color="auto"/>
        <w:bottom w:val="none" w:sz="0" w:space="0" w:color="auto"/>
        <w:right w:val="none" w:sz="0" w:space="0" w:color="auto"/>
      </w:divBdr>
    </w:div>
    <w:div w:id="1853766133">
      <w:bodyDiv w:val="1"/>
      <w:marLeft w:val="0"/>
      <w:marRight w:val="0"/>
      <w:marTop w:val="0"/>
      <w:marBottom w:val="0"/>
      <w:divBdr>
        <w:top w:val="none" w:sz="0" w:space="0" w:color="auto"/>
        <w:left w:val="none" w:sz="0" w:space="0" w:color="auto"/>
        <w:bottom w:val="none" w:sz="0" w:space="0" w:color="auto"/>
        <w:right w:val="none" w:sz="0" w:space="0" w:color="auto"/>
      </w:divBdr>
    </w:div>
    <w:div w:id="1853954769">
      <w:bodyDiv w:val="1"/>
      <w:marLeft w:val="0"/>
      <w:marRight w:val="0"/>
      <w:marTop w:val="0"/>
      <w:marBottom w:val="0"/>
      <w:divBdr>
        <w:top w:val="none" w:sz="0" w:space="0" w:color="auto"/>
        <w:left w:val="none" w:sz="0" w:space="0" w:color="auto"/>
        <w:bottom w:val="none" w:sz="0" w:space="0" w:color="auto"/>
        <w:right w:val="none" w:sz="0" w:space="0" w:color="auto"/>
      </w:divBdr>
    </w:div>
    <w:div w:id="1856265679">
      <w:bodyDiv w:val="1"/>
      <w:marLeft w:val="0"/>
      <w:marRight w:val="0"/>
      <w:marTop w:val="0"/>
      <w:marBottom w:val="0"/>
      <w:divBdr>
        <w:top w:val="none" w:sz="0" w:space="0" w:color="auto"/>
        <w:left w:val="none" w:sz="0" w:space="0" w:color="auto"/>
        <w:bottom w:val="none" w:sz="0" w:space="0" w:color="auto"/>
        <w:right w:val="none" w:sz="0" w:space="0" w:color="auto"/>
      </w:divBdr>
    </w:div>
    <w:div w:id="1856533402">
      <w:bodyDiv w:val="1"/>
      <w:marLeft w:val="0"/>
      <w:marRight w:val="0"/>
      <w:marTop w:val="0"/>
      <w:marBottom w:val="0"/>
      <w:divBdr>
        <w:top w:val="none" w:sz="0" w:space="0" w:color="auto"/>
        <w:left w:val="none" w:sz="0" w:space="0" w:color="auto"/>
        <w:bottom w:val="none" w:sz="0" w:space="0" w:color="auto"/>
        <w:right w:val="none" w:sz="0" w:space="0" w:color="auto"/>
      </w:divBdr>
    </w:div>
    <w:div w:id="1859998792">
      <w:bodyDiv w:val="1"/>
      <w:marLeft w:val="0"/>
      <w:marRight w:val="0"/>
      <w:marTop w:val="0"/>
      <w:marBottom w:val="0"/>
      <w:divBdr>
        <w:top w:val="none" w:sz="0" w:space="0" w:color="auto"/>
        <w:left w:val="none" w:sz="0" w:space="0" w:color="auto"/>
        <w:bottom w:val="none" w:sz="0" w:space="0" w:color="auto"/>
        <w:right w:val="none" w:sz="0" w:space="0" w:color="auto"/>
      </w:divBdr>
    </w:div>
    <w:div w:id="1860309919">
      <w:bodyDiv w:val="1"/>
      <w:marLeft w:val="0"/>
      <w:marRight w:val="0"/>
      <w:marTop w:val="0"/>
      <w:marBottom w:val="0"/>
      <w:divBdr>
        <w:top w:val="none" w:sz="0" w:space="0" w:color="auto"/>
        <w:left w:val="none" w:sz="0" w:space="0" w:color="auto"/>
        <w:bottom w:val="none" w:sz="0" w:space="0" w:color="auto"/>
        <w:right w:val="none" w:sz="0" w:space="0" w:color="auto"/>
      </w:divBdr>
    </w:div>
    <w:div w:id="1860581995">
      <w:bodyDiv w:val="1"/>
      <w:marLeft w:val="0"/>
      <w:marRight w:val="0"/>
      <w:marTop w:val="0"/>
      <w:marBottom w:val="0"/>
      <w:divBdr>
        <w:top w:val="none" w:sz="0" w:space="0" w:color="auto"/>
        <w:left w:val="none" w:sz="0" w:space="0" w:color="auto"/>
        <w:bottom w:val="none" w:sz="0" w:space="0" w:color="auto"/>
        <w:right w:val="none" w:sz="0" w:space="0" w:color="auto"/>
      </w:divBdr>
    </w:div>
    <w:div w:id="1860704297">
      <w:bodyDiv w:val="1"/>
      <w:marLeft w:val="0"/>
      <w:marRight w:val="0"/>
      <w:marTop w:val="0"/>
      <w:marBottom w:val="0"/>
      <w:divBdr>
        <w:top w:val="none" w:sz="0" w:space="0" w:color="auto"/>
        <w:left w:val="none" w:sz="0" w:space="0" w:color="auto"/>
        <w:bottom w:val="none" w:sz="0" w:space="0" w:color="auto"/>
        <w:right w:val="none" w:sz="0" w:space="0" w:color="auto"/>
      </w:divBdr>
    </w:div>
    <w:div w:id="1862160284">
      <w:bodyDiv w:val="1"/>
      <w:marLeft w:val="0"/>
      <w:marRight w:val="0"/>
      <w:marTop w:val="0"/>
      <w:marBottom w:val="0"/>
      <w:divBdr>
        <w:top w:val="none" w:sz="0" w:space="0" w:color="auto"/>
        <w:left w:val="none" w:sz="0" w:space="0" w:color="auto"/>
        <w:bottom w:val="none" w:sz="0" w:space="0" w:color="auto"/>
        <w:right w:val="none" w:sz="0" w:space="0" w:color="auto"/>
      </w:divBdr>
    </w:div>
    <w:div w:id="1862237075">
      <w:bodyDiv w:val="1"/>
      <w:marLeft w:val="0"/>
      <w:marRight w:val="0"/>
      <w:marTop w:val="0"/>
      <w:marBottom w:val="0"/>
      <w:divBdr>
        <w:top w:val="none" w:sz="0" w:space="0" w:color="auto"/>
        <w:left w:val="none" w:sz="0" w:space="0" w:color="auto"/>
        <w:bottom w:val="none" w:sz="0" w:space="0" w:color="auto"/>
        <w:right w:val="none" w:sz="0" w:space="0" w:color="auto"/>
      </w:divBdr>
    </w:div>
    <w:div w:id="1862354577">
      <w:bodyDiv w:val="1"/>
      <w:marLeft w:val="0"/>
      <w:marRight w:val="0"/>
      <w:marTop w:val="0"/>
      <w:marBottom w:val="0"/>
      <w:divBdr>
        <w:top w:val="none" w:sz="0" w:space="0" w:color="auto"/>
        <w:left w:val="none" w:sz="0" w:space="0" w:color="auto"/>
        <w:bottom w:val="none" w:sz="0" w:space="0" w:color="auto"/>
        <w:right w:val="none" w:sz="0" w:space="0" w:color="auto"/>
      </w:divBdr>
    </w:div>
    <w:div w:id="1863009599">
      <w:bodyDiv w:val="1"/>
      <w:marLeft w:val="0"/>
      <w:marRight w:val="0"/>
      <w:marTop w:val="0"/>
      <w:marBottom w:val="0"/>
      <w:divBdr>
        <w:top w:val="none" w:sz="0" w:space="0" w:color="auto"/>
        <w:left w:val="none" w:sz="0" w:space="0" w:color="auto"/>
        <w:bottom w:val="none" w:sz="0" w:space="0" w:color="auto"/>
        <w:right w:val="none" w:sz="0" w:space="0" w:color="auto"/>
      </w:divBdr>
    </w:div>
    <w:div w:id="1863200291">
      <w:bodyDiv w:val="1"/>
      <w:marLeft w:val="0"/>
      <w:marRight w:val="0"/>
      <w:marTop w:val="0"/>
      <w:marBottom w:val="0"/>
      <w:divBdr>
        <w:top w:val="none" w:sz="0" w:space="0" w:color="auto"/>
        <w:left w:val="none" w:sz="0" w:space="0" w:color="auto"/>
        <w:bottom w:val="none" w:sz="0" w:space="0" w:color="auto"/>
        <w:right w:val="none" w:sz="0" w:space="0" w:color="auto"/>
      </w:divBdr>
    </w:div>
    <w:div w:id="1863744098">
      <w:bodyDiv w:val="1"/>
      <w:marLeft w:val="0"/>
      <w:marRight w:val="0"/>
      <w:marTop w:val="0"/>
      <w:marBottom w:val="0"/>
      <w:divBdr>
        <w:top w:val="none" w:sz="0" w:space="0" w:color="auto"/>
        <w:left w:val="none" w:sz="0" w:space="0" w:color="auto"/>
        <w:bottom w:val="none" w:sz="0" w:space="0" w:color="auto"/>
        <w:right w:val="none" w:sz="0" w:space="0" w:color="auto"/>
      </w:divBdr>
    </w:div>
    <w:div w:id="1868328142">
      <w:bodyDiv w:val="1"/>
      <w:marLeft w:val="0"/>
      <w:marRight w:val="0"/>
      <w:marTop w:val="0"/>
      <w:marBottom w:val="0"/>
      <w:divBdr>
        <w:top w:val="none" w:sz="0" w:space="0" w:color="auto"/>
        <w:left w:val="none" w:sz="0" w:space="0" w:color="auto"/>
        <w:bottom w:val="none" w:sz="0" w:space="0" w:color="auto"/>
        <w:right w:val="none" w:sz="0" w:space="0" w:color="auto"/>
      </w:divBdr>
    </w:div>
    <w:div w:id="1869220374">
      <w:bodyDiv w:val="1"/>
      <w:marLeft w:val="0"/>
      <w:marRight w:val="0"/>
      <w:marTop w:val="0"/>
      <w:marBottom w:val="0"/>
      <w:divBdr>
        <w:top w:val="none" w:sz="0" w:space="0" w:color="auto"/>
        <w:left w:val="none" w:sz="0" w:space="0" w:color="auto"/>
        <w:bottom w:val="none" w:sz="0" w:space="0" w:color="auto"/>
        <w:right w:val="none" w:sz="0" w:space="0" w:color="auto"/>
      </w:divBdr>
    </w:div>
    <w:div w:id="1869221735">
      <w:bodyDiv w:val="1"/>
      <w:marLeft w:val="0"/>
      <w:marRight w:val="0"/>
      <w:marTop w:val="0"/>
      <w:marBottom w:val="0"/>
      <w:divBdr>
        <w:top w:val="none" w:sz="0" w:space="0" w:color="auto"/>
        <w:left w:val="none" w:sz="0" w:space="0" w:color="auto"/>
        <w:bottom w:val="none" w:sz="0" w:space="0" w:color="auto"/>
        <w:right w:val="none" w:sz="0" w:space="0" w:color="auto"/>
      </w:divBdr>
    </w:div>
    <w:div w:id="1870220817">
      <w:bodyDiv w:val="1"/>
      <w:marLeft w:val="0"/>
      <w:marRight w:val="0"/>
      <w:marTop w:val="0"/>
      <w:marBottom w:val="0"/>
      <w:divBdr>
        <w:top w:val="none" w:sz="0" w:space="0" w:color="auto"/>
        <w:left w:val="none" w:sz="0" w:space="0" w:color="auto"/>
        <w:bottom w:val="none" w:sz="0" w:space="0" w:color="auto"/>
        <w:right w:val="none" w:sz="0" w:space="0" w:color="auto"/>
      </w:divBdr>
    </w:div>
    <w:div w:id="1871140556">
      <w:bodyDiv w:val="1"/>
      <w:marLeft w:val="0"/>
      <w:marRight w:val="0"/>
      <w:marTop w:val="0"/>
      <w:marBottom w:val="0"/>
      <w:divBdr>
        <w:top w:val="none" w:sz="0" w:space="0" w:color="auto"/>
        <w:left w:val="none" w:sz="0" w:space="0" w:color="auto"/>
        <w:bottom w:val="none" w:sz="0" w:space="0" w:color="auto"/>
        <w:right w:val="none" w:sz="0" w:space="0" w:color="auto"/>
      </w:divBdr>
    </w:div>
    <w:div w:id="1871146122">
      <w:bodyDiv w:val="1"/>
      <w:marLeft w:val="0"/>
      <w:marRight w:val="0"/>
      <w:marTop w:val="0"/>
      <w:marBottom w:val="0"/>
      <w:divBdr>
        <w:top w:val="none" w:sz="0" w:space="0" w:color="auto"/>
        <w:left w:val="none" w:sz="0" w:space="0" w:color="auto"/>
        <w:bottom w:val="none" w:sz="0" w:space="0" w:color="auto"/>
        <w:right w:val="none" w:sz="0" w:space="0" w:color="auto"/>
      </w:divBdr>
    </w:div>
    <w:div w:id="1874952081">
      <w:bodyDiv w:val="1"/>
      <w:marLeft w:val="0"/>
      <w:marRight w:val="0"/>
      <w:marTop w:val="0"/>
      <w:marBottom w:val="0"/>
      <w:divBdr>
        <w:top w:val="none" w:sz="0" w:space="0" w:color="auto"/>
        <w:left w:val="none" w:sz="0" w:space="0" w:color="auto"/>
        <w:bottom w:val="none" w:sz="0" w:space="0" w:color="auto"/>
        <w:right w:val="none" w:sz="0" w:space="0" w:color="auto"/>
      </w:divBdr>
    </w:div>
    <w:div w:id="1876962715">
      <w:bodyDiv w:val="1"/>
      <w:marLeft w:val="0"/>
      <w:marRight w:val="0"/>
      <w:marTop w:val="0"/>
      <w:marBottom w:val="0"/>
      <w:divBdr>
        <w:top w:val="none" w:sz="0" w:space="0" w:color="auto"/>
        <w:left w:val="none" w:sz="0" w:space="0" w:color="auto"/>
        <w:bottom w:val="none" w:sz="0" w:space="0" w:color="auto"/>
        <w:right w:val="none" w:sz="0" w:space="0" w:color="auto"/>
      </w:divBdr>
    </w:div>
    <w:div w:id="1877813368">
      <w:bodyDiv w:val="1"/>
      <w:marLeft w:val="0"/>
      <w:marRight w:val="0"/>
      <w:marTop w:val="0"/>
      <w:marBottom w:val="0"/>
      <w:divBdr>
        <w:top w:val="none" w:sz="0" w:space="0" w:color="auto"/>
        <w:left w:val="none" w:sz="0" w:space="0" w:color="auto"/>
        <w:bottom w:val="none" w:sz="0" w:space="0" w:color="auto"/>
        <w:right w:val="none" w:sz="0" w:space="0" w:color="auto"/>
      </w:divBdr>
    </w:div>
    <w:div w:id="1878934731">
      <w:bodyDiv w:val="1"/>
      <w:marLeft w:val="0"/>
      <w:marRight w:val="0"/>
      <w:marTop w:val="0"/>
      <w:marBottom w:val="0"/>
      <w:divBdr>
        <w:top w:val="none" w:sz="0" w:space="0" w:color="auto"/>
        <w:left w:val="none" w:sz="0" w:space="0" w:color="auto"/>
        <w:bottom w:val="none" w:sz="0" w:space="0" w:color="auto"/>
        <w:right w:val="none" w:sz="0" w:space="0" w:color="auto"/>
      </w:divBdr>
    </w:div>
    <w:div w:id="1881282576">
      <w:bodyDiv w:val="1"/>
      <w:marLeft w:val="0"/>
      <w:marRight w:val="0"/>
      <w:marTop w:val="0"/>
      <w:marBottom w:val="0"/>
      <w:divBdr>
        <w:top w:val="none" w:sz="0" w:space="0" w:color="auto"/>
        <w:left w:val="none" w:sz="0" w:space="0" w:color="auto"/>
        <w:bottom w:val="none" w:sz="0" w:space="0" w:color="auto"/>
        <w:right w:val="none" w:sz="0" w:space="0" w:color="auto"/>
      </w:divBdr>
    </w:div>
    <w:div w:id="1882665732">
      <w:bodyDiv w:val="1"/>
      <w:marLeft w:val="0"/>
      <w:marRight w:val="0"/>
      <w:marTop w:val="0"/>
      <w:marBottom w:val="0"/>
      <w:divBdr>
        <w:top w:val="none" w:sz="0" w:space="0" w:color="auto"/>
        <w:left w:val="none" w:sz="0" w:space="0" w:color="auto"/>
        <w:bottom w:val="none" w:sz="0" w:space="0" w:color="auto"/>
        <w:right w:val="none" w:sz="0" w:space="0" w:color="auto"/>
      </w:divBdr>
    </w:div>
    <w:div w:id="1882860831">
      <w:bodyDiv w:val="1"/>
      <w:marLeft w:val="0"/>
      <w:marRight w:val="0"/>
      <w:marTop w:val="0"/>
      <w:marBottom w:val="0"/>
      <w:divBdr>
        <w:top w:val="none" w:sz="0" w:space="0" w:color="auto"/>
        <w:left w:val="none" w:sz="0" w:space="0" w:color="auto"/>
        <w:bottom w:val="none" w:sz="0" w:space="0" w:color="auto"/>
        <w:right w:val="none" w:sz="0" w:space="0" w:color="auto"/>
      </w:divBdr>
    </w:div>
    <w:div w:id="1883974450">
      <w:bodyDiv w:val="1"/>
      <w:marLeft w:val="0"/>
      <w:marRight w:val="0"/>
      <w:marTop w:val="0"/>
      <w:marBottom w:val="0"/>
      <w:divBdr>
        <w:top w:val="none" w:sz="0" w:space="0" w:color="auto"/>
        <w:left w:val="none" w:sz="0" w:space="0" w:color="auto"/>
        <w:bottom w:val="none" w:sz="0" w:space="0" w:color="auto"/>
        <w:right w:val="none" w:sz="0" w:space="0" w:color="auto"/>
      </w:divBdr>
    </w:div>
    <w:div w:id="1886481638">
      <w:bodyDiv w:val="1"/>
      <w:marLeft w:val="0"/>
      <w:marRight w:val="0"/>
      <w:marTop w:val="0"/>
      <w:marBottom w:val="0"/>
      <w:divBdr>
        <w:top w:val="none" w:sz="0" w:space="0" w:color="auto"/>
        <w:left w:val="none" w:sz="0" w:space="0" w:color="auto"/>
        <w:bottom w:val="none" w:sz="0" w:space="0" w:color="auto"/>
        <w:right w:val="none" w:sz="0" w:space="0" w:color="auto"/>
      </w:divBdr>
    </w:div>
    <w:div w:id="1888762009">
      <w:bodyDiv w:val="1"/>
      <w:marLeft w:val="0"/>
      <w:marRight w:val="0"/>
      <w:marTop w:val="0"/>
      <w:marBottom w:val="0"/>
      <w:divBdr>
        <w:top w:val="none" w:sz="0" w:space="0" w:color="auto"/>
        <w:left w:val="none" w:sz="0" w:space="0" w:color="auto"/>
        <w:bottom w:val="none" w:sz="0" w:space="0" w:color="auto"/>
        <w:right w:val="none" w:sz="0" w:space="0" w:color="auto"/>
      </w:divBdr>
    </w:div>
    <w:div w:id="1891109061">
      <w:bodyDiv w:val="1"/>
      <w:marLeft w:val="0"/>
      <w:marRight w:val="0"/>
      <w:marTop w:val="0"/>
      <w:marBottom w:val="0"/>
      <w:divBdr>
        <w:top w:val="none" w:sz="0" w:space="0" w:color="auto"/>
        <w:left w:val="none" w:sz="0" w:space="0" w:color="auto"/>
        <w:bottom w:val="none" w:sz="0" w:space="0" w:color="auto"/>
        <w:right w:val="none" w:sz="0" w:space="0" w:color="auto"/>
      </w:divBdr>
    </w:div>
    <w:div w:id="1896160437">
      <w:bodyDiv w:val="1"/>
      <w:marLeft w:val="0"/>
      <w:marRight w:val="0"/>
      <w:marTop w:val="0"/>
      <w:marBottom w:val="0"/>
      <w:divBdr>
        <w:top w:val="none" w:sz="0" w:space="0" w:color="auto"/>
        <w:left w:val="none" w:sz="0" w:space="0" w:color="auto"/>
        <w:bottom w:val="none" w:sz="0" w:space="0" w:color="auto"/>
        <w:right w:val="none" w:sz="0" w:space="0" w:color="auto"/>
      </w:divBdr>
    </w:div>
    <w:div w:id="1896427117">
      <w:bodyDiv w:val="1"/>
      <w:marLeft w:val="0"/>
      <w:marRight w:val="0"/>
      <w:marTop w:val="0"/>
      <w:marBottom w:val="0"/>
      <w:divBdr>
        <w:top w:val="none" w:sz="0" w:space="0" w:color="auto"/>
        <w:left w:val="none" w:sz="0" w:space="0" w:color="auto"/>
        <w:bottom w:val="none" w:sz="0" w:space="0" w:color="auto"/>
        <w:right w:val="none" w:sz="0" w:space="0" w:color="auto"/>
      </w:divBdr>
    </w:div>
    <w:div w:id="1898009840">
      <w:bodyDiv w:val="1"/>
      <w:marLeft w:val="0"/>
      <w:marRight w:val="0"/>
      <w:marTop w:val="0"/>
      <w:marBottom w:val="0"/>
      <w:divBdr>
        <w:top w:val="none" w:sz="0" w:space="0" w:color="auto"/>
        <w:left w:val="none" w:sz="0" w:space="0" w:color="auto"/>
        <w:bottom w:val="none" w:sz="0" w:space="0" w:color="auto"/>
        <w:right w:val="none" w:sz="0" w:space="0" w:color="auto"/>
      </w:divBdr>
    </w:div>
    <w:div w:id="1899394242">
      <w:bodyDiv w:val="1"/>
      <w:marLeft w:val="0"/>
      <w:marRight w:val="0"/>
      <w:marTop w:val="0"/>
      <w:marBottom w:val="0"/>
      <w:divBdr>
        <w:top w:val="none" w:sz="0" w:space="0" w:color="auto"/>
        <w:left w:val="none" w:sz="0" w:space="0" w:color="auto"/>
        <w:bottom w:val="none" w:sz="0" w:space="0" w:color="auto"/>
        <w:right w:val="none" w:sz="0" w:space="0" w:color="auto"/>
      </w:divBdr>
    </w:div>
    <w:div w:id="1899824077">
      <w:bodyDiv w:val="1"/>
      <w:marLeft w:val="0"/>
      <w:marRight w:val="0"/>
      <w:marTop w:val="0"/>
      <w:marBottom w:val="0"/>
      <w:divBdr>
        <w:top w:val="none" w:sz="0" w:space="0" w:color="auto"/>
        <w:left w:val="none" w:sz="0" w:space="0" w:color="auto"/>
        <w:bottom w:val="none" w:sz="0" w:space="0" w:color="auto"/>
        <w:right w:val="none" w:sz="0" w:space="0" w:color="auto"/>
      </w:divBdr>
    </w:div>
    <w:div w:id="1901552455">
      <w:bodyDiv w:val="1"/>
      <w:marLeft w:val="0"/>
      <w:marRight w:val="0"/>
      <w:marTop w:val="0"/>
      <w:marBottom w:val="0"/>
      <w:divBdr>
        <w:top w:val="none" w:sz="0" w:space="0" w:color="auto"/>
        <w:left w:val="none" w:sz="0" w:space="0" w:color="auto"/>
        <w:bottom w:val="none" w:sz="0" w:space="0" w:color="auto"/>
        <w:right w:val="none" w:sz="0" w:space="0" w:color="auto"/>
      </w:divBdr>
    </w:div>
    <w:div w:id="1902053921">
      <w:bodyDiv w:val="1"/>
      <w:marLeft w:val="0"/>
      <w:marRight w:val="0"/>
      <w:marTop w:val="0"/>
      <w:marBottom w:val="0"/>
      <w:divBdr>
        <w:top w:val="none" w:sz="0" w:space="0" w:color="auto"/>
        <w:left w:val="none" w:sz="0" w:space="0" w:color="auto"/>
        <w:bottom w:val="none" w:sz="0" w:space="0" w:color="auto"/>
        <w:right w:val="none" w:sz="0" w:space="0" w:color="auto"/>
      </w:divBdr>
    </w:div>
    <w:div w:id="1903829723">
      <w:bodyDiv w:val="1"/>
      <w:marLeft w:val="0"/>
      <w:marRight w:val="0"/>
      <w:marTop w:val="0"/>
      <w:marBottom w:val="0"/>
      <w:divBdr>
        <w:top w:val="none" w:sz="0" w:space="0" w:color="auto"/>
        <w:left w:val="none" w:sz="0" w:space="0" w:color="auto"/>
        <w:bottom w:val="none" w:sz="0" w:space="0" w:color="auto"/>
        <w:right w:val="none" w:sz="0" w:space="0" w:color="auto"/>
      </w:divBdr>
    </w:div>
    <w:div w:id="1905556037">
      <w:bodyDiv w:val="1"/>
      <w:marLeft w:val="0"/>
      <w:marRight w:val="0"/>
      <w:marTop w:val="0"/>
      <w:marBottom w:val="0"/>
      <w:divBdr>
        <w:top w:val="none" w:sz="0" w:space="0" w:color="auto"/>
        <w:left w:val="none" w:sz="0" w:space="0" w:color="auto"/>
        <w:bottom w:val="none" w:sz="0" w:space="0" w:color="auto"/>
        <w:right w:val="none" w:sz="0" w:space="0" w:color="auto"/>
      </w:divBdr>
    </w:div>
    <w:div w:id="1908106547">
      <w:bodyDiv w:val="1"/>
      <w:marLeft w:val="0"/>
      <w:marRight w:val="0"/>
      <w:marTop w:val="0"/>
      <w:marBottom w:val="0"/>
      <w:divBdr>
        <w:top w:val="none" w:sz="0" w:space="0" w:color="auto"/>
        <w:left w:val="none" w:sz="0" w:space="0" w:color="auto"/>
        <w:bottom w:val="none" w:sz="0" w:space="0" w:color="auto"/>
        <w:right w:val="none" w:sz="0" w:space="0" w:color="auto"/>
      </w:divBdr>
    </w:div>
    <w:div w:id="1908303790">
      <w:bodyDiv w:val="1"/>
      <w:marLeft w:val="0"/>
      <w:marRight w:val="0"/>
      <w:marTop w:val="0"/>
      <w:marBottom w:val="0"/>
      <w:divBdr>
        <w:top w:val="none" w:sz="0" w:space="0" w:color="auto"/>
        <w:left w:val="none" w:sz="0" w:space="0" w:color="auto"/>
        <w:bottom w:val="none" w:sz="0" w:space="0" w:color="auto"/>
        <w:right w:val="none" w:sz="0" w:space="0" w:color="auto"/>
      </w:divBdr>
    </w:div>
    <w:div w:id="1910840191">
      <w:bodyDiv w:val="1"/>
      <w:marLeft w:val="0"/>
      <w:marRight w:val="0"/>
      <w:marTop w:val="0"/>
      <w:marBottom w:val="0"/>
      <w:divBdr>
        <w:top w:val="none" w:sz="0" w:space="0" w:color="auto"/>
        <w:left w:val="none" w:sz="0" w:space="0" w:color="auto"/>
        <w:bottom w:val="none" w:sz="0" w:space="0" w:color="auto"/>
        <w:right w:val="none" w:sz="0" w:space="0" w:color="auto"/>
      </w:divBdr>
    </w:div>
    <w:div w:id="1911115657">
      <w:bodyDiv w:val="1"/>
      <w:marLeft w:val="0"/>
      <w:marRight w:val="0"/>
      <w:marTop w:val="0"/>
      <w:marBottom w:val="0"/>
      <w:divBdr>
        <w:top w:val="none" w:sz="0" w:space="0" w:color="auto"/>
        <w:left w:val="none" w:sz="0" w:space="0" w:color="auto"/>
        <w:bottom w:val="none" w:sz="0" w:space="0" w:color="auto"/>
        <w:right w:val="none" w:sz="0" w:space="0" w:color="auto"/>
      </w:divBdr>
    </w:div>
    <w:div w:id="1915243496">
      <w:bodyDiv w:val="1"/>
      <w:marLeft w:val="0"/>
      <w:marRight w:val="0"/>
      <w:marTop w:val="0"/>
      <w:marBottom w:val="0"/>
      <w:divBdr>
        <w:top w:val="none" w:sz="0" w:space="0" w:color="auto"/>
        <w:left w:val="none" w:sz="0" w:space="0" w:color="auto"/>
        <w:bottom w:val="none" w:sz="0" w:space="0" w:color="auto"/>
        <w:right w:val="none" w:sz="0" w:space="0" w:color="auto"/>
      </w:divBdr>
    </w:div>
    <w:div w:id="1916817370">
      <w:bodyDiv w:val="1"/>
      <w:marLeft w:val="0"/>
      <w:marRight w:val="0"/>
      <w:marTop w:val="0"/>
      <w:marBottom w:val="0"/>
      <w:divBdr>
        <w:top w:val="none" w:sz="0" w:space="0" w:color="auto"/>
        <w:left w:val="none" w:sz="0" w:space="0" w:color="auto"/>
        <w:bottom w:val="none" w:sz="0" w:space="0" w:color="auto"/>
        <w:right w:val="none" w:sz="0" w:space="0" w:color="auto"/>
      </w:divBdr>
    </w:div>
    <w:div w:id="1918513975">
      <w:bodyDiv w:val="1"/>
      <w:marLeft w:val="0"/>
      <w:marRight w:val="0"/>
      <w:marTop w:val="0"/>
      <w:marBottom w:val="0"/>
      <w:divBdr>
        <w:top w:val="none" w:sz="0" w:space="0" w:color="auto"/>
        <w:left w:val="none" w:sz="0" w:space="0" w:color="auto"/>
        <w:bottom w:val="none" w:sz="0" w:space="0" w:color="auto"/>
        <w:right w:val="none" w:sz="0" w:space="0" w:color="auto"/>
      </w:divBdr>
    </w:div>
    <w:div w:id="1918787783">
      <w:bodyDiv w:val="1"/>
      <w:marLeft w:val="0"/>
      <w:marRight w:val="0"/>
      <w:marTop w:val="0"/>
      <w:marBottom w:val="0"/>
      <w:divBdr>
        <w:top w:val="none" w:sz="0" w:space="0" w:color="auto"/>
        <w:left w:val="none" w:sz="0" w:space="0" w:color="auto"/>
        <w:bottom w:val="none" w:sz="0" w:space="0" w:color="auto"/>
        <w:right w:val="none" w:sz="0" w:space="0" w:color="auto"/>
      </w:divBdr>
    </w:div>
    <w:div w:id="1918973452">
      <w:bodyDiv w:val="1"/>
      <w:marLeft w:val="0"/>
      <w:marRight w:val="0"/>
      <w:marTop w:val="0"/>
      <w:marBottom w:val="0"/>
      <w:divBdr>
        <w:top w:val="none" w:sz="0" w:space="0" w:color="auto"/>
        <w:left w:val="none" w:sz="0" w:space="0" w:color="auto"/>
        <w:bottom w:val="none" w:sz="0" w:space="0" w:color="auto"/>
        <w:right w:val="none" w:sz="0" w:space="0" w:color="auto"/>
      </w:divBdr>
    </w:div>
    <w:div w:id="1927566912">
      <w:bodyDiv w:val="1"/>
      <w:marLeft w:val="0"/>
      <w:marRight w:val="0"/>
      <w:marTop w:val="0"/>
      <w:marBottom w:val="0"/>
      <w:divBdr>
        <w:top w:val="none" w:sz="0" w:space="0" w:color="auto"/>
        <w:left w:val="none" w:sz="0" w:space="0" w:color="auto"/>
        <w:bottom w:val="none" w:sz="0" w:space="0" w:color="auto"/>
        <w:right w:val="none" w:sz="0" w:space="0" w:color="auto"/>
      </w:divBdr>
    </w:div>
    <w:div w:id="1927615474">
      <w:bodyDiv w:val="1"/>
      <w:marLeft w:val="0"/>
      <w:marRight w:val="0"/>
      <w:marTop w:val="0"/>
      <w:marBottom w:val="0"/>
      <w:divBdr>
        <w:top w:val="none" w:sz="0" w:space="0" w:color="auto"/>
        <w:left w:val="none" w:sz="0" w:space="0" w:color="auto"/>
        <w:bottom w:val="none" w:sz="0" w:space="0" w:color="auto"/>
        <w:right w:val="none" w:sz="0" w:space="0" w:color="auto"/>
      </w:divBdr>
    </w:div>
    <w:div w:id="1932542964">
      <w:bodyDiv w:val="1"/>
      <w:marLeft w:val="0"/>
      <w:marRight w:val="0"/>
      <w:marTop w:val="0"/>
      <w:marBottom w:val="0"/>
      <w:divBdr>
        <w:top w:val="none" w:sz="0" w:space="0" w:color="auto"/>
        <w:left w:val="none" w:sz="0" w:space="0" w:color="auto"/>
        <w:bottom w:val="none" w:sz="0" w:space="0" w:color="auto"/>
        <w:right w:val="none" w:sz="0" w:space="0" w:color="auto"/>
      </w:divBdr>
    </w:div>
    <w:div w:id="1932934371">
      <w:bodyDiv w:val="1"/>
      <w:marLeft w:val="0"/>
      <w:marRight w:val="0"/>
      <w:marTop w:val="0"/>
      <w:marBottom w:val="0"/>
      <w:divBdr>
        <w:top w:val="none" w:sz="0" w:space="0" w:color="auto"/>
        <w:left w:val="none" w:sz="0" w:space="0" w:color="auto"/>
        <w:bottom w:val="none" w:sz="0" w:space="0" w:color="auto"/>
        <w:right w:val="none" w:sz="0" w:space="0" w:color="auto"/>
      </w:divBdr>
    </w:div>
    <w:div w:id="1933201990">
      <w:bodyDiv w:val="1"/>
      <w:marLeft w:val="0"/>
      <w:marRight w:val="0"/>
      <w:marTop w:val="0"/>
      <w:marBottom w:val="0"/>
      <w:divBdr>
        <w:top w:val="none" w:sz="0" w:space="0" w:color="auto"/>
        <w:left w:val="none" w:sz="0" w:space="0" w:color="auto"/>
        <w:bottom w:val="none" w:sz="0" w:space="0" w:color="auto"/>
        <w:right w:val="none" w:sz="0" w:space="0" w:color="auto"/>
      </w:divBdr>
    </w:div>
    <w:div w:id="1933464573">
      <w:bodyDiv w:val="1"/>
      <w:marLeft w:val="0"/>
      <w:marRight w:val="0"/>
      <w:marTop w:val="0"/>
      <w:marBottom w:val="0"/>
      <w:divBdr>
        <w:top w:val="none" w:sz="0" w:space="0" w:color="auto"/>
        <w:left w:val="none" w:sz="0" w:space="0" w:color="auto"/>
        <w:bottom w:val="none" w:sz="0" w:space="0" w:color="auto"/>
        <w:right w:val="none" w:sz="0" w:space="0" w:color="auto"/>
      </w:divBdr>
    </w:div>
    <w:div w:id="1934044238">
      <w:bodyDiv w:val="1"/>
      <w:marLeft w:val="0"/>
      <w:marRight w:val="0"/>
      <w:marTop w:val="0"/>
      <w:marBottom w:val="0"/>
      <w:divBdr>
        <w:top w:val="none" w:sz="0" w:space="0" w:color="auto"/>
        <w:left w:val="none" w:sz="0" w:space="0" w:color="auto"/>
        <w:bottom w:val="none" w:sz="0" w:space="0" w:color="auto"/>
        <w:right w:val="none" w:sz="0" w:space="0" w:color="auto"/>
      </w:divBdr>
    </w:div>
    <w:div w:id="1935429267">
      <w:bodyDiv w:val="1"/>
      <w:marLeft w:val="0"/>
      <w:marRight w:val="0"/>
      <w:marTop w:val="0"/>
      <w:marBottom w:val="0"/>
      <w:divBdr>
        <w:top w:val="none" w:sz="0" w:space="0" w:color="auto"/>
        <w:left w:val="none" w:sz="0" w:space="0" w:color="auto"/>
        <w:bottom w:val="none" w:sz="0" w:space="0" w:color="auto"/>
        <w:right w:val="none" w:sz="0" w:space="0" w:color="auto"/>
      </w:divBdr>
    </w:div>
    <w:div w:id="1939868398">
      <w:bodyDiv w:val="1"/>
      <w:marLeft w:val="0"/>
      <w:marRight w:val="0"/>
      <w:marTop w:val="0"/>
      <w:marBottom w:val="0"/>
      <w:divBdr>
        <w:top w:val="none" w:sz="0" w:space="0" w:color="auto"/>
        <w:left w:val="none" w:sz="0" w:space="0" w:color="auto"/>
        <w:bottom w:val="none" w:sz="0" w:space="0" w:color="auto"/>
        <w:right w:val="none" w:sz="0" w:space="0" w:color="auto"/>
      </w:divBdr>
    </w:div>
    <w:div w:id="1944721102">
      <w:bodyDiv w:val="1"/>
      <w:marLeft w:val="0"/>
      <w:marRight w:val="0"/>
      <w:marTop w:val="0"/>
      <w:marBottom w:val="0"/>
      <w:divBdr>
        <w:top w:val="none" w:sz="0" w:space="0" w:color="auto"/>
        <w:left w:val="none" w:sz="0" w:space="0" w:color="auto"/>
        <w:bottom w:val="none" w:sz="0" w:space="0" w:color="auto"/>
        <w:right w:val="none" w:sz="0" w:space="0" w:color="auto"/>
      </w:divBdr>
    </w:div>
    <w:div w:id="1944848540">
      <w:bodyDiv w:val="1"/>
      <w:marLeft w:val="0"/>
      <w:marRight w:val="0"/>
      <w:marTop w:val="0"/>
      <w:marBottom w:val="0"/>
      <w:divBdr>
        <w:top w:val="none" w:sz="0" w:space="0" w:color="auto"/>
        <w:left w:val="none" w:sz="0" w:space="0" w:color="auto"/>
        <w:bottom w:val="none" w:sz="0" w:space="0" w:color="auto"/>
        <w:right w:val="none" w:sz="0" w:space="0" w:color="auto"/>
      </w:divBdr>
    </w:div>
    <w:div w:id="1946962718">
      <w:bodyDiv w:val="1"/>
      <w:marLeft w:val="0"/>
      <w:marRight w:val="0"/>
      <w:marTop w:val="0"/>
      <w:marBottom w:val="0"/>
      <w:divBdr>
        <w:top w:val="none" w:sz="0" w:space="0" w:color="auto"/>
        <w:left w:val="none" w:sz="0" w:space="0" w:color="auto"/>
        <w:bottom w:val="none" w:sz="0" w:space="0" w:color="auto"/>
        <w:right w:val="none" w:sz="0" w:space="0" w:color="auto"/>
      </w:divBdr>
    </w:div>
    <w:div w:id="1947418468">
      <w:bodyDiv w:val="1"/>
      <w:marLeft w:val="0"/>
      <w:marRight w:val="0"/>
      <w:marTop w:val="0"/>
      <w:marBottom w:val="0"/>
      <w:divBdr>
        <w:top w:val="none" w:sz="0" w:space="0" w:color="auto"/>
        <w:left w:val="none" w:sz="0" w:space="0" w:color="auto"/>
        <w:bottom w:val="none" w:sz="0" w:space="0" w:color="auto"/>
        <w:right w:val="none" w:sz="0" w:space="0" w:color="auto"/>
      </w:divBdr>
    </w:div>
    <w:div w:id="1948075602">
      <w:bodyDiv w:val="1"/>
      <w:marLeft w:val="0"/>
      <w:marRight w:val="0"/>
      <w:marTop w:val="0"/>
      <w:marBottom w:val="0"/>
      <w:divBdr>
        <w:top w:val="none" w:sz="0" w:space="0" w:color="auto"/>
        <w:left w:val="none" w:sz="0" w:space="0" w:color="auto"/>
        <w:bottom w:val="none" w:sz="0" w:space="0" w:color="auto"/>
        <w:right w:val="none" w:sz="0" w:space="0" w:color="auto"/>
      </w:divBdr>
    </w:div>
    <w:div w:id="1949778466">
      <w:bodyDiv w:val="1"/>
      <w:marLeft w:val="0"/>
      <w:marRight w:val="0"/>
      <w:marTop w:val="0"/>
      <w:marBottom w:val="0"/>
      <w:divBdr>
        <w:top w:val="none" w:sz="0" w:space="0" w:color="auto"/>
        <w:left w:val="none" w:sz="0" w:space="0" w:color="auto"/>
        <w:bottom w:val="none" w:sz="0" w:space="0" w:color="auto"/>
        <w:right w:val="none" w:sz="0" w:space="0" w:color="auto"/>
      </w:divBdr>
    </w:div>
    <w:div w:id="1950819805">
      <w:bodyDiv w:val="1"/>
      <w:marLeft w:val="0"/>
      <w:marRight w:val="0"/>
      <w:marTop w:val="0"/>
      <w:marBottom w:val="0"/>
      <w:divBdr>
        <w:top w:val="none" w:sz="0" w:space="0" w:color="auto"/>
        <w:left w:val="none" w:sz="0" w:space="0" w:color="auto"/>
        <w:bottom w:val="none" w:sz="0" w:space="0" w:color="auto"/>
        <w:right w:val="none" w:sz="0" w:space="0" w:color="auto"/>
      </w:divBdr>
    </w:div>
    <w:div w:id="1951081294">
      <w:bodyDiv w:val="1"/>
      <w:marLeft w:val="0"/>
      <w:marRight w:val="0"/>
      <w:marTop w:val="0"/>
      <w:marBottom w:val="0"/>
      <w:divBdr>
        <w:top w:val="none" w:sz="0" w:space="0" w:color="auto"/>
        <w:left w:val="none" w:sz="0" w:space="0" w:color="auto"/>
        <w:bottom w:val="none" w:sz="0" w:space="0" w:color="auto"/>
        <w:right w:val="none" w:sz="0" w:space="0" w:color="auto"/>
      </w:divBdr>
    </w:div>
    <w:div w:id="1953004550">
      <w:bodyDiv w:val="1"/>
      <w:marLeft w:val="0"/>
      <w:marRight w:val="0"/>
      <w:marTop w:val="0"/>
      <w:marBottom w:val="0"/>
      <w:divBdr>
        <w:top w:val="none" w:sz="0" w:space="0" w:color="auto"/>
        <w:left w:val="none" w:sz="0" w:space="0" w:color="auto"/>
        <w:bottom w:val="none" w:sz="0" w:space="0" w:color="auto"/>
        <w:right w:val="none" w:sz="0" w:space="0" w:color="auto"/>
      </w:divBdr>
    </w:div>
    <w:div w:id="1955625493">
      <w:bodyDiv w:val="1"/>
      <w:marLeft w:val="0"/>
      <w:marRight w:val="0"/>
      <w:marTop w:val="0"/>
      <w:marBottom w:val="0"/>
      <w:divBdr>
        <w:top w:val="none" w:sz="0" w:space="0" w:color="auto"/>
        <w:left w:val="none" w:sz="0" w:space="0" w:color="auto"/>
        <w:bottom w:val="none" w:sz="0" w:space="0" w:color="auto"/>
        <w:right w:val="none" w:sz="0" w:space="0" w:color="auto"/>
      </w:divBdr>
    </w:div>
    <w:div w:id="1956249741">
      <w:bodyDiv w:val="1"/>
      <w:marLeft w:val="0"/>
      <w:marRight w:val="0"/>
      <w:marTop w:val="0"/>
      <w:marBottom w:val="0"/>
      <w:divBdr>
        <w:top w:val="none" w:sz="0" w:space="0" w:color="auto"/>
        <w:left w:val="none" w:sz="0" w:space="0" w:color="auto"/>
        <w:bottom w:val="none" w:sz="0" w:space="0" w:color="auto"/>
        <w:right w:val="none" w:sz="0" w:space="0" w:color="auto"/>
      </w:divBdr>
    </w:div>
    <w:div w:id="1958024465">
      <w:bodyDiv w:val="1"/>
      <w:marLeft w:val="0"/>
      <w:marRight w:val="0"/>
      <w:marTop w:val="0"/>
      <w:marBottom w:val="0"/>
      <w:divBdr>
        <w:top w:val="none" w:sz="0" w:space="0" w:color="auto"/>
        <w:left w:val="none" w:sz="0" w:space="0" w:color="auto"/>
        <w:bottom w:val="none" w:sz="0" w:space="0" w:color="auto"/>
        <w:right w:val="none" w:sz="0" w:space="0" w:color="auto"/>
      </w:divBdr>
    </w:div>
    <w:div w:id="1958483424">
      <w:bodyDiv w:val="1"/>
      <w:marLeft w:val="0"/>
      <w:marRight w:val="0"/>
      <w:marTop w:val="0"/>
      <w:marBottom w:val="0"/>
      <w:divBdr>
        <w:top w:val="none" w:sz="0" w:space="0" w:color="auto"/>
        <w:left w:val="none" w:sz="0" w:space="0" w:color="auto"/>
        <w:bottom w:val="none" w:sz="0" w:space="0" w:color="auto"/>
        <w:right w:val="none" w:sz="0" w:space="0" w:color="auto"/>
      </w:divBdr>
    </w:div>
    <w:div w:id="1958634368">
      <w:bodyDiv w:val="1"/>
      <w:marLeft w:val="0"/>
      <w:marRight w:val="0"/>
      <w:marTop w:val="0"/>
      <w:marBottom w:val="0"/>
      <w:divBdr>
        <w:top w:val="none" w:sz="0" w:space="0" w:color="auto"/>
        <w:left w:val="none" w:sz="0" w:space="0" w:color="auto"/>
        <w:bottom w:val="none" w:sz="0" w:space="0" w:color="auto"/>
        <w:right w:val="none" w:sz="0" w:space="0" w:color="auto"/>
      </w:divBdr>
    </w:div>
    <w:div w:id="1961104042">
      <w:bodyDiv w:val="1"/>
      <w:marLeft w:val="0"/>
      <w:marRight w:val="0"/>
      <w:marTop w:val="0"/>
      <w:marBottom w:val="0"/>
      <w:divBdr>
        <w:top w:val="none" w:sz="0" w:space="0" w:color="auto"/>
        <w:left w:val="none" w:sz="0" w:space="0" w:color="auto"/>
        <w:bottom w:val="none" w:sz="0" w:space="0" w:color="auto"/>
        <w:right w:val="none" w:sz="0" w:space="0" w:color="auto"/>
      </w:divBdr>
    </w:div>
    <w:div w:id="1963028103">
      <w:bodyDiv w:val="1"/>
      <w:marLeft w:val="0"/>
      <w:marRight w:val="0"/>
      <w:marTop w:val="0"/>
      <w:marBottom w:val="0"/>
      <w:divBdr>
        <w:top w:val="none" w:sz="0" w:space="0" w:color="auto"/>
        <w:left w:val="none" w:sz="0" w:space="0" w:color="auto"/>
        <w:bottom w:val="none" w:sz="0" w:space="0" w:color="auto"/>
        <w:right w:val="none" w:sz="0" w:space="0" w:color="auto"/>
      </w:divBdr>
    </w:div>
    <w:div w:id="1964538590">
      <w:bodyDiv w:val="1"/>
      <w:marLeft w:val="0"/>
      <w:marRight w:val="0"/>
      <w:marTop w:val="0"/>
      <w:marBottom w:val="0"/>
      <w:divBdr>
        <w:top w:val="none" w:sz="0" w:space="0" w:color="auto"/>
        <w:left w:val="none" w:sz="0" w:space="0" w:color="auto"/>
        <w:bottom w:val="none" w:sz="0" w:space="0" w:color="auto"/>
        <w:right w:val="none" w:sz="0" w:space="0" w:color="auto"/>
      </w:divBdr>
    </w:div>
    <w:div w:id="1965189867">
      <w:bodyDiv w:val="1"/>
      <w:marLeft w:val="0"/>
      <w:marRight w:val="0"/>
      <w:marTop w:val="0"/>
      <w:marBottom w:val="0"/>
      <w:divBdr>
        <w:top w:val="none" w:sz="0" w:space="0" w:color="auto"/>
        <w:left w:val="none" w:sz="0" w:space="0" w:color="auto"/>
        <w:bottom w:val="none" w:sz="0" w:space="0" w:color="auto"/>
        <w:right w:val="none" w:sz="0" w:space="0" w:color="auto"/>
      </w:divBdr>
    </w:div>
    <w:div w:id="1966236580">
      <w:bodyDiv w:val="1"/>
      <w:marLeft w:val="0"/>
      <w:marRight w:val="0"/>
      <w:marTop w:val="0"/>
      <w:marBottom w:val="0"/>
      <w:divBdr>
        <w:top w:val="none" w:sz="0" w:space="0" w:color="auto"/>
        <w:left w:val="none" w:sz="0" w:space="0" w:color="auto"/>
        <w:bottom w:val="none" w:sz="0" w:space="0" w:color="auto"/>
        <w:right w:val="none" w:sz="0" w:space="0" w:color="auto"/>
      </w:divBdr>
    </w:div>
    <w:div w:id="1967274572">
      <w:bodyDiv w:val="1"/>
      <w:marLeft w:val="0"/>
      <w:marRight w:val="0"/>
      <w:marTop w:val="0"/>
      <w:marBottom w:val="0"/>
      <w:divBdr>
        <w:top w:val="none" w:sz="0" w:space="0" w:color="auto"/>
        <w:left w:val="none" w:sz="0" w:space="0" w:color="auto"/>
        <w:bottom w:val="none" w:sz="0" w:space="0" w:color="auto"/>
        <w:right w:val="none" w:sz="0" w:space="0" w:color="auto"/>
      </w:divBdr>
    </w:div>
    <w:div w:id="1967737373">
      <w:bodyDiv w:val="1"/>
      <w:marLeft w:val="0"/>
      <w:marRight w:val="0"/>
      <w:marTop w:val="0"/>
      <w:marBottom w:val="0"/>
      <w:divBdr>
        <w:top w:val="none" w:sz="0" w:space="0" w:color="auto"/>
        <w:left w:val="none" w:sz="0" w:space="0" w:color="auto"/>
        <w:bottom w:val="none" w:sz="0" w:space="0" w:color="auto"/>
        <w:right w:val="none" w:sz="0" w:space="0" w:color="auto"/>
      </w:divBdr>
    </w:div>
    <w:div w:id="1968119044">
      <w:bodyDiv w:val="1"/>
      <w:marLeft w:val="0"/>
      <w:marRight w:val="0"/>
      <w:marTop w:val="0"/>
      <w:marBottom w:val="0"/>
      <w:divBdr>
        <w:top w:val="none" w:sz="0" w:space="0" w:color="auto"/>
        <w:left w:val="none" w:sz="0" w:space="0" w:color="auto"/>
        <w:bottom w:val="none" w:sz="0" w:space="0" w:color="auto"/>
        <w:right w:val="none" w:sz="0" w:space="0" w:color="auto"/>
      </w:divBdr>
    </w:div>
    <w:div w:id="1978416375">
      <w:bodyDiv w:val="1"/>
      <w:marLeft w:val="0"/>
      <w:marRight w:val="0"/>
      <w:marTop w:val="0"/>
      <w:marBottom w:val="0"/>
      <w:divBdr>
        <w:top w:val="none" w:sz="0" w:space="0" w:color="auto"/>
        <w:left w:val="none" w:sz="0" w:space="0" w:color="auto"/>
        <w:bottom w:val="none" w:sz="0" w:space="0" w:color="auto"/>
        <w:right w:val="none" w:sz="0" w:space="0" w:color="auto"/>
      </w:divBdr>
    </w:div>
    <w:div w:id="1979994284">
      <w:bodyDiv w:val="1"/>
      <w:marLeft w:val="0"/>
      <w:marRight w:val="0"/>
      <w:marTop w:val="0"/>
      <w:marBottom w:val="0"/>
      <w:divBdr>
        <w:top w:val="none" w:sz="0" w:space="0" w:color="auto"/>
        <w:left w:val="none" w:sz="0" w:space="0" w:color="auto"/>
        <w:bottom w:val="none" w:sz="0" w:space="0" w:color="auto"/>
        <w:right w:val="none" w:sz="0" w:space="0" w:color="auto"/>
      </w:divBdr>
    </w:div>
    <w:div w:id="1981228465">
      <w:bodyDiv w:val="1"/>
      <w:marLeft w:val="0"/>
      <w:marRight w:val="0"/>
      <w:marTop w:val="0"/>
      <w:marBottom w:val="0"/>
      <w:divBdr>
        <w:top w:val="none" w:sz="0" w:space="0" w:color="auto"/>
        <w:left w:val="none" w:sz="0" w:space="0" w:color="auto"/>
        <w:bottom w:val="none" w:sz="0" w:space="0" w:color="auto"/>
        <w:right w:val="none" w:sz="0" w:space="0" w:color="auto"/>
      </w:divBdr>
    </w:div>
    <w:div w:id="1984389253">
      <w:bodyDiv w:val="1"/>
      <w:marLeft w:val="0"/>
      <w:marRight w:val="0"/>
      <w:marTop w:val="0"/>
      <w:marBottom w:val="0"/>
      <w:divBdr>
        <w:top w:val="none" w:sz="0" w:space="0" w:color="auto"/>
        <w:left w:val="none" w:sz="0" w:space="0" w:color="auto"/>
        <w:bottom w:val="none" w:sz="0" w:space="0" w:color="auto"/>
        <w:right w:val="none" w:sz="0" w:space="0" w:color="auto"/>
      </w:divBdr>
    </w:div>
    <w:div w:id="1986081830">
      <w:bodyDiv w:val="1"/>
      <w:marLeft w:val="0"/>
      <w:marRight w:val="0"/>
      <w:marTop w:val="0"/>
      <w:marBottom w:val="0"/>
      <w:divBdr>
        <w:top w:val="none" w:sz="0" w:space="0" w:color="auto"/>
        <w:left w:val="none" w:sz="0" w:space="0" w:color="auto"/>
        <w:bottom w:val="none" w:sz="0" w:space="0" w:color="auto"/>
        <w:right w:val="none" w:sz="0" w:space="0" w:color="auto"/>
      </w:divBdr>
    </w:div>
    <w:div w:id="1986274488">
      <w:bodyDiv w:val="1"/>
      <w:marLeft w:val="0"/>
      <w:marRight w:val="0"/>
      <w:marTop w:val="0"/>
      <w:marBottom w:val="0"/>
      <w:divBdr>
        <w:top w:val="none" w:sz="0" w:space="0" w:color="auto"/>
        <w:left w:val="none" w:sz="0" w:space="0" w:color="auto"/>
        <w:bottom w:val="none" w:sz="0" w:space="0" w:color="auto"/>
        <w:right w:val="none" w:sz="0" w:space="0" w:color="auto"/>
      </w:divBdr>
    </w:div>
    <w:div w:id="1986355864">
      <w:bodyDiv w:val="1"/>
      <w:marLeft w:val="0"/>
      <w:marRight w:val="0"/>
      <w:marTop w:val="0"/>
      <w:marBottom w:val="0"/>
      <w:divBdr>
        <w:top w:val="none" w:sz="0" w:space="0" w:color="auto"/>
        <w:left w:val="none" w:sz="0" w:space="0" w:color="auto"/>
        <w:bottom w:val="none" w:sz="0" w:space="0" w:color="auto"/>
        <w:right w:val="none" w:sz="0" w:space="0" w:color="auto"/>
      </w:divBdr>
    </w:div>
    <w:div w:id="1989359736">
      <w:bodyDiv w:val="1"/>
      <w:marLeft w:val="0"/>
      <w:marRight w:val="0"/>
      <w:marTop w:val="0"/>
      <w:marBottom w:val="0"/>
      <w:divBdr>
        <w:top w:val="none" w:sz="0" w:space="0" w:color="auto"/>
        <w:left w:val="none" w:sz="0" w:space="0" w:color="auto"/>
        <w:bottom w:val="none" w:sz="0" w:space="0" w:color="auto"/>
        <w:right w:val="none" w:sz="0" w:space="0" w:color="auto"/>
      </w:divBdr>
    </w:div>
    <w:div w:id="1990205080">
      <w:bodyDiv w:val="1"/>
      <w:marLeft w:val="0"/>
      <w:marRight w:val="0"/>
      <w:marTop w:val="0"/>
      <w:marBottom w:val="0"/>
      <w:divBdr>
        <w:top w:val="none" w:sz="0" w:space="0" w:color="auto"/>
        <w:left w:val="none" w:sz="0" w:space="0" w:color="auto"/>
        <w:bottom w:val="none" w:sz="0" w:space="0" w:color="auto"/>
        <w:right w:val="none" w:sz="0" w:space="0" w:color="auto"/>
      </w:divBdr>
    </w:div>
    <w:div w:id="1992757800">
      <w:bodyDiv w:val="1"/>
      <w:marLeft w:val="0"/>
      <w:marRight w:val="0"/>
      <w:marTop w:val="0"/>
      <w:marBottom w:val="0"/>
      <w:divBdr>
        <w:top w:val="none" w:sz="0" w:space="0" w:color="auto"/>
        <w:left w:val="none" w:sz="0" w:space="0" w:color="auto"/>
        <w:bottom w:val="none" w:sz="0" w:space="0" w:color="auto"/>
        <w:right w:val="none" w:sz="0" w:space="0" w:color="auto"/>
      </w:divBdr>
    </w:div>
    <w:div w:id="1995991674">
      <w:bodyDiv w:val="1"/>
      <w:marLeft w:val="0"/>
      <w:marRight w:val="0"/>
      <w:marTop w:val="0"/>
      <w:marBottom w:val="0"/>
      <w:divBdr>
        <w:top w:val="none" w:sz="0" w:space="0" w:color="auto"/>
        <w:left w:val="none" w:sz="0" w:space="0" w:color="auto"/>
        <w:bottom w:val="none" w:sz="0" w:space="0" w:color="auto"/>
        <w:right w:val="none" w:sz="0" w:space="0" w:color="auto"/>
      </w:divBdr>
    </w:div>
    <w:div w:id="1998072058">
      <w:bodyDiv w:val="1"/>
      <w:marLeft w:val="0"/>
      <w:marRight w:val="0"/>
      <w:marTop w:val="0"/>
      <w:marBottom w:val="0"/>
      <w:divBdr>
        <w:top w:val="none" w:sz="0" w:space="0" w:color="auto"/>
        <w:left w:val="none" w:sz="0" w:space="0" w:color="auto"/>
        <w:bottom w:val="none" w:sz="0" w:space="0" w:color="auto"/>
        <w:right w:val="none" w:sz="0" w:space="0" w:color="auto"/>
      </w:divBdr>
    </w:div>
    <w:div w:id="1998992767">
      <w:bodyDiv w:val="1"/>
      <w:marLeft w:val="0"/>
      <w:marRight w:val="0"/>
      <w:marTop w:val="0"/>
      <w:marBottom w:val="0"/>
      <w:divBdr>
        <w:top w:val="none" w:sz="0" w:space="0" w:color="auto"/>
        <w:left w:val="none" w:sz="0" w:space="0" w:color="auto"/>
        <w:bottom w:val="none" w:sz="0" w:space="0" w:color="auto"/>
        <w:right w:val="none" w:sz="0" w:space="0" w:color="auto"/>
      </w:divBdr>
    </w:div>
    <w:div w:id="2000814921">
      <w:bodyDiv w:val="1"/>
      <w:marLeft w:val="0"/>
      <w:marRight w:val="0"/>
      <w:marTop w:val="0"/>
      <w:marBottom w:val="0"/>
      <w:divBdr>
        <w:top w:val="none" w:sz="0" w:space="0" w:color="auto"/>
        <w:left w:val="none" w:sz="0" w:space="0" w:color="auto"/>
        <w:bottom w:val="none" w:sz="0" w:space="0" w:color="auto"/>
        <w:right w:val="none" w:sz="0" w:space="0" w:color="auto"/>
      </w:divBdr>
    </w:div>
    <w:div w:id="2001805749">
      <w:bodyDiv w:val="1"/>
      <w:marLeft w:val="0"/>
      <w:marRight w:val="0"/>
      <w:marTop w:val="0"/>
      <w:marBottom w:val="0"/>
      <w:divBdr>
        <w:top w:val="none" w:sz="0" w:space="0" w:color="auto"/>
        <w:left w:val="none" w:sz="0" w:space="0" w:color="auto"/>
        <w:bottom w:val="none" w:sz="0" w:space="0" w:color="auto"/>
        <w:right w:val="none" w:sz="0" w:space="0" w:color="auto"/>
      </w:divBdr>
    </w:div>
    <w:div w:id="2002195658">
      <w:bodyDiv w:val="1"/>
      <w:marLeft w:val="0"/>
      <w:marRight w:val="0"/>
      <w:marTop w:val="0"/>
      <w:marBottom w:val="0"/>
      <w:divBdr>
        <w:top w:val="none" w:sz="0" w:space="0" w:color="auto"/>
        <w:left w:val="none" w:sz="0" w:space="0" w:color="auto"/>
        <w:bottom w:val="none" w:sz="0" w:space="0" w:color="auto"/>
        <w:right w:val="none" w:sz="0" w:space="0" w:color="auto"/>
      </w:divBdr>
    </w:div>
    <w:div w:id="2003583871">
      <w:bodyDiv w:val="1"/>
      <w:marLeft w:val="0"/>
      <w:marRight w:val="0"/>
      <w:marTop w:val="0"/>
      <w:marBottom w:val="0"/>
      <w:divBdr>
        <w:top w:val="none" w:sz="0" w:space="0" w:color="auto"/>
        <w:left w:val="none" w:sz="0" w:space="0" w:color="auto"/>
        <w:bottom w:val="none" w:sz="0" w:space="0" w:color="auto"/>
        <w:right w:val="none" w:sz="0" w:space="0" w:color="auto"/>
      </w:divBdr>
    </w:div>
    <w:div w:id="2007593202">
      <w:bodyDiv w:val="1"/>
      <w:marLeft w:val="0"/>
      <w:marRight w:val="0"/>
      <w:marTop w:val="0"/>
      <w:marBottom w:val="0"/>
      <w:divBdr>
        <w:top w:val="none" w:sz="0" w:space="0" w:color="auto"/>
        <w:left w:val="none" w:sz="0" w:space="0" w:color="auto"/>
        <w:bottom w:val="none" w:sz="0" w:space="0" w:color="auto"/>
        <w:right w:val="none" w:sz="0" w:space="0" w:color="auto"/>
      </w:divBdr>
    </w:div>
    <w:div w:id="2007900450">
      <w:bodyDiv w:val="1"/>
      <w:marLeft w:val="0"/>
      <w:marRight w:val="0"/>
      <w:marTop w:val="0"/>
      <w:marBottom w:val="0"/>
      <w:divBdr>
        <w:top w:val="none" w:sz="0" w:space="0" w:color="auto"/>
        <w:left w:val="none" w:sz="0" w:space="0" w:color="auto"/>
        <w:bottom w:val="none" w:sz="0" w:space="0" w:color="auto"/>
        <w:right w:val="none" w:sz="0" w:space="0" w:color="auto"/>
      </w:divBdr>
    </w:div>
    <w:div w:id="2010717709">
      <w:bodyDiv w:val="1"/>
      <w:marLeft w:val="0"/>
      <w:marRight w:val="0"/>
      <w:marTop w:val="0"/>
      <w:marBottom w:val="0"/>
      <w:divBdr>
        <w:top w:val="none" w:sz="0" w:space="0" w:color="auto"/>
        <w:left w:val="none" w:sz="0" w:space="0" w:color="auto"/>
        <w:bottom w:val="none" w:sz="0" w:space="0" w:color="auto"/>
        <w:right w:val="none" w:sz="0" w:space="0" w:color="auto"/>
      </w:divBdr>
    </w:div>
    <w:div w:id="2012487386">
      <w:bodyDiv w:val="1"/>
      <w:marLeft w:val="0"/>
      <w:marRight w:val="0"/>
      <w:marTop w:val="0"/>
      <w:marBottom w:val="0"/>
      <w:divBdr>
        <w:top w:val="none" w:sz="0" w:space="0" w:color="auto"/>
        <w:left w:val="none" w:sz="0" w:space="0" w:color="auto"/>
        <w:bottom w:val="none" w:sz="0" w:space="0" w:color="auto"/>
        <w:right w:val="none" w:sz="0" w:space="0" w:color="auto"/>
      </w:divBdr>
    </w:div>
    <w:div w:id="2017221196">
      <w:bodyDiv w:val="1"/>
      <w:marLeft w:val="0"/>
      <w:marRight w:val="0"/>
      <w:marTop w:val="0"/>
      <w:marBottom w:val="0"/>
      <w:divBdr>
        <w:top w:val="none" w:sz="0" w:space="0" w:color="auto"/>
        <w:left w:val="none" w:sz="0" w:space="0" w:color="auto"/>
        <w:bottom w:val="none" w:sz="0" w:space="0" w:color="auto"/>
        <w:right w:val="none" w:sz="0" w:space="0" w:color="auto"/>
      </w:divBdr>
    </w:div>
    <w:div w:id="2018460466">
      <w:bodyDiv w:val="1"/>
      <w:marLeft w:val="0"/>
      <w:marRight w:val="0"/>
      <w:marTop w:val="0"/>
      <w:marBottom w:val="0"/>
      <w:divBdr>
        <w:top w:val="none" w:sz="0" w:space="0" w:color="auto"/>
        <w:left w:val="none" w:sz="0" w:space="0" w:color="auto"/>
        <w:bottom w:val="none" w:sz="0" w:space="0" w:color="auto"/>
        <w:right w:val="none" w:sz="0" w:space="0" w:color="auto"/>
      </w:divBdr>
    </w:div>
    <w:div w:id="2019237048">
      <w:bodyDiv w:val="1"/>
      <w:marLeft w:val="0"/>
      <w:marRight w:val="0"/>
      <w:marTop w:val="0"/>
      <w:marBottom w:val="0"/>
      <w:divBdr>
        <w:top w:val="none" w:sz="0" w:space="0" w:color="auto"/>
        <w:left w:val="none" w:sz="0" w:space="0" w:color="auto"/>
        <w:bottom w:val="none" w:sz="0" w:space="0" w:color="auto"/>
        <w:right w:val="none" w:sz="0" w:space="0" w:color="auto"/>
      </w:divBdr>
    </w:div>
    <w:div w:id="2019655237">
      <w:bodyDiv w:val="1"/>
      <w:marLeft w:val="0"/>
      <w:marRight w:val="0"/>
      <w:marTop w:val="0"/>
      <w:marBottom w:val="0"/>
      <w:divBdr>
        <w:top w:val="none" w:sz="0" w:space="0" w:color="auto"/>
        <w:left w:val="none" w:sz="0" w:space="0" w:color="auto"/>
        <w:bottom w:val="none" w:sz="0" w:space="0" w:color="auto"/>
        <w:right w:val="none" w:sz="0" w:space="0" w:color="auto"/>
      </w:divBdr>
    </w:div>
    <w:div w:id="2024361649">
      <w:bodyDiv w:val="1"/>
      <w:marLeft w:val="0"/>
      <w:marRight w:val="0"/>
      <w:marTop w:val="0"/>
      <w:marBottom w:val="0"/>
      <w:divBdr>
        <w:top w:val="none" w:sz="0" w:space="0" w:color="auto"/>
        <w:left w:val="none" w:sz="0" w:space="0" w:color="auto"/>
        <w:bottom w:val="none" w:sz="0" w:space="0" w:color="auto"/>
        <w:right w:val="none" w:sz="0" w:space="0" w:color="auto"/>
      </w:divBdr>
    </w:div>
    <w:div w:id="2027099527">
      <w:bodyDiv w:val="1"/>
      <w:marLeft w:val="0"/>
      <w:marRight w:val="0"/>
      <w:marTop w:val="0"/>
      <w:marBottom w:val="0"/>
      <w:divBdr>
        <w:top w:val="none" w:sz="0" w:space="0" w:color="auto"/>
        <w:left w:val="none" w:sz="0" w:space="0" w:color="auto"/>
        <w:bottom w:val="none" w:sz="0" w:space="0" w:color="auto"/>
        <w:right w:val="none" w:sz="0" w:space="0" w:color="auto"/>
      </w:divBdr>
    </w:div>
    <w:div w:id="2028486833">
      <w:bodyDiv w:val="1"/>
      <w:marLeft w:val="0"/>
      <w:marRight w:val="0"/>
      <w:marTop w:val="0"/>
      <w:marBottom w:val="0"/>
      <w:divBdr>
        <w:top w:val="none" w:sz="0" w:space="0" w:color="auto"/>
        <w:left w:val="none" w:sz="0" w:space="0" w:color="auto"/>
        <w:bottom w:val="none" w:sz="0" w:space="0" w:color="auto"/>
        <w:right w:val="none" w:sz="0" w:space="0" w:color="auto"/>
      </w:divBdr>
    </w:div>
    <w:div w:id="2034646780">
      <w:bodyDiv w:val="1"/>
      <w:marLeft w:val="0"/>
      <w:marRight w:val="0"/>
      <w:marTop w:val="0"/>
      <w:marBottom w:val="0"/>
      <w:divBdr>
        <w:top w:val="none" w:sz="0" w:space="0" w:color="auto"/>
        <w:left w:val="none" w:sz="0" w:space="0" w:color="auto"/>
        <w:bottom w:val="none" w:sz="0" w:space="0" w:color="auto"/>
        <w:right w:val="none" w:sz="0" w:space="0" w:color="auto"/>
      </w:divBdr>
    </w:div>
    <w:div w:id="2035419627">
      <w:bodyDiv w:val="1"/>
      <w:marLeft w:val="0"/>
      <w:marRight w:val="0"/>
      <w:marTop w:val="0"/>
      <w:marBottom w:val="0"/>
      <w:divBdr>
        <w:top w:val="none" w:sz="0" w:space="0" w:color="auto"/>
        <w:left w:val="none" w:sz="0" w:space="0" w:color="auto"/>
        <w:bottom w:val="none" w:sz="0" w:space="0" w:color="auto"/>
        <w:right w:val="none" w:sz="0" w:space="0" w:color="auto"/>
      </w:divBdr>
    </w:div>
    <w:div w:id="2036494660">
      <w:bodyDiv w:val="1"/>
      <w:marLeft w:val="0"/>
      <w:marRight w:val="0"/>
      <w:marTop w:val="0"/>
      <w:marBottom w:val="0"/>
      <w:divBdr>
        <w:top w:val="none" w:sz="0" w:space="0" w:color="auto"/>
        <w:left w:val="none" w:sz="0" w:space="0" w:color="auto"/>
        <w:bottom w:val="none" w:sz="0" w:space="0" w:color="auto"/>
        <w:right w:val="none" w:sz="0" w:space="0" w:color="auto"/>
      </w:divBdr>
    </w:div>
    <w:div w:id="2037347130">
      <w:bodyDiv w:val="1"/>
      <w:marLeft w:val="0"/>
      <w:marRight w:val="0"/>
      <w:marTop w:val="0"/>
      <w:marBottom w:val="0"/>
      <w:divBdr>
        <w:top w:val="none" w:sz="0" w:space="0" w:color="auto"/>
        <w:left w:val="none" w:sz="0" w:space="0" w:color="auto"/>
        <w:bottom w:val="none" w:sz="0" w:space="0" w:color="auto"/>
        <w:right w:val="none" w:sz="0" w:space="0" w:color="auto"/>
      </w:divBdr>
    </w:div>
    <w:div w:id="2038966981">
      <w:bodyDiv w:val="1"/>
      <w:marLeft w:val="0"/>
      <w:marRight w:val="0"/>
      <w:marTop w:val="0"/>
      <w:marBottom w:val="0"/>
      <w:divBdr>
        <w:top w:val="none" w:sz="0" w:space="0" w:color="auto"/>
        <w:left w:val="none" w:sz="0" w:space="0" w:color="auto"/>
        <w:bottom w:val="none" w:sz="0" w:space="0" w:color="auto"/>
        <w:right w:val="none" w:sz="0" w:space="0" w:color="auto"/>
      </w:divBdr>
    </w:div>
    <w:div w:id="2040006183">
      <w:bodyDiv w:val="1"/>
      <w:marLeft w:val="0"/>
      <w:marRight w:val="0"/>
      <w:marTop w:val="0"/>
      <w:marBottom w:val="0"/>
      <w:divBdr>
        <w:top w:val="none" w:sz="0" w:space="0" w:color="auto"/>
        <w:left w:val="none" w:sz="0" w:space="0" w:color="auto"/>
        <w:bottom w:val="none" w:sz="0" w:space="0" w:color="auto"/>
        <w:right w:val="none" w:sz="0" w:space="0" w:color="auto"/>
      </w:divBdr>
    </w:div>
    <w:div w:id="2040616426">
      <w:bodyDiv w:val="1"/>
      <w:marLeft w:val="0"/>
      <w:marRight w:val="0"/>
      <w:marTop w:val="0"/>
      <w:marBottom w:val="0"/>
      <w:divBdr>
        <w:top w:val="none" w:sz="0" w:space="0" w:color="auto"/>
        <w:left w:val="none" w:sz="0" w:space="0" w:color="auto"/>
        <w:bottom w:val="none" w:sz="0" w:space="0" w:color="auto"/>
        <w:right w:val="none" w:sz="0" w:space="0" w:color="auto"/>
      </w:divBdr>
    </w:div>
    <w:div w:id="2041129446">
      <w:bodyDiv w:val="1"/>
      <w:marLeft w:val="0"/>
      <w:marRight w:val="0"/>
      <w:marTop w:val="0"/>
      <w:marBottom w:val="0"/>
      <w:divBdr>
        <w:top w:val="none" w:sz="0" w:space="0" w:color="auto"/>
        <w:left w:val="none" w:sz="0" w:space="0" w:color="auto"/>
        <w:bottom w:val="none" w:sz="0" w:space="0" w:color="auto"/>
        <w:right w:val="none" w:sz="0" w:space="0" w:color="auto"/>
      </w:divBdr>
    </w:div>
    <w:div w:id="2042127223">
      <w:bodyDiv w:val="1"/>
      <w:marLeft w:val="0"/>
      <w:marRight w:val="0"/>
      <w:marTop w:val="0"/>
      <w:marBottom w:val="0"/>
      <w:divBdr>
        <w:top w:val="none" w:sz="0" w:space="0" w:color="auto"/>
        <w:left w:val="none" w:sz="0" w:space="0" w:color="auto"/>
        <w:bottom w:val="none" w:sz="0" w:space="0" w:color="auto"/>
        <w:right w:val="none" w:sz="0" w:space="0" w:color="auto"/>
      </w:divBdr>
    </w:div>
    <w:div w:id="2044475351">
      <w:bodyDiv w:val="1"/>
      <w:marLeft w:val="0"/>
      <w:marRight w:val="0"/>
      <w:marTop w:val="0"/>
      <w:marBottom w:val="0"/>
      <w:divBdr>
        <w:top w:val="none" w:sz="0" w:space="0" w:color="auto"/>
        <w:left w:val="none" w:sz="0" w:space="0" w:color="auto"/>
        <w:bottom w:val="none" w:sz="0" w:space="0" w:color="auto"/>
        <w:right w:val="none" w:sz="0" w:space="0" w:color="auto"/>
      </w:divBdr>
    </w:div>
    <w:div w:id="2046832470">
      <w:bodyDiv w:val="1"/>
      <w:marLeft w:val="0"/>
      <w:marRight w:val="0"/>
      <w:marTop w:val="0"/>
      <w:marBottom w:val="0"/>
      <w:divBdr>
        <w:top w:val="none" w:sz="0" w:space="0" w:color="auto"/>
        <w:left w:val="none" w:sz="0" w:space="0" w:color="auto"/>
        <w:bottom w:val="none" w:sz="0" w:space="0" w:color="auto"/>
        <w:right w:val="none" w:sz="0" w:space="0" w:color="auto"/>
      </w:divBdr>
    </w:div>
    <w:div w:id="2051369545">
      <w:bodyDiv w:val="1"/>
      <w:marLeft w:val="0"/>
      <w:marRight w:val="0"/>
      <w:marTop w:val="0"/>
      <w:marBottom w:val="0"/>
      <w:divBdr>
        <w:top w:val="none" w:sz="0" w:space="0" w:color="auto"/>
        <w:left w:val="none" w:sz="0" w:space="0" w:color="auto"/>
        <w:bottom w:val="none" w:sz="0" w:space="0" w:color="auto"/>
        <w:right w:val="none" w:sz="0" w:space="0" w:color="auto"/>
      </w:divBdr>
    </w:div>
    <w:div w:id="2051882077">
      <w:bodyDiv w:val="1"/>
      <w:marLeft w:val="0"/>
      <w:marRight w:val="0"/>
      <w:marTop w:val="0"/>
      <w:marBottom w:val="0"/>
      <w:divBdr>
        <w:top w:val="none" w:sz="0" w:space="0" w:color="auto"/>
        <w:left w:val="none" w:sz="0" w:space="0" w:color="auto"/>
        <w:bottom w:val="none" w:sz="0" w:space="0" w:color="auto"/>
        <w:right w:val="none" w:sz="0" w:space="0" w:color="auto"/>
      </w:divBdr>
    </w:div>
    <w:div w:id="2052874962">
      <w:bodyDiv w:val="1"/>
      <w:marLeft w:val="0"/>
      <w:marRight w:val="0"/>
      <w:marTop w:val="0"/>
      <w:marBottom w:val="0"/>
      <w:divBdr>
        <w:top w:val="none" w:sz="0" w:space="0" w:color="auto"/>
        <w:left w:val="none" w:sz="0" w:space="0" w:color="auto"/>
        <w:bottom w:val="none" w:sz="0" w:space="0" w:color="auto"/>
        <w:right w:val="none" w:sz="0" w:space="0" w:color="auto"/>
      </w:divBdr>
    </w:div>
    <w:div w:id="2053190990">
      <w:bodyDiv w:val="1"/>
      <w:marLeft w:val="0"/>
      <w:marRight w:val="0"/>
      <w:marTop w:val="0"/>
      <w:marBottom w:val="0"/>
      <w:divBdr>
        <w:top w:val="none" w:sz="0" w:space="0" w:color="auto"/>
        <w:left w:val="none" w:sz="0" w:space="0" w:color="auto"/>
        <w:bottom w:val="none" w:sz="0" w:space="0" w:color="auto"/>
        <w:right w:val="none" w:sz="0" w:space="0" w:color="auto"/>
      </w:divBdr>
    </w:div>
    <w:div w:id="2053268747">
      <w:bodyDiv w:val="1"/>
      <w:marLeft w:val="0"/>
      <w:marRight w:val="0"/>
      <w:marTop w:val="0"/>
      <w:marBottom w:val="0"/>
      <w:divBdr>
        <w:top w:val="none" w:sz="0" w:space="0" w:color="auto"/>
        <w:left w:val="none" w:sz="0" w:space="0" w:color="auto"/>
        <w:bottom w:val="none" w:sz="0" w:space="0" w:color="auto"/>
        <w:right w:val="none" w:sz="0" w:space="0" w:color="auto"/>
      </w:divBdr>
    </w:div>
    <w:div w:id="2057002357">
      <w:bodyDiv w:val="1"/>
      <w:marLeft w:val="0"/>
      <w:marRight w:val="0"/>
      <w:marTop w:val="0"/>
      <w:marBottom w:val="0"/>
      <w:divBdr>
        <w:top w:val="none" w:sz="0" w:space="0" w:color="auto"/>
        <w:left w:val="none" w:sz="0" w:space="0" w:color="auto"/>
        <w:bottom w:val="none" w:sz="0" w:space="0" w:color="auto"/>
        <w:right w:val="none" w:sz="0" w:space="0" w:color="auto"/>
      </w:divBdr>
    </w:div>
    <w:div w:id="2059206782">
      <w:bodyDiv w:val="1"/>
      <w:marLeft w:val="0"/>
      <w:marRight w:val="0"/>
      <w:marTop w:val="0"/>
      <w:marBottom w:val="0"/>
      <w:divBdr>
        <w:top w:val="none" w:sz="0" w:space="0" w:color="auto"/>
        <w:left w:val="none" w:sz="0" w:space="0" w:color="auto"/>
        <w:bottom w:val="none" w:sz="0" w:space="0" w:color="auto"/>
        <w:right w:val="none" w:sz="0" w:space="0" w:color="auto"/>
      </w:divBdr>
    </w:div>
    <w:div w:id="2059622989">
      <w:bodyDiv w:val="1"/>
      <w:marLeft w:val="0"/>
      <w:marRight w:val="0"/>
      <w:marTop w:val="0"/>
      <w:marBottom w:val="0"/>
      <w:divBdr>
        <w:top w:val="none" w:sz="0" w:space="0" w:color="auto"/>
        <w:left w:val="none" w:sz="0" w:space="0" w:color="auto"/>
        <w:bottom w:val="none" w:sz="0" w:space="0" w:color="auto"/>
        <w:right w:val="none" w:sz="0" w:space="0" w:color="auto"/>
      </w:divBdr>
    </w:div>
    <w:div w:id="2065176236">
      <w:bodyDiv w:val="1"/>
      <w:marLeft w:val="0"/>
      <w:marRight w:val="0"/>
      <w:marTop w:val="0"/>
      <w:marBottom w:val="0"/>
      <w:divBdr>
        <w:top w:val="none" w:sz="0" w:space="0" w:color="auto"/>
        <w:left w:val="none" w:sz="0" w:space="0" w:color="auto"/>
        <w:bottom w:val="none" w:sz="0" w:space="0" w:color="auto"/>
        <w:right w:val="none" w:sz="0" w:space="0" w:color="auto"/>
      </w:divBdr>
    </w:div>
    <w:div w:id="2070034175">
      <w:bodyDiv w:val="1"/>
      <w:marLeft w:val="0"/>
      <w:marRight w:val="0"/>
      <w:marTop w:val="0"/>
      <w:marBottom w:val="0"/>
      <w:divBdr>
        <w:top w:val="none" w:sz="0" w:space="0" w:color="auto"/>
        <w:left w:val="none" w:sz="0" w:space="0" w:color="auto"/>
        <w:bottom w:val="none" w:sz="0" w:space="0" w:color="auto"/>
        <w:right w:val="none" w:sz="0" w:space="0" w:color="auto"/>
      </w:divBdr>
    </w:div>
    <w:div w:id="2070300500">
      <w:bodyDiv w:val="1"/>
      <w:marLeft w:val="0"/>
      <w:marRight w:val="0"/>
      <w:marTop w:val="0"/>
      <w:marBottom w:val="0"/>
      <w:divBdr>
        <w:top w:val="none" w:sz="0" w:space="0" w:color="auto"/>
        <w:left w:val="none" w:sz="0" w:space="0" w:color="auto"/>
        <w:bottom w:val="none" w:sz="0" w:space="0" w:color="auto"/>
        <w:right w:val="none" w:sz="0" w:space="0" w:color="auto"/>
      </w:divBdr>
    </w:div>
    <w:div w:id="2074497991">
      <w:bodyDiv w:val="1"/>
      <w:marLeft w:val="0"/>
      <w:marRight w:val="0"/>
      <w:marTop w:val="0"/>
      <w:marBottom w:val="0"/>
      <w:divBdr>
        <w:top w:val="none" w:sz="0" w:space="0" w:color="auto"/>
        <w:left w:val="none" w:sz="0" w:space="0" w:color="auto"/>
        <w:bottom w:val="none" w:sz="0" w:space="0" w:color="auto"/>
        <w:right w:val="none" w:sz="0" w:space="0" w:color="auto"/>
      </w:divBdr>
    </w:div>
    <w:div w:id="2076855634">
      <w:bodyDiv w:val="1"/>
      <w:marLeft w:val="0"/>
      <w:marRight w:val="0"/>
      <w:marTop w:val="0"/>
      <w:marBottom w:val="0"/>
      <w:divBdr>
        <w:top w:val="none" w:sz="0" w:space="0" w:color="auto"/>
        <w:left w:val="none" w:sz="0" w:space="0" w:color="auto"/>
        <w:bottom w:val="none" w:sz="0" w:space="0" w:color="auto"/>
        <w:right w:val="none" w:sz="0" w:space="0" w:color="auto"/>
      </w:divBdr>
    </w:div>
    <w:div w:id="2078360422">
      <w:bodyDiv w:val="1"/>
      <w:marLeft w:val="0"/>
      <w:marRight w:val="0"/>
      <w:marTop w:val="0"/>
      <w:marBottom w:val="0"/>
      <w:divBdr>
        <w:top w:val="none" w:sz="0" w:space="0" w:color="auto"/>
        <w:left w:val="none" w:sz="0" w:space="0" w:color="auto"/>
        <w:bottom w:val="none" w:sz="0" w:space="0" w:color="auto"/>
        <w:right w:val="none" w:sz="0" w:space="0" w:color="auto"/>
      </w:divBdr>
    </w:div>
    <w:div w:id="2078744294">
      <w:bodyDiv w:val="1"/>
      <w:marLeft w:val="0"/>
      <w:marRight w:val="0"/>
      <w:marTop w:val="0"/>
      <w:marBottom w:val="0"/>
      <w:divBdr>
        <w:top w:val="none" w:sz="0" w:space="0" w:color="auto"/>
        <w:left w:val="none" w:sz="0" w:space="0" w:color="auto"/>
        <w:bottom w:val="none" w:sz="0" w:space="0" w:color="auto"/>
        <w:right w:val="none" w:sz="0" w:space="0" w:color="auto"/>
      </w:divBdr>
    </w:div>
    <w:div w:id="2083679731">
      <w:bodyDiv w:val="1"/>
      <w:marLeft w:val="0"/>
      <w:marRight w:val="0"/>
      <w:marTop w:val="0"/>
      <w:marBottom w:val="0"/>
      <w:divBdr>
        <w:top w:val="none" w:sz="0" w:space="0" w:color="auto"/>
        <w:left w:val="none" w:sz="0" w:space="0" w:color="auto"/>
        <w:bottom w:val="none" w:sz="0" w:space="0" w:color="auto"/>
        <w:right w:val="none" w:sz="0" w:space="0" w:color="auto"/>
      </w:divBdr>
    </w:div>
    <w:div w:id="2084521372">
      <w:bodyDiv w:val="1"/>
      <w:marLeft w:val="0"/>
      <w:marRight w:val="0"/>
      <w:marTop w:val="0"/>
      <w:marBottom w:val="0"/>
      <w:divBdr>
        <w:top w:val="none" w:sz="0" w:space="0" w:color="auto"/>
        <w:left w:val="none" w:sz="0" w:space="0" w:color="auto"/>
        <w:bottom w:val="none" w:sz="0" w:space="0" w:color="auto"/>
        <w:right w:val="none" w:sz="0" w:space="0" w:color="auto"/>
      </w:divBdr>
    </w:div>
    <w:div w:id="2086802545">
      <w:bodyDiv w:val="1"/>
      <w:marLeft w:val="0"/>
      <w:marRight w:val="0"/>
      <w:marTop w:val="0"/>
      <w:marBottom w:val="0"/>
      <w:divBdr>
        <w:top w:val="none" w:sz="0" w:space="0" w:color="auto"/>
        <w:left w:val="none" w:sz="0" w:space="0" w:color="auto"/>
        <w:bottom w:val="none" w:sz="0" w:space="0" w:color="auto"/>
        <w:right w:val="none" w:sz="0" w:space="0" w:color="auto"/>
      </w:divBdr>
    </w:div>
    <w:div w:id="2092194785">
      <w:bodyDiv w:val="1"/>
      <w:marLeft w:val="0"/>
      <w:marRight w:val="0"/>
      <w:marTop w:val="0"/>
      <w:marBottom w:val="0"/>
      <w:divBdr>
        <w:top w:val="none" w:sz="0" w:space="0" w:color="auto"/>
        <w:left w:val="none" w:sz="0" w:space="0" w:color="auto"/>
        <w:bottom w:val="none" w:sz="0" w:space="0" w:color="auto"/>
        <w:right w:val="none" w:sz="0" w:space="0" w:color="auto"/>
      </w:divBdr>
    </w:div>
    <w:div w:id="2092844590">
      <w:bodyDiv w:val="1"/>
      <w:marLeft w:val="0"/>
      <w:marRight w:val="0"/>
      <w:marTop w:val="0"/>
      <w:marBottom w:val="0"/>
      <w:divBdr>
        <w:top w:val="none" w:sz="0" w:space="0" w:color="auto"/>
        <w:left w:val="none" w:sz="0" w:space="0" w:color="auto"/>
        <w:bottom w:val="none" w:sz="0" w:space="0" w:color="auto"/>
        <w:right w:val="none" w:sz="0" w:space="0" w:color="auto"/>
      </w:divBdr>
    </w:div>
    <w:div w:id="2092920500">
      <w:bodyDiv w:val="1"/>
      <w:marLeft w:val="0"/>
      <w:marRight w:val="0"/>
      <w:marTop w:val="0"/>
      <w:marBottom w:val="0"/>
      <w:divBdr>
        <w:top w:val="none" w:sz="0" w:space="0" w:color="auto"/>
        <w:left w:val="none" w:sz="0" w:space="0" w:color="auto"/>
        <w:bottom w:val="none" w:sz="0" w:space="0" w:color="auto"/>
        <w:right w:val="none" w:sz="0" w:space="0" w:color="auto"/>
      </w:divBdr>
    </w:div>
    <w:div w:id="2093236336">
      <w:bodyDiv w:val="1"/>
      <w:marLeft w:val="0"/>
      <w:marRight w:val="0"/>
      <w:marTop w:val="0"/>
      <w:marBottom w:val="0"/>
      <w:divBdr>
        <w:top w:val="none" w:sz="0" w:space="0" w:color="auto"/>
        <w:left w:val="none" w:sz="0" w:space="0" w:color="auto"/>
        <w:bottom w:val="none" w:sz="0" w:space="0" w:color="auto"/>
        <w:right w:val="none" w:sz="0" w:space="0" w:color="auto"/>
      </w:divBdr>
    </w:div>
    <w:div w:id="2095201295">
      <w:bodyDiv w:val="1"/>
      <w:marLeft w:val="0"/>
      <w:marRight w:val="0"/>
      <w:marTop w:val="0"/>
      <w:marBottom w:val="0"/>
      <w:divBdr>
        <w:top w:val="none" w:sz="0" w:space="0" w:color="auto"/>
        <w:left w:val="none" w:sz="0" w:space="0" w:color="auto"/>
        <w:bottom w:val="none" w:sz="0" w:space="0" w:color="auto"/>
        <w:right w:val="none" w:sz="0" w:space="0" w:color="auto"/>
      </w:divBdr>
    </w:div>
    <w:div w:id="2095742036">
      <w:bodyDiv w:val="1"/>
      <w:marLeft w:val="0"/>
      <w:marRight w:val="0"/>
      <w:marTop w:val="0"/>
      <w:marBottom w:val="0"/>
      <w:divBdr>
        <w:top w:val="none" w:sz="0" w:space="0" w:color="auto"/>
        <w:left w:val="none" w:sz="0" w:space="0" w:color="auto"/>
        <w:bottom w:val="none" w:sz="0" w:space="0" w:color="auto"/>
        <w:right w:val="none" w:sz="0" w:space="0" w:color="auto"/>
      </w:divBdr>
    </w:div>
    <w:div w:id="2096976631">
      <w:bodyDiv w:val="1"/>
      <w:marLeft w:val="0"/>
      <w:marRight w:val="0"/>
      <w:marTop w:val="0"/>
      <w:marBottom w:val="0"/>
      <w:divBdr>
        <w:top w:val="none" w:sz="0" w:space="0" w:color="auto"/>
        <w:left w:val="none" w:sz="0" w:space="0" w:color="auto"/>
        <w:bottom w:val="none" w:sz="0" w:space="0" w:color="auto"/>
        <w:right w:val="none" w:sz="0" w:space="0" w:color="auto"/>
      </w:divBdr>
    </w:div>
    <w:div w:id="2097246194">
      <w:bodyDiv w:val="1"/>
      <w:marLeft w:val="0"/>
      <w:marRight w:val="0"/>
      <w:marTop w:val="0"/>
      <w:marBottom w:val="0"/>
      <w:divBdr>
        <w:top w:val="none" w:sz="0" w:space="0" w:color="auto"/>
        <w:left w:val="none" w:sz="0" w:space="0" w:color="auto"/>
        <w:bottom w:val="none" w:sz="0" w:space="0" w:color="auto"/>
        <w:right w:val="none" w:sz="0" w:space="0" w:color="auto"/>
      </w:divBdr>
    </w:div>
    <w:div w:id="2098014041">
      <w:bodyDiv w:val="1"/>
      <w:marLeft w:val="0"/>
      <w:marRight w:val="0"/>
      <w:marTop w:val="0"/>
      <w:marBottom w:val="0"/>
      <w:divBdr>
        <w:top w:val="none" w:sz="0" w:space="0" w:color="auto"/>
        <w:left w:val="none" w:sz="0" w:space="0" w:color="auto"/>
        <w:bottom w:val="none" w:sz="0" w:space="0" w:color="auto"/>
        <w:right w:val="none" w:sz="0" w:space="0" w:color="auto"/>
      </w:divBdr>
    </w:div>
    <w:div w:id="2098095376">
      <w:bodyDiv w:val="1"/>
      <w:marLeft w:val="0"/>
      <w:marRight w:val="0"/>
      <w:marTop w:val="0"/>
      <w:marBottom w:val="0"/>
      <w:divBdr>
        <w:top w:val="none" w:sz="0" w:space="0" w:color="auto"/>
        <w:left w:val="none" w:sz="0" w:space="0" w:color="auto"/>
        <w:bottom w:val="none" w:sz="0" w:space="0" w:color="auto"/>
        <w:right w:val="none" w:sz="0" w:space="0" w:color="auto"/>
      </w:divBdr>
    </w:div>
    <w:div w:id="2102754536">
      <w:bodyDiv w:val="1"/>
      <w:marLeft w:val="0"/>
      <w:marRight w:val="0"/>
      <w:marTop w:val="0"/>
      <w:marBottom w:val="0"/>
      <w:divBdr>
        <w:top w:val="none" w:sz="0" w:space="0" w:color="auto"/>
        <w:left w:val="none" w:sz="0" w:space="0" w:color="auto"/>
        <w:bottom w:val="none" w:sz="0" w:space="0" w:color="auto"/>
        <w:right w:val="none" w:sz="0" w:space="0" w:color="auto"/>
      </w:divBdr>
    </w:div>
    <w:div w:id="2105101974">
      <w:bodyDiv w:val="1"/>
      <w:marLeft w:val="0"/>
      <w:marRight w:val="0"/>
      <w:marTop w:val="0"/>
      <w:marBottom w:val="0"/>
      <w:divBdr>
        <w:top w:val="none" w:sz="0" w:space="0" w:color="auto"/>
        <w:left w:val="none" w:sz="0" w:space="0" w:color="auto"/>
        <w:bottom w:val="none" w:sz="0" w:space="0" w:color="auto"/>
        <w:right w:val="none" w:sz="0" w:space="0" w:color="auto"/>
      </w:divBdr>
    </w:div>
    <w:div w:id="2105152130">
      <w:bodyDiv w:val="1"/>
      <w:marLeft w:val="0"/>
      <w:marRight w:val="0"/>
      <w:marTop w:val="0"/>
      <w:marBottom w:val="0"/>
      <w:divBdr>
        <w:top w:val="none" w:sz="0" w:space="0" w:color="auto"/>
        <w:left w:val="none" w:sz="0" w:space="0" w:color="auto"/>
        <w:bottom w:val="none" w:sz="0" w:space="0" w:color="auto"/>
        <w:right w:val="none" w:sz="0" w:space="0" w:color="auto"/>
      </w:divBdr>
    </w:div>
    <w:div w:id="2106606682">
      <w:bodyDiv w:val="1"/>
      <w:marLeft w:val="0"/>
      <w:marRight w:val="0"/>
      <w:marTop w:val="0"/>
      <w:marBottom w:val="0"/>
      <w:divBdr>
        <w:top w:val="none" w:sz="0" w:space="0" w:color="auto"/>
        <w:left w:val="none" w:sz="0" w:space="0" w:color="auto"/>
        <w:bottom w:val="none" w:sz="0" w:space="0" w:color="auto"/>
        <w:right w:val="none" w:sz="0" w:space="0" w:color="auto"/>
      </w:divBdr>
    </w:div>
    <w:div w:id="2107458899">
      <w:bodyDiv w:val="1"/>
      <w:marLeft w:val="0"/>
      <w:marRight w:val="0"/>
      <w:marTop w:val="0"/>
      <w:marBottom w:val="0"/>
      <w:divBdr>
        <w:top w:val="none" w:sz="0" w:space="0" w:color="auto"/>
        <w:left w:val="none" w:sz="0" w:space="0" w:color="auto"/>
        <w:bottom w:val="none" w:sz="0" w:space="0" w:color="auto"/>
        <w:right w:val="none" w:sz="0" w:space="0" w:color="auto"/>
      </w:divBdr>
    </w:div>
    <w:div w:id="2109618346">
      <w:bodyDiv w:val="1"/>
      <w:marLeft w:val="0"/>
      <w:marRight w:val="0"/>
      <w:marTop w:val="0"/>
      <w:marBottom w:val="0"/>
      <w:divBdr>
        <w:top w:val="none" w:sz="0" w:space="0" w:color="auto"/>
        <w:left w:val="none" w:sz="0" w:space="0" w:color="auto"/>
        <w:bottom w:val="none" w:sz="0" w:space="0" w:color="auto"/>
        <w:right w:val="none" w:sz="0" w:space="0" w:color="auto"/>
      </w:divBdr>
    </w:div>
    <w:div w:id="2111311249">
      <w:bodyDiv w:val="1"/>
      <w:marLeft w:val="0"/>
      <w:marRight w:val="0"/>
      <w:marTop w:val="0"/>
      <w:marBottom w:val="0"/>
      <w:divBdr>
        <w:top w:val="none" w:sz="0" w:space="0" w:color="auto"/>
        <w:left w:val="none" w:sz="0" w:space="0" w:color="auto"/>
        <w:bottom w:val="none" w:sz="0" w:space="0" w:color="auto"/>
        <w:right w:val="none" w:sz="0" w:space="0" w:color="auto"/>
      </w:divBdr>
    </w:div>
    <w:div w:id="2111662608">
      <w:bodyDiv w:val="1"/>
      <w:marLeft w:val="0"/>
      <w:marRight w:val="0"/>
      <w:marTop w:val="0"/>
      <w:marBottom w:val="0"/>
      <w:divBdr>
        <w:top w:val="none" w:sz="0" w:space="0" w:color="auto"/>
        <w:left w:val="none" w:sz="0" w:space="0" w:color="auto"/>
        <w:bottom w:val="none" w:sz="0" w:space="0" w:color="auto"/>
        <w:right w:val="none" w:sz="0" w:space="0" w:color="auto"/>
      </w:divBdr>
    </w:div>
    <w:div w:id="2111730990">
      <w:bodyDiv w:val="1"/>
      <w:marLeft w:val="0"/>
      <w:marRight w:val="0"/>
      <w:marTop w:val="0"/>
      <w:marBottom w:val="0"/>
      <w:divBdr>
        <w:top w:val="none" w:sz="0" w:space="0" w:color="auto"/>
        <w:left w:val="none" w:sz="0" w:space="0" w:color="auto"/>
        <w:bottom w:val="none" w:sz="0" w:space="0" w:color="auto"/>
        <w:right w:val="none" w:sz="0" w:space="0" w:color="auto"/>
      </w:divBdr>
    </w:div>
    <w:div w:id="2114981991">
      <w:bodyDiv w:val="1"/>
      <w:marLeft w:val="0"/>
      <w:marRight w:val="0"/>
      <w:marTop w:val="0"/>
      <w:marBottom w:val="0"/>
      <w:divBdr>
        <w:top w:val="none" w:sz="0" w:space="0" w:color="auto"/>
        <w:left w:val="none" w:sz="0" w:space="0" w:color="auto"/>
        <w:bottom w:val="none" w:sz="0" w:space="0" w:color="auto"/>
        <w:right w:val="none" w:sz="0" w:space="0" w:color="auto"/>
      </w:divBdr>
    </w:div>
    <w:div w:id="2116560428">
      <w:bodyDiv w:val="1"/>
      <w:marLeft w:val="0"/>
      <w:marRight w:val="0"/>
      <w:marTop w:val="0"/>
      <w:marBottom w:val="0"/>
      <w:divBdr>
        <w:top w:val="none" w:sz="0" w:space="0" w:color="auto"/>
        <w:left w:val="none" w:sz="0" w:space="0" w:color="auto"/>
        <w:bottom w:val="none" w:sz="0" w:space="0" w:color="auto"/>
        <w:right w:val="none" w:sz="0" w:space="0" w:color="auto"/>
      </w:divBdr>
    </w:div>
    <w:div w:id="2118403479">
      <w:bodyDiv w:val="1"/>
      <w:marLeft w:val="0"/>
      <w:marRight w:val="0"/>
      <w:marTop w:val="0"/>
      <w:marBottom w:val="0"/>
      <w:divBdr>
        <w:top w:val="none" w:sz="0" w:space="0" w:color="auto"/>
        <w:left w:val="none" w:sz="0" w:space="0" w:color="auto"/>
        <w:bottom w:val="none" w:sz="0" w:space="0" w:color="auto"/>
        <w:right w:val="none" w:sz="0" w:space="0" w:color="auto"/>
      </w:divBdr>
    </w:div>
    <w:div w:id="2120105563">
      <w:bodyDiv w:val="1"/>
      <w:marLeft w:val="0"/>
      <w:marRight w:val="0"/>
      <w:marTop w:val="0"/>
      <w:marBottom w:val="0"/>
      <w:divBdr>
        <w:top w:val="none" w:sz="0" w:space="0" w:color="auto"/>
        <w:left w:val="none" w:sz="0" w:space="0" w:color="auto"/>
        <w:bottom w:val="none" w:sz="0" w:space="0" w:color="auto"/>
        <w:right w:val="none" w:sz="0" w:space="0" w:color="auto"/>
      </w:divBdr>
    </w:div>
    <w:div w:id="2122412328">
      <w:bodyDiv w:val="1"/>
      <w:marLeft w:val="0"/>
      <w:marRight w:val="0"/>
      <w:marTop w:val="0"/>
      <w:marBottom w:val="0"/>
      <w:divBdr>
        <w:top w:val="none" w:sz="0" w:space="0" w:color="auto"/>
        <w:left w:val="none" w:sz="0" w:space="0" w:color="auto"/>
        <w:bottom w:val="none" w:sz="0" w:space="0" w:color="auto"/>
        <w:right w:val="none" w:sz="0" w:space="0" w:color="auto"/>
      </w:divBdr>
    </w:div>
    <w:div w:id="2126730260">
      <w:bodyDiv w:val="1"/>
      <w:marLeft w:val="0"/>
      <w:marRight w:val="0"/>
      <w:marTop w:val="0"/>
      <w:marBottom w:val="0"/>
      <w:divBdr>
        <w:top w:val="none" w:sz="0" w:space="0" w:color="auto"/>
        <w:left w:val="none" w:sz="0" w:space="0" w:color="auto"/>
        <w:bottom w:val="none" w:sz="0" w:space="0" w:color="auto"/>
        <w:right w:val="none" w:sz="0" w:space="0" w:color="auto"/>
      </w:divBdr>
    </w:div>
    <w:div w:id="2127389085">
      <w:bodyDiv w:val="1"/>
      <w:marLeft w:val="0"/>
      <w:marRight w:val="0"/>
      <w:marTop w:val="0"/>
      <w:marBottom w:val="0"/>
      <w:divBdr>
        <w:top w:val="none" w:sz="0" w:space="0" w:color="auto"/>
        <w:left w:val="none" w:sz="0" w:space="0" w:color="auto"/>
        <w:bottom w:val="none" w:sz="0" w:space="0" w:color="auto"/>
        <w:right w:val="none" w:sz="0" w:space="0" w:color="auto"/>
      </w:divBdr>
    </w:div>
    <w:div w:id="2128816642">
      <w:bodyDiv w:val="1"/>
      <w:marLeft w:val="0"/>
      <w:marRight w:val="0"/>
      <w:marTop w:val="0"/>
      <w:marBottom w:val="0"/>
      <w:divBdr>
        <w:top w:val="none" w:sz="0" w:space="0" w:color="auto"/>
        <w:left w:val="none" w:sz="0" w:space="0" w:color="auto"/>
        <w:bottom w:val="none" w:sz="0" w:space="0" w:color="auto"/>
        <w:right w:val="none" w:sz="0" w:space="0" w:color="auto"/>
      </w:divBdr>
    </w:div>
    <w:div w:id="2129080904">
      <w:bodyDiv w:val="1"/>
      <w:marLeft w:val="0"/>
      <w:marRight w:val="0"/>
      <w:marTop w:val="0"/>
      <w:marBottom w:val="0"/>
      <w:divBdr>
        <w:top w:val="none" w:sz="0" w:space="0" w:color="auto"/>
        <w:left w:val="none" w:sz="0" w:space="0" w:color="auto"/>
        <w:bottom w:val="none" w:sz="0" w:space="0" w:color="auto"/>
        <w:right w:val="none" w:sz="0" w:space="0" w:color="auto"/>
      </w:divBdr>
    </w:div>
    <w:div w:id="2131239382">
      <w:bodyDiv w:val="1"/>
      <w:marLeft w:val="0"/>
      <w:marRight w:val="0"/>
      <w:marTop w:val="0"/>
      <w:marBottom w:val="0"/>
      <w:divBdr>
        <w:top w:val="none" w:sz="0" w:space="0" w:color="auto"/>
        <w:left w:val="none" w:sz="0" w:space="0" w:color="auto"/>
        <w:bottom w:val="none" w:sz="0" w:space="0" w:color="auto"/>
        <w:right w:val="none" w:sz="0" w:space="0" w:color="auto"/>
      </w:divBdr>
    </w:div>
    <w:div w:id="2131968022">
      <w:bodyDiv w:val="1"/>
      <w:marLeft w:val="0"/>
      <w:marRight w:val="0"/>
      <w:marTop w:val="0"/>
      <w:marBottom w:val="0"/>
      <w:divBdr>
        <w:top w:val="none" w:sz="0" w:space="0" w:color="auto"/>
        <w:left w:val="none" w:sz="0" w:space="0" w:color="auto"/>
        <w:bottom w:val="none" w:sz="0" w:space="0" w:color="auto"/>
        <w:right w:val="none" w:sz="0" w:space="0" w:color="auto"/>
      </w:divBdr>
    </w:div>
    <w:div w:id="2132280612">
      <w:bodyDiv w:val="1"/>
      <w:marLeft w:val="0"/>
      <w:marRight w:val="0"/>
      <w:marTop w:val="0"/>
      <w:marBottom w:val="0"/>
      <w:divBdr>
        <w:top w:val="none" w:sz="0" w:space="0" w:color="auto"/>
        <w:left w:val="none" w:sz="0" w:space="0" w:color="auto"/>
        <w:bottom w:val="none" w:sz="0" w:space="0" w:color="auto"/>
        <w:right w:val="none" w:sz="0" w:space="0" w:color="auto"/>
      </w:divBdr>
    </w:div>
    <w:div w:id="2132937782">
      <w:bodyDiv w:val="1"/>
      <w:marLeft w:val="0"/>
      <w:marRight w:val="0"/>
      <w:marTop w:val="0"/>
      <w:marBottom w:val="0"/>
      <w:divBdr>
        <w:top w:val="none" w:sz="0" w:space="0" w:color="auto"/>
        <w:left w:val="none" w:sz="0" w:space="0" w:color="auto"/>
        <w:bottom w:val="none" w:sz="0" w:space="0" w:color="auto"/>
        <w:right w:val="none" w:sz="0" w:space="0" w:color="auto"/>
      </w:divBdr>
    </w:div>
    <w:div w:id="2134783908">
      <w:bodyDiv w:val="1"/>
      <w:marLeft w:val="0"/>
      <w:marRight w:val="0"/>
      <w:marTop w:val="0"/>
      <w:marBottom w:val="0"/>
      <w:divBdr>
        <w:top w:val="none" w:sz="0" w:space="0" w:color="auto"/>
        <w:left w:val="none" w:sz="0" w:space="0" w:color="auto"/>
        <w:bottom w:val="none" w:sz="0" w:space="0" w:color="auto"/>
        <w:right w:val="none" w:sz="0" w:space="0" w:color="auto"/>
      </w:divBdr>
    </w:div>
    <w:div w:id="2137992287">
      <w:bodyDiv w:val="1"/>
      <w:marLeft w:val="0"/>
      <w:marRight w:val="0"/>
      <w:marTop w:val="0"/>
      <w:marBottom w:val="0"/>
      <w:divBdr>
        <w:top w:val="none" w:sz="0" w:space="0" w:color="auto"/>
        <w:left w:val="none" w:sz="0" w:space="0" w:color="auto"/>
        <w:bottom w:val="none" w:sz="0" w:space="0" w:color="auto"/>
        <w:right w:val="none" w:sz="0" w:space="0" w:color="auto"/>
      </w:divBdr>
    </w:div>
    <w:div w:id="2138063531">
      <w:bodyDiv w:val="1"/>
      <w:marLeft w:val="0"/>
      <w:marRight w:val="0"/>
      <w:marTop w:val="0"/>
      <w:marBottom w:val="0"/>
      <w:divBdr>
        <w:top w:val="none" w:sz="0" w:space="0" w:color="auto"/>
        <w:left w:val="none" w:sz="0" w:space="0" w:color="auto"/>
        <w:bottom w:val="none" w:sz="0" w:space="0" w:color="auto"/>
        <w:right w:val="none" w:sz="0" w:space="0" w:color="auto"/>
      </w:divBdr>
    </w:div>
    <w:div w:id="2140369258">
      <w:bodyDiv w:val="1"/>
      <w:marLeft w:val="0"/>
      <w:marRight w:val="0"/>
      <w:marTop w:val="0"/>
      <w:marBottom w:val="0"/>
      <w:divBdr>
        <w:top w:val="none" w:sz="0" w:space="0" w:color="auto"/>
        <w:left w:val="none" w:sz="0" w:space="0" w:color="auto"/>
        <w:bottom w:val="none" w:sz="0" w:space="0" w:color="auto"/>
        <w:right w:val="none" w:sz="0" w:space="0" w:color="auto"/>
      </w:divBdr>
    </w:div>
    <w:div w:id="2140679303">
      <w:bodyDiv w:val="1"/>
      <w:marLeft w:val="0"/>
      <w:marRight w:val="0"/>
      <w:marTop w:val="0"/>
      <w:marBottom w:val="0"/>
      <w:divBdr>
        <w:top w:val="none" w:sz="0" w:space="0" w:color="auto"/>
        <w:left w:val="none" w:sz="0" w:space="0" w:color="auto"/>
        <w:bottom w:val="none" w:sz="0" w:space="0" w:color="auto"/>
        <w:right w:val="none" w:sz="0" w:space="0" w:color="auto"/>
      </w:divBdr>
    </w:div>
    <w:div w:id="2141413082">
      <w:bodyDiv w:val="1"/>
      <w:marLeft w:val="0"/>
      <w:marRight w:val="0"/>
      <w:marTop w:val="0"/>
      <w:marBottom w:val="0"/>
      <w:divBdr>
        <w:top w:val="none" w:sz="0" w:space="0" w:color="auto"/>
        <w:left w:val="none" w:sz="0" w:space="0" w:color="auto"/>
        <w:bottom w:val="none" w:sz="0" w:space="0" w:color="auto"/>
        <w:right w:val="none" w:sz="0" w:space="0" w:color="auto"/>
      </w:divBdr>
    </w:div>
    <w:div w:id="2141413987">
      <w:bodyDiv w:val="1"/>
      <w:marLeft w:val="0"/>
      <w:marRight w:val="0"/>
      <w:marTop w:val="0"/>
      <w:marBottom w:val="0"/>
      <w:divBdr>
        <w:top w:val="none" w:sz="0" w:space="0" w:color="auto"/>
        <w:left w:val="none" w:sz="0" w:space="0" w:color="auto"/>
        <w:bottom w:val="none" w:sz="0" w:space="0" w:color="auto"/>
        <w:right w:val="none" w:sz="0" w:space="0" w:color="auto"/>
      </w:divBdr>
    </w:div>
    <w:div w:id="2142185084">
      <w:bodyDiv w:val="1"/>
      <w:marLeft w:val="0"/>
      <w:marRight w:val="0"/>
      <w:marTop w:val="0"/>
      <w:marBottom w:val="0"/>
      <w:divBdr>
        <w:top w:val="none" w:sz="0" w:space="0" w:color="auto"/>
        <w:left w:val="none" w:sz="0" w:space="0" w:color="auto"/>
        <w:bottom w:val="none" w:sz="0" w:space="0" w:color="auto"/>
        <w:right w:val="none" w:sz="0" w:space="0" w:color="auto"/>
      </w:divBdr>
    </w:div>
    <w:div w:id="2144030825">
      <w:bodyDiv w:val="1"/>
      <w:marLeft w:val="0"/>
      <w:marRight w:val="0"/>
      <w:marTop w:val="0"/>
      <w:marBottom w:val="0"/>
      <w:divBdr>
        <w:top w:val="none" w:sz="0" w:space="0" w:color="auto"/>
        <w:left w:val="none" w:sz="0" w:space="0" w:color="auto"/>
        <w:bottom w:val="none" w:sz="0" w:space="0" w:color="auto"/>
        <w:right w:val="none" w:sz="0" w:space="0" w:color="auto"/>
      </w:divBdr>
    </w:div>
    <w:div w:id="2144232458">
      <w:bodyDiv w:val="1"/>
      <w:marLeft w:val="0"/>
      <w:marRight w:val="0"/>
      <w:marTop w:val="0"/>
      <w:marBottom w:val="0"/>
      <w:divBdr>
        <w:top w:val="none" w:sz="0" w:space="0" w:color="auto"/>
        <w:left w:val="none" w:sz="0" w:space="0" w:color="auto"/>
        <w:bottom w:val="none" w:sz="0" w:space="0" w:color="auto"/>
        <w:right w:val="none" w:sz="0" w:space="0" w:color="auto"/>
      </w:divBdr>
    </w:div>
    <w:div w:id="2144689877">
      <w:bodyDiv w:val="1"/>
      <w:marLeft w:val="0"/>
      <w:marRight w:val="0"/>
      <w:marTop w:val="0"/>
      <w:marBottom w:val="0"/>
      <w:divBdr>
        <w:top w:val="none" w:sz="0" w:space="0" w:color="auto"/>
        <w:left w:val="none" w:sz="0" w:space="0" w:color="auto"/>
        <w:bottom w:val="none" w:sz="0" w:space="0" w:color="auto"/>
        <w:right w:val="none" w:sz="0" w:space="0" w:color="auto"/>
      </w:divBdr>
    </w:div>
    <w:div w:id="2146045482">
      <w:bodyDiv w:val="1"/>
      <w:marLeft w:val="0"/>
      <w:marRight w:val="0"/>
      <w:marTop w:val="0"/>
      <w:marBottom w:val="0"/>
      <w:divBdr>
        <w:top w:val="none" w:sz="0" w:space="0" w:color="auto"/>
        <w:left w:val="none" w:sz="0" w:space="0" w:color="auto"/>
        <w:bottom w:val="none" w:sz="0" w:space="0" w:color="auto"/>
        <w:right w:val="none" w:sz="0" w:space="0" w:color="auto"/>
      </w:divBdr>
    </w:div>
    <w:div w:id="2146697320">
      <w:bodyDiv w:val="1"/>
      <w:marLeft w:val="0"/>
      <w:marRight w:val="0"/>
      <w:marTop w:val="0"/>
      <w:marBottom w:val="0"/>
      <w:divBdr>
        <w:top w:val="none" w:sz="0" w:space="0" w:color="auto"/>
        <w:left w:val="none" w:sz="0" w:space="0" w:color="auto"/>
        <w:bottom w:val="none" w:sz="0" w:space="0" w:color="auto"/>
        <w:right w:val="none" w:sz="0" w:space="0" w:color="auto"/>
      </w:divBdr>
    </w:div>
    <w:div w:id="214735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1" Type="http://schemas.openxmlformats.org/officeDocument/2006/relationships/hyperlink" Target="https://fran.si/132/sprotni-sprotni-slovar-slovenskega-jezika/4666474/realnocasovni?View=1&amp;Query=realno%C4%8Dasovni"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5.xml"/><Relationship Id="rId42" Type="http://schemas.openxmlformats.org/officeDocument/2006/relationships/image" Target="media/image20.jpeg"/><Relationship Id="rId47" Type="http://schemas.openxmlformats.org/officeDocument/2006/relationships/image" Target="media/image25.png"/><Relationship Id="rId63" Type="http://schemas.openxmlformats.org/officeDocument/2006/relationships/hyperlink" Target="https://cocodataset.org/" TargetMode="External"/><Relationship Id="rId68" Type="http://schemas.openxmlformats.org/officeDocument/2006/relationships/hyperlink" Target="https://docs.ultralytics.com/tasks/pose" TargetMode="External"/><Relationship Id="rId84" Type="http://schemas.openxmlformats.org/officeDocument/2006/relationships/hyperlink" Target="https://arxiv.org/abs/2112.13715" TargetMode="External"/><Relationship Id="rId89" Type="http://schemas.openxmlformats.org/officeDocument/2006/relationships/hyperlink" Target="https://developers.google.com/machine-learning/crash-course/overfitting/dividing-datasets" TargetMode="External"/><Relationship Id="rId16" Type="http://schemas.openxmlformats.org/officeDocument/2006/relationships/header" Target="header1.xml"/><Relationship Id="rId11" Type="http://schemas.microsoft.com/office/2011/relationships/commentsExtended" Target="commentsExtended.xml"/><Relationship Id="rId32" Type="http://schemas.openxmlformats.org/officeDocument/2006/relationships/image" Target="media/image10.png"/><Relationship Id="rId37" Type="http://schemas.openxmlformats.org/officeDocument/2006/relationships/image" Target="media/image15.jpeg"/><Relationship Id="rId53" Type="http://schemas.openxmlformats.org/officeDocument/2006/relationships/hyperlink" Target="https://doi.org/10.1007/s10462-024-11019-3" TargetMode="External"/><Relationship Id="rId58" Type="http://schemas.openxmlformats.org/officeDocument/2006/relationships/hyperlink" Target="https://arxiv.org/abs/1801.04381" TargetMode="External"/><Relationship Id="rId74" Type="http://schemas.openxmlformats.org/officeDocument/2006/relationships/hyperlink" Target="https://github.com/tensorflow/tfjs-models/tree/master/posenet" TargetMode="External"/><Relationship Id="rId79" Type="http://schemas.openxmlformats.org/officeDocument/2006/relationships/hyperlink" Target="https://github.com/tensorflow/tfjs-models/blob/master/pose-detection/src/blazepose_tfjs/README.md" TargetMode="External"/><Relationship Id="rId5" Type="http://schemas.openxmlformats.org/officeDocument/2006/relationships/webSettings" Target="webSettings.xml"/><Relationship Id="rId90" Type="http://schemas.openxmlformats.org/officeDocument/2006/relationships/hyperlink" Target="https://docs.ultralytics.com/datasets/pose%20%5b2" TargetMode="External"/><Relationship Id="rId95" Type="http://schemas.openxmlformats.org/officeDocument/2006/relationships/hyperlink" Target="https://docs.ultralytics.com/yolov5/tutorials/tips-for-best-training-results" TargetMode="External"/><Relationship Id="rId22" Type="http://schemas.openxmlformats.org/officeDocument/2006/relationships/header" Target="header4.xml"/><Relationship Id="rId27" Type="http://schemas.openxmlformats.org/officeDocument/2006/relationships/image" Target="media/image5.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hyperlink" Target="https://arxiv.org/abs/1405.0312%20%5b17" TargetMode="External"/><Relationship Id="rId69" Type="http://schemas.openxmlformats.org/officeDocument/2006/relationships/hyperlink" Target="https://docs.ultralytics.com/modes/train" TargetMode="External"/><Relationship Id="rId80" Type="http://schemas.openxmlformats.org/officeDocument/2006/relationships/hyperlink" Target="https://www.tensorflow.org/js/guide/platform_environment" TargetMode="External"/><Relationship Id="rId85" Type="http://schemas.openxmlformats.org/officeDocument/2006/relationships/hyperlink" Target="https://docs.sleap.ai/v1.5.0/reference/evaluation_metrics/" TargetMode="External"/><Relationship Id="rId12" Type="http://schemas.microsoft.com/office/2016/09/relationships/commentsIds" Target="commentsIds.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image" Target="media/image11.png"/><Relationship Id="rId38" Type="http://schemas.openxmlformats.org/officeDocument/2006/relationships/image" Target="media/image16.jpeg"/><Relationship Id="rId46" Type="http://schemas.openxmlformats.org/officeDocument/2006/relationships/image" Target="media/image24.png"/><Relationship Id="rId59" Type="http://schemas.openxmlformats.org/officeDocument/2006/relationships/hyperlink" Target="https://storage.googleapis.com/mediapipe-assets/Model%20Card%20BlazePose%20GHUM%203D.pdf" TargetMode="External"/><Relationship Id="rId67" Type="http://schemas.openxmlformats.org/officeDocument/2006/relationships/hyperlink" Target="https://arxiv.org/html/2405.12476v2" TargetMode="External"/><Relationship Id="rId20" Type="http://schemas.openxmlformats.org/officeDocument/2006/relationships/footer" Target="footer4.xml"/><Relationship Id="rId41" Type="http://schemas.openxmlformats.org/officeDocument/2006/relationships/image" Target="media/image19.jpeg"/><Relationship Id="rId54" Type="http://schemas.openxmlformats.org/officeDocument/2006/relationships/hyperlink" Target="https://doi.org/10.1038/s41598-025-22626-7" TargetMode="External"/><Relationship Id="rId62" Type="http://schemas.openxmlformats.org/officeDocument/2006/relationships/hyperlink" Target="https://docs.ultralytics.com/tasks/pose" TargetMode="External"/><Relationship Id="rId70" Type="http://schemas.openxmlformats.org/officeDocument/2006/relationships/hyperlink" Target="https://docs.ultralytics.com/integrations/tfjs" TargetMode="External"/><Relationship Id="rId75" Type="http://schemas.openxmlformats.org/officeDocument/2006/relationships/hyperlink" Target="https://storage.googleapis.com/movenet/MoveNet.SinglePose%20Model%20Card.pdf" TargetMode="External"/><Relationship Id="rId83" Type="http://schemas.openxmlformats.org/officeDocument/2006/relationships/hyperlink" Target="https://developer.chrome.com/blog/io24-webassembly-webgpu-2%20%5b20" TargetMode="External"/><Relationship Id="rId88" Type="http://schemas.openxmlformats.org/officeDocument/2006/relationships/hyperlink" Target="https://arxiv.org/abs/2303.04346" TargetMode="External"/><Relationship Id="rId91" Type="http://schemas.openxmlformats.org/officeDocument/2006/relationships/hyperlink" Target="https://docs.ultralytics.com/reference/utils/loss" TargetMode="External"/><Relationship Id="rId96" Type="http://schemas.openxmlformats.org/officeDocument/2006/relationships/hyperlink" Target="https://medium.com/@adityavarshney99/the-advent-of-pose-estimation-ec8ea2ca46d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3.png"/><Relationship Id="rId28" Type="http://schemas.openxmlformats.org/officeDocument/2006/relationships/image" Target="media/image6.jpeg"/><Relationship Id="rId36" Type="http://schemas.openxmlformats.org/officeDocument/2006/relationships/image" Target="media/image14.png"/><Relationship Id="rId49" Type="http://schemas.openxmlformats.org/officeDocument/2006/relationships/hyperlink" Target="https://pmc.ncbi.nlm.nih.gov/articles/PMC11401083" TargetMode="External"/><Relationship Id="rId57" Type="http://schemas.openxmlformats.org/officeDocument/2006/relationships/hyperlink" Target="https://research.google/pubs/ghum-ghuml-generative-3d-human-shape-and-articulated-pose-models%20%20%20%20%20%20%5b20" TargetMode="External"/><Relationship Id="rId10" Type="http://schemas.openxmlformats.org/officeDocument/2006/relationships/comments" Target="comment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hyperlink" Target="https://doi.org/10.1016/j.cviu.2021.103225" TargetMode="External"/><Relationship Id="rId60" Type="http://schemas.openxmlformats.org/officeDocument/2006/relationships/hyperlink" Target="https://docs.ultralytics.com/tasks/pose" TargetMode="External"/><Relationship Id="rId65" Type="http://schemas.openxmlformats.org/officeDocument/2006/relationships/hyperlink" Target="https://docs.ultralytics.com/tasks/pose" TargetMode="External"/><Relationship Id="rId73" Type="http://schemas.openxmlformats.org/officeDocument/2006/relationships/hyperlink" Target="https://arxiv.org/abs/1704.04861%20%5b20" TargetMode="External"/><Relationship Id="rId78" Type="http://schemas.openxmlformats.org/officeDocument/2006/relationships/hyperlink" Target="https://arxiv.org/abs/2006.10204%20%5b19" TargetMode="External"/><Relationship Id="rId81" Type="http://schemas.openxmlformats.org/officeDocument/2006/relationships/hyperlink" Target="https://developer.chrome.com/blog/io24-webassembly-webgpu-1%20%5b20" TargetMode="External"/><Relationship Id="rId86" Type="http://schemas.openxmlformats.org/officeDocument/2006/relationships/hyperlink" Target="https://arxiv.org/html/2312.07526v1" TargetMode="External"/><Relationship Id="rId94" Type="http://schemas.openxmlformats.org/officeDocument/2006/relationships/hyperlink" Target="https://learnopencv.com/object-keypoint-similarity" TargetMode="External"/><Relationship Id="rId99" Type="http://schemas.openxmlformats.org/officeDocument/2006/relationships/fontTable" Target="fontTable.xml"/><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microsoft.com/office/2018/08/relationships/commentsExtensible" Target="commentsExtensible.xml"/><Relationship Id="rId18" Type="http://schemas.openxmlformats.org/officeDocument/2006/relationships/header" Target="header2.xml"/><Relationship Id="rId39" Type="http://schemas.openxmlformats.org/officeDocument/2006/relationships/image" Target="media/image17.jpeg"/><Relationship Id="rId34" Type="http://schemas.openxmlformats.org/officeDocument/2006/relationships/image" Target="media/image12.png"/><Relationship Id="rId50" Type="http://schemas.openxmlformats.org/officeDocument/2006/relationships/hyperlink" Target="https://arxiv.org/pdf/2205.01271" TargetMode="External"/><Relationship Id="rId55" Type="http://schemas.openxmlformats.org/officeDocument/2006/relationships/hyperlink" Target="https://pmc.ncbi.nlm.nih.gov/articles/PMC8884063" TargetMode="External"/><Relationship Id="rId76" Type="http://schemas.openxmlformats.org/officeDocument/2006/relationships/hyperlink" Target="https://blog.tensorflow.org/2021/05/next-generation-pose-detection-with-movenet-and-tensorflowjs.html%20%5b19" TargetMode="External"/><Relationship Id="rId97" Type="http://schemas.openxmlformats.org/officeDocument/2006/relationships/hyperlink" Target="https://arxiv.org/abs/1505.07427%20%5b21" TargetMode="External"/><Relationship Id="rId7" Type="http://schemas.openxmlformats.org/officeDocument/2006/relationships/endnotes" Target="endnotes.xml"/><Relationship Id="rId71" Type="http://schemas.openxmlformats.org/officeDocument/2006/relationships/hyperlink" Target="https://blog.tensorflow.org/2018/05/real-time-human-pose-estimation-in.html" TargetMode="External"/><Relationship Id="rId92" Type="http://schemas.openxmlformats.org/officeDocument/2006/relationships/hyperlink" Target="https://docs.ultralytics.com/reference/utils/metrics" TargetMode="External"/><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header" Target="header5.xml"/><Relationship Id="rId40" Type="http://schemas.openxmlformats.org/officeDocument/2006/relationships/image" Target="media/image18.jpeg"/><Relationship Id="rId45" Type="http://schemas.openxmlformats.org/officeDocument/2006/relationships/image" Target="media/image23.png"/><Relationship Id="rId66" Type="http://schemas.openxmlformats.org/officeDocument/2006/relationships/hyperlink" Target="https://ultralytics.medium.com/pose-estimation-on-custom-data-using-ultralytics-yolov8-ef63e103daea" TargetMode="External"/><Relationship Id="rId87" Type="http://schemas.openxmlformats.org/officeDocument/2006/relationships/hyperlink" Target="https://medium.com/@kinetixtech/human-body-estimation-why-good-academic-metrics-dont-necessarily-mean-good-animations-for-79212e3dbbd3" TargetMode="External"/><Relationship Id="rId61" Type="http://schemas.openxmlformats.org/officeDocument/2006/relationships/hyperlink" Target="https://docs.ultralytics.com/" TargetMode="External"/><Relationship Id="rId82" Type="http://schemas.openxmlformats.org/officeDocument/2006/relationships/hyperlink" Target="https://developer.mozilla.org/en-US/docs/Web/API/WebGL_API" TargetMode="External"/><Relationship Id="rId19" Type="http://schemas.openxmlformats.org/officeDocument/2006/relationships/header" Target="header3.xml"/><Relationship Id="rId14" Type="http://schemas.openxmlformats.org/officeDocument/2006/relationships/footer" Target="footer1.xm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hyperlink" Target="https://arxiv.org/abs/2212.14474" TargetMode="External"/><Relationship Id="rId77" Type="http://schemas.openxmlformats.org/officeDocument/2006/relationships/hyperlink" Target="https://github.com/tensorflow/tfjs-models/blob/master/pose-detection/src/movenet/README.md" TargetMode="External"/><Relationship Id="rId100" Type="http://schemas.microsoft.com/office/2011/relationships/people" Target="people.xml"/><Relationship Id="rId8" Type="http://schemas.openxmlformats.org/officeDocument/2006/relationships/image" Target="media/image1.png"/><Relationship Id="rId51" Type="http://schemas.openxmlformats.org/officeDocument/2006/relationships/hyperlink" Target="https://developers.google.com/edge/mediapipe/solutions/vision/pose_landmarker" TargetMode="External"/><Relationship Id="rId72" Type="http://schemas.openxmlformats.org/officeDocument/2006/relationships/hyperlink" Target="https://github.com/tensorflow/tfjs-models/tree/master/pose-detection" TargetMode="External"/><Relationship Id="rId93" Type="http://schemas.openxmlformats.org/officeDocument/2006/relationships/hyperlink" Target="https://github.com/ultralytics/ultralytics/blob/main/ultralytics/utils/metrics.py" TargetMode="External"/><Relationship Id="rId98" Type="http://schemas.openxmlformats.org/officeDocument/2006/relationships/header" Target="header6.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Navodila%20za%20izdelavo%20diplomske%20naloge%20FG.dot"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Var21</b:Tag>
    <b:SourceType>InternetSite</b:SourceType>
    <b:Guid>{587A01B5-94EB-4CCA-AEE8-E888549C8A95}</b:Guid>
    <b:Title>The Advent of Pose Estimation</b:Title>
    <b:Year>2021</b:Year>
    <b:Month>November</b:Month>
    <b:Day>24</b:Day>
    <b:YearAccessed>2026</b:YearAccessed>
    <b:MonthAccessed>Junij</b:MonthAccessed>
    <b:DayAccessed>11</b:DayAccessed>
    <b:URL>https://medium.com/@adityavarshney99/the-advent-of-pose-estimation-ec8ea2ca46d4</b:URL>
    <b:Author>
      <b:Author>
        <b:NameList>
          <b:Person>
            <b:Last>Varshney</b:Last>
            <b:First>Aditya</b:First>
          </b:Person>
        </b:NameList>
      </b:Author>
    </b:Author>
    <b:ProductionCompany>Medium</b:ProductionCompany>
    <b:RefOrder>49</b:RefOrder>
  </b:Source>
  <b:Source>
    <b:Tag>Goo</b:Tag>
    <b:SourceType>InternetSite</b:SourceType>
    <b:Guid>{291CB423-CCAC-452D-BBDE-2F7C657C0E05}</b:Guid>
    <b:Title>Pose landmark detection guide</b:Title>
    <b:Author>
      <b:Author>
        <b:NameList>
          <b:Person>
            <b:Last>Google</b:Last>
          </b:Person>
        </b:NameList>
      </b:Author>
    </b:Author>
    <b:ProductionCompany>Google</b:ProductionCompany>
    <b:YearAccessed>2026</b:YearAccessed>
    <b:MonthAccessed>2</b:MonthAccessed>
    <b:DayAccessed>20</b:DayAccessed>
    <b:URL>https://developers.google.com/edge/mediapipe/solutions/vision/pose_landmarker</b:URL>
    <b:RefOrder>3</b:RefOrder>
  </b:Source>
  <b:Source>
    <b:Tag>Baz20</b:Tag>
    <b:SourceType>Report</b:SourceType>
    <b:Guid>{A5AEF998-F296-4046-A996-EE26D5302640}</b:Guid>
    <b:Title>BlazePose: On-device Real-time Body Pose tracking</b:Title>
    <b:Year>2020</b:Year>
    <b:Publisher>arxiv</b:Publisher>
    <b:Author>
      <b:Author>
        <b:NameList>
          <b:Person>
            <b:Last>Bazarevsky</b:Last>
            <b:First>Valentin</b:First>
          </b:Person>
          <b:Person>
            <b:Last>Grishchenko</b:Last>
            <b:First>Ivan</b:First>
          </b:Person>
          <b:Person>
            <b:Last>Raveendran</b:Last>
            <b:First>Karthik</b:First>
          </b:Person>
          <b:Person>
            <b:Last>Zhu</b:Last>
            <b:First>Tyler</b:First>
          </b:Person>
          <b:Person>
            <b:Last>Zhang</b:Last>
            <b:First>Fan</b:First>
          </b:Person>
          <b:Person>
            <b:Last>Grundmann</b:Last>
            <b:First>Matthias</b:First>
          </b:Person>
        </b:NameList>
      </b:Author>
    </b:Author>
    <b:YearAccessed>2026</b:YearAccessed>
    <b:MonthAccessed>3</b:MonthAccessed>
    <b:DayAccessed>6</b:DayAccessed>
    <b:URL>https://arxiv.org/abs/2006.10204</b:URL>
    <b:RefOrder>31</b:RefOrder>
  </b:Source>
  <b:Source>
    <b:Tag>Bel</b:Tag>
    <b:SourceType>Report</b:SourceType>
    <b:Guid>{049838F5-DA6F-4A95-A3FB-99D090849B68}</b:Guid>
    <b:Title>MoveNet.SinglePose Model Card</b:Title>
    <b:Author>
      <b:Author>
        <b:NameList>
          <b:Person>
            <b:Last>Beletti</b:Last>
            <b:First>Francois</b:First>
          </b:Person>
          <b:Person>
            <b:Last>Chen</b:Last>
            <b:First>Yu-Hui</b:First>
          </b:Person>
          <b:Person>
            <b:Last>Oerlemans</b:Last>
            <b:First>Ard</b:First>
          </b:Person>
          <b:Person>
            <b:Last>Votel</b:Last>
            <b:First>Ronny</b:First>
          </b:Person>
        </b:NameList>
      </b:Author>
    </b:Author>
    <b:YearAccessed>2026</b:YearAccessed>
    <b:MonthAccessed>3</b:MonthAccessed>
    <b:DayAccessed>8</b:DayAccessed>
    <b:URL>https://storage.googleapis.com/movenet/MoveNet.SinglePose%20Model%20Card.pdf</b:URL>
    <b:RefOrder>28</b:RefOrder>
  </b:Source>
  <b:Source>
    <b:Tag>Eng24</b:Tag>
    <b:SourceType>Report</b:SourceType>
    <b:Guid>{83CDBCCC-3D26-4859-B716-7C32FD03F187}</b:Guid>
    <b:Title>WebAssembly and WebGPU enhancements for faster Web AI, part 1</b:Title>
    <b:Year>2024</b:Year>
    <b:Author>
      <b:Author>
        <b:NameList>
          <b:Person>
            <b:Last>Eng</b:Last>
            <b:First>Austin</b:First>
          </b:Person>
          <b:Person>
            <b:Last>Gandluri</b:Last>
            <b:First>Deepti</b:First>
          </b:Person>
          <b:Person>
            <b:Last>Beaufort</b:Last>
            <b:First>François</b:First>
          </b:Person>
        </b:NameList>
      </b:Author>
    </b:Author>
    <b:YearAccessed>2026</b:YearAccessed>
    <b:MonthAccessed>3</b:MonthAccessed>
    <b:DayAccessed>8</b:DayAccessed>
    <b:URL>https://developer.chrome.com/blog/io24-webassembly-webgpu-1</b:URL>
    <b:RefOrder>34</b:RefOrder>
  </b:Source>
  <b:Source>
    <b:Tag>Eng241</b:Tag>
    <b:SourceType>Report</b:SourceType>
    <b:Guid>{27C1C3DE-0562-4B1E-BDDD-CC8B73F9D352}</b:Guid>
    <b:Title>WebAssembly and WebGPU enhancements for faster Web AI, part 2</b:Title>
    <b:Year>2024</b:Year>
    <b:Author>
      <b:Author>
        <b:NameList>
          <b:Person>
            <b:Last>Eng</b:Last>
            <b:First>Austin</b:First>
          </b:Person>
          <b:Person>
            <b:Last>Gandluri</b:Last>
            <b:First>Deepti</b:First>
          </b:Person>
          <b:Person>
            <b:Last>Beaufort</b:Last>
            <b:First>François</b:First>
          </b:Person>
        </b:NameList>
      </b:Author>
    </b:Author>
    <b:YearAccessed>2026</b:YearAccessed>
    <b:MonthAccessed>3</b:MonthAccessed>
    <b:DayAccessed>8</b:DayAccessed>
    <b:URL>https://developer.chrome.com/blog/io24-webassembly-webgpu-2</b:URL>
    <b:RefOrder>36</b:RefOrder>
  </b:Source>
  <b:Source>
    <b:Tag>How17</b:Tag>
    <b:SourceType>Report</b:SourceType>
    <b:Guid>{AD91BCF0-1A31-4D03-AE49-498AAB8883AF}</b:Guid>
    <b:Title>MobileNets: Efficient Convolutional Neural Networks for Mobile Vision</b:Title>
    <b:Year>2017</b:Year>
    <b:Author>
      <b:Author>
        <b:NameList>
          <b:Person>
            <b:Last>Howard</b:Last>
            <b:Middle>G</b:Middle>
            <b:First>Andrew</b:First>
          </b:Person>
          <b:Person>
            <b:Last>Zhu</b:Last>
            <b:First>Menglong</b:First>
          </b:Person>
          <b:Person>
            <b:Last>Chen</b:Last>
            <b:First>Bo</b:First>
          </b:Person>
          <b:Person>
            <b:Last>Kalenichenko</b:Last>
            <b:First>Dmitry</b:First>
          </b:Person>
          <b:Person>
            <b:Last>Wang</b:Last>
            <b:First>Weijun</b:First>
          </b:Person>
          <b:Person>
            <b:Last>Weyand</b:Last>
            <b:First>Tobias</b:First>
          </b:Person>
          <b:Person>
            <b:Last>Andreetto</b:Last>
            <b:First>Marco</b:First>
          </b:Person>
          <b:Person>
            <b:Last>Adam</b:Last>
            <b:First>Hartwig</b:First>
          </b:Person>
        </b:NameList>
      </b:Author>
    </b:Author>
    <b:YearAccessed>2026</b:YearAccessed>
    <b:MonthAccessed>3</b:MonthAccessed>
    <b:DayAccessed>21</b:DayAccessed>
    <b:URL>https://arxiv.org/abs/1704.04861</b:URL>
    <b:RefOrder>26</b:RefOrder>
  </b:Source>
  <b:Source>
    <b:Tag>Ken16</b:Tag>
    <b:SourceType>Report</b:SourceType>
    <b:Guid>{CD913D30-21B7-4FE7-9D35-022B25BDCB66}</b:Guid>
    <b:Title>PoseNet: A Convolutional Network for Real-Time 6-DOF Camera Relocalization</b:Title>
    <b:Year>2016</b:Year>
    <b:Author>
      <b:Author>
        <b:NameList>
          <b:Person>
            <b:Last>Kendall</b:Last>
            <b:First>Alex</b:First>
          </b:Person>
          <b:Person>
            <b:Last>Grimes</b:Last>
            <b:First>Matthew</b:First>
          </b:Person>
          <b:Person>
            <b:Last>Cipolla</b:Last>
            <b:First>Roberto</b:First>
          </b:Person>
        </b:NameList>
      </b:Author>
    </b:Author>
    <b:YearAccessed>2026</b:YearAccessed>
    <b:MonthAccessed>3</b:MonthAccessed>
    <b:DayAccessed>21</b:DayAccessed>
    <b:URL>https://arxiv.org/abs/1505.07427</b:URL>
    <b:RefOrder>50</b:RefOrder>
  </b:Source>
  <b:Source>
    <b:Tag>Tal</b:Tag>
    <b:SourceType>Report</b:SourceType>
    <b:Guid>{6CCAD3A0-DB28-4CDC-A9E2-244E3161C30B}</b:Guid>
    <b:Author>
      <b:Author>
        <b:NameList>
          <b:Person>
            <b:Last>Lab</b:Last>
            <b:First>Talmo</b:First>
          </b:Person>
        </b:NameList>
      </b:Author>
    </b:Author>
    <b:Title>Evaluation Metrics</b:Title>
    <b:Publisher>SLEAP Documentation</b:Publisher>
    <b:YearAccessed>2026</b:YearAccessed>
    <b:MonthAccessed>4</b:MonthAccessed>
    <b:DayAccessed>12</b:DayAccessed>
    <b:URL>https://docs.sleap.ai/v1.5.0/reference/evaluation_metrics/</b:URL>
    <b:RefOrder>38</b:RefOrder>
  </b:Source>
  <b:Source>
    <b:Tag>Lin15</b:Tag>
    <b:SourceType>Report</b:SourceType>
    <b:Guid>{E40E92BF-B016-48ED-A345-065B1F0F7933}</b:Guid>
    <b:Title>Microsoft COCO: Common Objects in Context</b:Title>
    <b:Year>2015</b:Year>
    <b:Author>
      <b:Author>
        <b:NameList>
          <b:Person>
            <b:Last>Lin</b:Last>
            <b:First>Tsung-Yi</b:First>
          </b:Person>
          <b:Person>
            <b:Last>Maire</b:Last>
            <b:First>Michael</b:First>
          </b:Person>
          <b:Person>
            <b:Last>Belongie</b:Last>
            <b:First>Serge</b:First>
          </b:Person>
          <b:Person>
            <b:Last>Bourdev</b:Last>
            <b:First>Lubomir</b:First>
          </b:Person>
          <b:Person>
            <b:Last>Girshick</b:Last>
            <b:First>Ross</b:First>
          </b:Person>
          <b:Person>
            <b:Last>Hays</b:Last>
            <b:First>James</b:First>
          </b:Person>
          <b:Person>
            <b:Last>Perona</b:Last>
            <b:First>Pietro</b:First>
          </b:Person>
          <b:Person>
            <b:Last>Ramanan</b:Last>
            <b:First>Deva</b:First>
          </b:Person>
          <b:Person>
            <b:Last>Zitnick</b:Last>
            <b:Middle>Lawrence</b:Middle>
            <b:First>C.</b:First>
          </b:Person>
          <b:Person>
            <b:Last>Dollar</b:Last>
            <b:First>Piotr</b:First>
          </b:Person>
        </b:NameList>
      </b:Author>
    </b:Author>
    <b:YearAccessed>2026</b:YearAccessed>
    <b:MonthAccessed>5</b:MonthAccessed>
    <b:DayAccessed>5</b:DayAccessed>
    <b:URL>https://arxiv.org/abs/1405.0312</b:URL>
    <b:RefOrder>16</b:RefOrder>
  </b:Source>
  <b:Source>
    <b:Tag>Pat17</b:Tag>
    <b:SourceType>Report</b:SourceType>
    <b:Guid>{5560211C-C9DC-48F2-9D09-67E2DB89AB06}</b:Guid>
    <b:Title>COCO 2017 Keypoint Detection Task</b:Title>
    <b:Year>2017</b:Year>
    <b:Author>
      <b:Author>
        <b:NameList>
          <b:Person>
            <b:Last>Patterson</b:Last>
            <b:First>Genevieve</b:First>
          </b:Person>
          <b:Person>
            <b:Last>Lin</b:Last>
            <b:First>Tsung-Yi</b:First>
          </b:Person>
          <b:Person>
            <b:Last>Ronchi</b:Last>
            <b:Middle>Ruggero</b:Middle>
            <b:First>Matteo</b:First>
          </b:Person>
          <b:Person>
            <b:Last>Cui</b:Last>
            <b:First>Yin</b:First>
          </b:Person>
          <b:Person>
            <b:Last>Maire</b:Last>
            <b:First>Michael</b:First>
          </b:Person>
          <b:Person>
            <b:Last>Dollár</b:Last>
            <b:First>Piotr</b:First>
          </b:Person>
        </b:NameList>
      </b:Author>
    </b:Author>
    <b:YearAccessed>2026</b:YearAccessed>
    <b:MonthAccessed>5</b:MonthAccessed>
    <b:DayAccessed>5</b:DayAccessed>
    <b:URL>https://cocodataset.org/#keypoints-2017</b:URL>
    <b:RefOrder>15</b:RefOrder>
  </b:Source>
  <b:Source>
    <b:Tag>Ult</b:Tag>
    <b:SourceType>Report</b:SourceType>
    <b:Guid>{25A1E5BD-6DD2-4EDF-8D4F-D47EFA5DF535}</b:Guid>
    <b:Title>Pose Estimation Datasets Overview</b:Title>
    <b:Publisher>Ultralytics</b:Publisher>
    <b:Author>
      <b:Author>
        <b:NameList>
          <b:Person>
            <b:Last>Ultralytics</b:Last>
          </b:Person>
        </b:NameList>
      </b:Author>
    </b:Author>
    <b:YearAccessed>2026</b:YearAccessed>
    <b:MonthAccessed>4</b:MonthAccessed>
    <b:DayAccessed>19</b:DayAccessed>
    <b:URL>https://docs.ultralytics.com/datasets/pose</b:URL>
    <b:RefOrder>43</b:RefOrder>
  </b:Source>
  <b:Source>
    <b:Tag>Vot21</b:Tag>
    <b:SourceType>Report</b:SourceType>
    <b:Guid>{958A1A5B-7096-44E9-B226-A5B419D5AFB0}</b:Guid>
    <b:Title>Next-Generation Pose Detection with MoveNet and TensorFlow.js</b:Title>
    <b:Year>2021</b:Year>
    <b:Author>
      <b:Author>
        <b:NameList>
          <b:Person>
            <b:Last>Votel</b:Last>
            <b:First>Ronny</b:First>
          </b:Person>
          <b:Person>
            <b:Last>Li</b:Last>
            <b:First>Na</b:First>
          </b:Person>
        </b:NameList>
      </b:Author>
    </b:Author>
    <b:YearAccessed>2026</b:YearAccessed>
    <b:MonthAccessed>3</b:MonthAccessed>
    <b:DayAccessed>21</b:DayAccessed>
    <b:URL>https://blog.tensorflow.org/2021/05/next-generation-pose-detection-with-movenet-and-tensorflowjs.html</b:URL>
    <b:RefOrder>29</b:RefOrder>
  </b:Source>
  <b:Source>
    <b:Tag>XuH20</b:Tag>
    <b:SourceType>Report</b:SourceType>
    <b:Guid>{FFCD3368-EFBE-4AEC-922C-154EAFCDCC33}</b:Guid>
    <b:Title>GHUM &amp; GHUML: Generative 3D Human Shape and Articulated Pose Models</b:Title>
    <b:Year>2020</b:Year>
    <b:Author>
      <b:Author>
        <b:NameList>
          <b:Person>
            <b:Last>Xu</b:Last>
            <b:First>Hongyi</b:First>
          </b:Person>
          <b:Person>
            <b:Last>Eduard</b:Last>
            <b:Middle>Gabriel</b:Middle>
            <b:First>Bazavan</b:First>
          </b:Person>
          <b:Person>
            <b:Last>Zanfir</b:Last>
            <b:First>Andrei</b:First>
          </b:Person>
          <b:Person>
            <b:Last>Freeman</b:Last>
            <b:Middle>T.</b:Middle>
            <b:First>William</b:First>
          </b:Person>
          <b:Person>
            <b:Last>Sukthankar</b:Last>
            <b:First>Rahul</b:First>
          </b:Person>
          <b:Person>
            <b:Last>Sminchisescu</b:Last>
            <b:First>Cristian</b:First>
          </b:Person>
        </b:NameList>
      </b:Author>
    </b:Author>
    <b:Publisher>Google Research</b:Publisher>
    <b:YearAccessed>2026</b:YearAccessed>
    <b:MonthAccessed>3</b:MonthAccessed>
    <b:DayAccessed>22</b:DayAccessed>
    <b:URL>https://research.google/pubs/ghum-ghuml-generative-3d-human-shape-and-articulated-pose-models/</b:URL>
    <b:RefOrder>9</b:RefOrder>
  </b:Source>
  <b:Source>
    <b:Tag>Ove18</b:Tag>
    <b:SourceType>InternetSite</b:SourceType>
    <b:Guid>{815F5475-6CB8-4577-A96F-FB8653EED9BE}</b:Guid>
    <b:Title>Real-time Human Pose Estimation in the Browser with TensorFlow.js</b:Title>
    <b:ProductionCompany>Tensorflow</b:ProductionCompany>
    <b:Year>2018</b:Year>
    <b:Month>5</b:Month>
    <b:Day>7</b:Day>
    <b:YearAccessed>2026</b:YearAccessed>
    <b:MonthAccessed>3</b:MonthAccessed>
    <b:DayAccessed>21</b:DayAccessed>
    <b:URL>https://blog.tensorflow.org/2018/05/real-time-human-pose-estimation-in.html</b:URL>
    <b:Author>
      <b:Author>
        <b:NameList>
          <b:Person>
            <b:Last>Oved</b:Last>
            <b:First>Dan</b:First>
          </b:Person>
        </b:NameList>
      </b:Author>
    </b:Author>
    <b:RefOrder>24</b:RefOrder>
  </b:Source>
  <b:Source>
    <b:Tag>Ten26</b:Tag>
    <b:SourceType>InternetSite</b:SourceType>
    <b:Guid>{4C38A489-C950-4568-90CE-F0E93B28321F}</b:Guid>
    <b:Author>
      <b:Author>
        <b:NameList>
          <b:Person>
            <b:Last>Tensorflow</b:Last>
          </b:Person>
        </b:NameList>
      </b:Author>
    </b:Author>
    <b:Title>tfjs-models</b:Title>
    <b:YearAccessed>2026</b:YearAccessed>
    <b:MonthAccessed>6</b:MonthAccessed>
    <b:DayAccessed>17</b:DayAccessed>
    <b:URL>https://github.com/tensorflow/tfjs-models/tree/master/pose-detection</b:URL>
    <b:RefOrder>25</b:RefOrder>
  </b:Source>
  <b:Source>
    <b:Tag>Jia22</b:Tag>
    <b:SourceType>InternetSite</b:SourceType>
    <b:Guid>{4D48FBA9-268F-47C9-BB1F-8287A4EEE7CA}</b:Guid>
    <b:Title>Human Body Estimation, Why good academic Metrics don’t necessarily mean good animations for end-users</b:Title>
    <b:ProductionCompany>Medium</b:ProductionCompany>
    <b:Year>2022</b:Year>
    <b:Month>12</b:Month>
    <b:Day>22</b:Day>
    <b:YearAccessed>2026</b:YearAccessed>
    <b:MonthAccessed>3</b:MonthAccessed>
    <b:DayAccessed>17</b:DayAccessed>
    <b:URL>https://medium.com/@kinetixtech/human-body-estimation-why-good-academic-metrics-dont-necessarily-mean-good-animations-for-79212e3dbbd3</b:URL>
    <b:Author>
      <b:Author>
        <b:NameList>
          <b:Person>
            <b:Last>Jiang</b:Last>
            <b:First>Luc</b:First>
          </b:Person>
        </b:NameList>
      </b:Author>
    </b:Author>
    <b:RefOrder>40</b:RefOrder>
  </b:Source>
  <b:Source>
    <b:Tag>Liu24</b:Tag>
    <b:SourceType>InternetSite</b:SourceType>
    <b:Guid>{310FC1C4-A584-4301-A578-55ED1259EC69}</b:Guid>
    <b:Title>Benchmarking Fish Dataset and Evaluation Metric in Keypoint Detection - Towards Precise Fish Morphological Assessment in Aquaculture Breeding</b:Title>
    <b:Year>2024</b:Year>
    <b:Month>6</b:Month>
    <b:Day>1</b:Day>
    <b:YearAccessed>2026</b:YearAccessed>
    <b:MonthAccessed>6</b:MonthAccessed>
    <b:DayAccessed>17</b:DayAccessed>
    <b:URL>https://arxiv.org/html/2405.12476v2#S4</b:URL>
    <b:Author>
      <b:Author>
        <b:NameList>
          <b:Person>
            <b:Last>Liu</b:Last>
            <b:First>Weizhen</b:First>
          </b:Person>
          <b:Person>
            <b:Last>Tan</b:Last>
            <b:First>Jiayu</b:First>
          </b:Person>
          <b:Person>
            <b:Last>Lan</b:Last>
            <b:First>Guangyu</b:First>
          </b:Person>
          <b:Person>
            <b:Last>Li</b:Last>
            <b:First>Ao</b:First>
          </b:Person>
          <b:Person>
            <b:Last>Li</b:Last>
            <b:First>Dongye</b:First>
          </b:Person>
          <b:Person>
            <b:Last>Zhao</b:Last>
            <b:First>Le</b:First>
          </b:Person>
        </b:NameList>
      </b:Author>
    </b:Author>
    <b:RefOrder>20</b:RefOrder>
  </b:Source>
  <b:Source>
    <b:Tag>Ult23</b:Tag>
    <b:SourceType>InternetSite</b:SourceType>
    <b:Guid>{00E0A06E-C169-4640-8876-19E36FF76D7F}</b:Guid>
    <b:Author>
      <b:Author>
        <b:NameList>
          <b:Person>
            <b:Last>Ultralytics</b:Last>
          </b:Person>
        </b:NameList>
      </b:Author>
    </b:Author>
    <b:Title>Tiger-Pose Dataset</b:Title>
    <b:ProductionCompany>Ultralytics</b:ProductionCompany>
    <b:Year>2023</b:Year>
    <b:Month>11</b:Month>
    <b:Day>12</b:Day>
    <b:YearAccessed>2026</b:YearAccessed>
    <b:MonthAccessed>6</b:MonthAccessed>
    <b:DayAccessed>17</b:DayAccessed>
    <b:URL>https://docs.ultralytics.com/datasets/pose/tiger-pose</b:URL>
    <b:RefOrder>18</b:RefOrder>
  </b:Source>
  <b:Source>
    <b:Tag>Ult231</b:Tag>
    <b:SourceType>InternetSite</b:SourceType>
    <b:Guid>{BC51E78C-0F1C-48FC-BEC3-790737FD61D3}</b:Guid>
    <b:Author>
      <b:Author>
        <b:NameList>
          <b:Person>
            <b:Last>Ultralytics</b:Last>
          </b:Person>
        </b:NameList>
      </b:Author>
    </b:Author>
    <b:Title>Pose Estimation on Custom Data using Ultralytics YOLOv8</b:Title>
    <b:ProductionCompany>Medium</b:ProductionCompany>
    <b:Year>2023</b:Year>
    <b:Month>11</b:Month>
    <b:Day>13</b:Day>
    <b:YearAccessed>2026</b:YearAccessed>
    <b:MonthAccessed>6</b:MonthAccessed>
    <b:DayAccessed>17</b:DayAccessed>
    <b:URL>https://ultralytics.medium.com/pose-estimation-on-custom-data-using-ultralytics-yolov8-ef63e103daea</b:URL>
    <b:RefOrder>19</b:RefOrder>
  </b:Source>
  <b:Source>
    <b:Tag>Ati24</b:Tag>
    <b:SourceType>InternetSite</b:SourceType>
    <b:Guid>{CCCB1B2A-6BF3-415D-84D5-8811E1C5A56E}</b:Guid>
    <b:Title>Deep learning-based human body pose estimation in providing feedback for physical movement: A review</b:Title>
    <b:Year>2024</b:Year>
    <b:ProductionCompany>Heliyon</b:ProductionCompany>
    <b:Month>8</b:Month>
    <b:Day>26</b:Day>
    <b:YearAccessed>2026</b:YearAccessed>
    <b:MonthAccessed>6</b:MonthAccessed>
    <b:DayAccessed>17</b:DayAccessed>
    <b:URL>https://pmc.ncbi.nlm.nih.gov/articles/PMC11401083</b:URL>
    <b:Author>
      <b:Author>
        <b:NameList>
          <b:Person>
            <b:Last>Atima</b:Last>
            <b:First>Tharatipyakul</b:First>
          </b:Person>
          <b:Person>
            <b:Last>Thanawat</b:Last>
            <b:First>Srikaewsiew</b:First>
          </b:Person>
          <b:Person>
            <b:Last>Suporn</b:Last>
            <b:First>Pongnumkul</b:First>
          </b:Person>
        </b:NameList>
      </b:Author>
    </b:Author>
    <b:RefOrder>1</b:RefOrder>
  </b:Source>
  <b:Source>
    <b:Tag>Wan22</b:Tag>
    <b:SourceType>InternetSite</b:SourceType>
    <b:Guid>{7ACFEDBB-EC9F-49BF-AF9B-77902EFE2D84}</b:Guid>
    <b:Title>Lite Pose: Efficient Architecture Design for 2D Human Pose Estimation</b:Title>
    <b:Year>2022</b:Year>
    <b:Month>7</b:Month>
    <b:Day>11</b:Day>
    <b:YearAccessed>2026</b:YearAccessed>
    <b:MonthAccessed>6</b:MonthAccessed>
    <b:DayAccessed>17</b:DayAccessed>
    <b:URL>https://arxiv.org/pdf/2205.01271</b:URL>
    <b:Author>
      <b:Author>
        <b:NameList>
          <b:Person>
            <b:Last>Wang</b:Last>
            <b:First>Yihan</b:First>
          </b:Person>
          <b:Person>
            <b:Last>Li</b:Last>
            <b:First>Muyang</b:First>
          </b:Person>
          <b:Person>
            <b:Last>Cai</b:Last>
            <b:First>Han</b:First>
          </b:Person>
          <b:Person>
            <b:Last>Chen</b:Last>
            <b:First>Weiming</b:First>
          </b:Person>
          <b:Person>
            <b:Last>Han</b:Last>
            <b:First>Song</b:First>
          </b:Person>
        </b:NameList>
      </b:Author>
    </b:Author>
    <b:RefOrder>2</b:RefOrder>
  </b:Source>
  <b:Source>
    <b:Tag>Wan21</b:Tag>
    <b:SourceType>InternetSite</b:SourceType>
    <b:Guid>{D9826899-6006-4DFD-874A-B542C4C39B9B}</b:Guid>
    <b:Title>Deep 3D human pose estimation: A review</b:Title>
    <b:Year>2021</b:Year>
    <b:Month>9</b:Month>
    <b:YearAccessed>2026</b:YearAccessed>
    <b:MonthAccessed>6</b:MonthAccessed>
    <b:DayAccessed>17</b:DayAccessed>
    <b:URL>https://doi.org/10.1016/j.cviu.2021.103225</b:URL>
    <b:Author>
      <b:Author>
        <b:NameList>
          <b:Person>
            <b:Last>Wang</b:Last>
            <b:First>Jinbao</b:First>
          </b:Person>
          <b:Person>
            <b:Last>Tan</b:Last>
            <b:First>Shujie</b:First>
          </b:Person>
          <b:Person>
            <b:Last>Zhen</b:Last>
            <b:First>Xiantong</b:First>
          </b:Person>
          <b:Person>
            <b:Last>Xu</b:Last>
            <b:First>Shuo</b:First>
          </b:Person>
          <b:Person>
            <b:Last>Zheng</b:Last>
            <b:First>Feng</b:First>
          </b:Person>
          <b:Person>
            <b:Last>He</b:Last>
            <b:First>Zhenyu</b:First>
          </b:Person>
          <b:Person>
            <b:Last>Shao</b:Last>
            <b:First>Ling</b:First>
          </b:Person>
        </b:NameList>
      </b:Author>
    </b:Author>
    <b:RefOrder>4</b:RefOrder>
  </b:Source>
  <b:Source>
    <b:Tag>Neu24</b:Tag>
    <b:SourceType>InternetSite</b:SourceType>
    <b:Guid>{A261B121-9E5C-4F5F-BDFA-A9CB13855B4A}</b:Guid>
    <b:Title>A survey on deep 3D human pose estimation</b:Title>
    <b:Year>2024</b:Year>
    <b:Month>11</b:Month>
    <b:Day>25</b:Day>
    <b:YearAccessed>2026</b:YearAccessed>
    <b:MonthAccessed>6</b:MonthAccessed>
    <b:DayAccessed>17</b:DayAccessed>
    <b:URL>https://doi.org/10.1007/s10462-024-11019-3</b:URL>
    <b:Author>
      <b:Author>
        <b:NameList>
          <b:Person>
            <b:Last>Neupane</b:Last>
            <b:Middle>Bastola</b:Middle>
            <b:First>Rama</b:First>
          </b:Person>
          <b:Person>
            <b:Last>Li</b:Last>
            <b:First>Kan</b:First>
          </b:Person>
          <b:Person>
            <b:Last>Boka</b:Last>
            <b:Middle>Fenta</b:Middle>
            <b:First>Tesfaye</b:First>
          </b:Person>
        </b:NameList>
      </b:Author>
    </b:Author>
    <b:RefOrder>5</b:RefOrder>
  </b:Source>
  <b:Source>
    <b:Tag>Rod25</b:Tag>
    <b:SourceType>InternetSite</b:SourceType>
    <b:Guid>{C6537301-929D-4A09-9BDC-4A357684EED5}</b:Guid>
    <b:Title>Assessment of monocular human pose estimation models for clinical movement analysis</b:Title>
    <b:Year>2025</b:Year>
    <b:Month>11</b:Month>
    <b:Day>5</b:Day>
    <b:YearAccessed>2026</b:YearAccessed>
    <b:MonthAccessed>6</b:MonthAccessed>
    <b:DayAccessed>17</b:DayAccessed>
    <b:URL>https://doi.org/10.1038/s41598-025-22626-7</b:URL>
    <b:Author>
      <b:Author>
        <b:NameList>
          <b:Person>
            <b:Last>Rode</b:Last>
            <b:First>David</b:First>
          </b:Person>
          <b:Person>
            <b:Last>Dunkel</b:Last>
            <b:First>Annika</b:First>
          </b:Person>
          <b:Person>
            <b:Last>Willi</b:Last>
            <b:First>Romina</b:First>
          </b:Person>
          <b:Person>
            <b:Last>Wolf</b:Last>
            <b:First>Peter</b:First>
          </b:Person>
          <b:Person>
            <b:Last>Xiloyannis</b:Last>
            <b:First>Michele</b:First>
          </b:Person>
          <b:Person>
            <b:Last>Riener</b:Last>
            <b:First>Robert</b:First>
          </b:Person>
        </b:NameList>
      </b:Author>
    </b:Author>
    <b:RefOrder>6</b:RefOrder>
  </b:Source>
  <b:Source>
    <b:Tag>Wad22</b:Tag>
    <b:SourceType>InternetSite</b:SourceType>
    <b:Guid>{8C409423-9EE9-4F42-AB8D-742C91A835D4}</b:Guid>
    <b:Title>Applications and limitations of current markerless motion capture methods for clinical gait biomechanics</b:Title>
    <b:Year>2022</b:Year>
    <b:Month>2</b:Month>
    <b:Day>25</b:Day>
    <b:YearAccessed>2026</b:YearAccessed>
    <b:MonthAccessed>6</b:MonthAccessed>
    <b:DayAccessed>17</b:DayAccessed>
    <b:URL>https://pmc.ncbi.nlm.nih.gov/articles/PMC8884063</b:URL>
    <b:Author>
      <b:Author>
        <b:NameList>
          <b:Person>
            <b:Last>Wade</b:Last>
            <b:First>Logan</b:First>
          </b:Person>
          <b:Person>
            <b:Last>Needham</b:Last>
            <b:First>Laurie</b:First>
          </b:Person>
          <b:Person>
            <b:Last>McGuigan</b:Last>
            <b:First>Polly</b:First>
          </b:Person>
          <b:Person>
            <b:Last>Bilzon</b:Last>
            <b:First>James</b:First>
          </b:Person>
        </b:NameList>
      </b:Author>
    </b:Author>
    <b:RefOrder>7</b:RefOrder>
  </b:Source>
  <b:Source>
    <b:Tag>Sar22</b:Tag>
    <b:SourceType>InternetSite</b:SourceType>
    <b:Guid>{FF6199C2-BC8B-4BC0-B06D-F0D8546F23CF}</b:Guid>
    <b:Title>Learning 3D Human Pose Estimation from Dozens of Datasets using a</b:Title>
    <b:ProductionCompany>RWTH Aachen University, Germany</b:ProductionCompany>
    <b:Year>2022</b:Year>
    <b:Month>12</b:Month>
    <b:Day>29</b:Day>
    <b:YearAccessed>2026</b:YearAccessed>
    <b:MonthAccessed>6</b:MonthAccessed>
    <b:DayAccessed>11</b:DayAccessed>
    <b:URL>https://arxiv.org/abs/2212.14474</b:URL>
    <b:Author>
      <b:Author>
        <b:NameList>
          <b:Person>
            <b:Last>Sarandi</b:Last>
            <b:First>Istvan</b:First>
          </b:Person>
          <b:Person>
            <b:Last>Hermans</b:Last>
            <b:First>Alexander</b:First>
          </b:Person>
          <b:Person>
            <b:Last>Leibe</b:Last>
            <b:First>Bastian</b:First>
          </b:Person>
        </b:NameList>
      </b:Author>
    </b:Author>
    <b:RefOrder>8</b:RefOrder>
  </b:Source>
  <b:Source>
    <b:Tag>San19</b:Tag>
    <b:SourceType>InternetSite</b:SourceType>
    <b:Guid>{EB95F134-859C-4417-9893-09F3368B9A8C}</b:Guid>
    <b:Title>MobileNetV2: Inverted Residuals and Linear Bottlenecks</b:Title>
    <b:Year>2019</b:Year>
    <b:Month>3</b:Month>
    <b:Day>21</b:Day>
    <b:YearAccessed>2026</b:YearAccessed>
    <b:MonthAccessed>6</b:MonthAccessed>
    <b:DayAccessed>17</b:DayAccessed>
    <b:URL>https://arxiv.org/abs/1801.04381</b:URL>
    <b:Author>
      <b:Author>
        <b:NameList>
          <b:Person>
            <b:Last>Sandler</b:Last>
            <b:First>Mark</b:First>
          </b:Person>
          <b:Person>
            <b:Last>Howard</b:Last>
            <b:First>Andrew</b:First>
          </b:Person>
          <b:Person>
            <b:Last>Zhu</b:Last>
            <b:First>Menglong</b:First>
          </b:Person>
          <b:Person>
            <b:Last>Zhmoginov</b:Last>
            <b:First>Andrey</b:First>
          </b:Person>
          <b:Person>
            <b:Last>Chen</b:Last>
            <b:First>Liang-Chieh</b:First>
          </b:Person>
        </b:NameList>
      </b:Author>
    </b:Author>
    <b:RefOrder>10</b:RefOrder>
  </b:Source>
  <b:Source>
    <b:Tag>Goo26</b:Tag>
    <b:SourceType>InternetSite</b:SourceType>
    <b:Guid>{F7DE7109-8ED8-4C51-8D3F-EC33A088DAD7}</b:Guid>
    <b:Author>
      <b:Author>
        <b:NameList>
          <b:Person>
            <b:Last>Google</b:Last>
          </b:Person>
        </b:NameList>
      </b:Author>
    </b:Author>
    <b:Title>Model Card MediaPipe BlazePose GHUM 3D</b:Title>
    <b:YearAccessed>2026</b:YearAccessed>
    <b:MonthAccessed>6</b:MonthAccessed>
    <b:DayAccessed>17</b:DayAccessed>
    <b:URL>https://storage.googleapis.com/mediapipe-assets/Model%20Card%20BlazePose%20GHUM%203D.pdf</b:URL>
    <b:RefOrder>11</b:RefOrder>
  </b:Source>
  <b:Source>
    <b:Tag>Ult26</b:Tag>
    <b:SourceType>InternetSite</b:SourceType>
    <b:Guid>{F2239F2A-2729-4103-8F48-0EB187F7D054}</b:Guid>
    <b:Author>
      <b:Author>
        <b:NameList>
          <b:Person>
            <b:Last>Ultralytics</b:Last>
          </b:Person>
        </b:NameList>
      </b:Author>
    </b:Author>
    <b:Title>Ultralytics Home Page</b:Title>
    <b:YearAccessed>2026</b:YearAccessed>
    <b:MonthAccessed>6</b:MonthAccessed>
    <b:DayAccessed>17</b:DayAccessed>
    <b:URL>https://docs.ultralytics.com/</b:URL>
    <b:RefOrder>13</b:RefOrder>
  </b:Source>
  <b:Source>
    <b:Tag>Ult261</b:Tag>
    <b:SourceType>InternetSite</b:SourceType>
    <b:Guid>{5E5A1693-A426-40FE-B2C4-D43DD184B549}</b:Guid>
    <b:Author>
      <b:Author>
        <b:NameList>
          <b:Person>
            <b:Last>Ultralytics</b:Last>
          </b:Person>
        </b:NameList>
      </b:Author>
    </b:Author>
    <b:Title>Pose Estimation</b:Title>
    <b:YearAccessed>2026</b:YearAccessed>
    <b:MonthAccessed>6</b:MonthAccessed>
    <b:DayAccessed>17</b:DayAccessed>
    <b:URL>https://docs.ultralytics.com/tasks/pose</b:URL>
    <b:RefOrder>12</b:RefOrder>
  </b:Source>
  <b:Source>
    <b:Tag>Ult262</b:Tag>
    <b:SourceType>InternetSite</b:SourceType>
    <b:Guid>{B39A1147-3A5F-4A8B-869C-6126F47487E6}</b:Guid>
    <b:Author>
      <b:Author>
        <b:NameList>
          <b:Person>
            <b:Last>Ultralytics</b:Last>
          </b:Person>
        </b:NameList>
      </b:Author>
    </b:Author>
    <b:Title>Pose Estimation Models</b:Title>
    <b:YearAccessed>2026</b:YearAccessed>
    <b:MonthAccessed>6</b:MonthAccessed>
    <b:DayAccessed>17</b:DayAccessed>
    <b:URL>https://docs.ultralytics.com/tasks/pose#models</b:URL>
    <b:RefOrder>14</b:RefOrder>
  </b:Source>
  <b:Source>
    <b:Tag>Ult17</b:Tag>
    <b:SourceType>InternetSite</b:SourceType>
    <b:Guid>{18A7B68A-EDA6-4E1B-B803-B7E18D1B82C0}</b:Guid>
    <b:Author>
      <b:Author>
        <b:NameList>
          <b:Person>
            <b:Last>Ultralytics</b:Last>
          </b:Person>
        </b:NameList>
      </b:Author>
    </b:Author>
    <b:Title>Pose Estimation - Train</b:Title>
    <b:YearAccessed>17</b:YearAccessed>
    <b:MonthAccessed>6</b:MonthAccessed>
    <b:DayAccessed>2026</b:DayAccessed>
    <b:URL>https://docs.ultralytics.com/tasks/pose#train</b:URL>
    <b:RefOrder>17</b:RefOrder>
  </b:Source>
  <b:Source>
    <b:Tag>Ult263</b:Tag>
    <b:SourceType>InternetSite</b:SourceType>
    <b:Guid>{0DCF7B75-39B4-4A41-8506-61DC09BF7CB2}</b:Guid>
    <b:Author>
      <b:Author>
        <b:NameList>
          <b:Person>
            <b:Last>Ultralytics</b:Last>
          </b:Person>
        </b:NameList>
      </b:Author>
    </b:Author>
    <b:Title>Pose Estimation - Results Output</b:Title>
    <b:YearAccessed>2026</b:YearAccessed>
    <b:MonthAccessed>6</b:MonthAccessed>
    <b:DayAccessed>17</b:DayAccessed>
    <b:URL>https://docs.ultralytics.com/tasks/pose#train</b:URL>
    <b:RefOrder>21</b:RefOrder>
  </b:Source>
  <b:Source>
    <b:Tag>Ult264</b:Tag>
    <b:SourceType>InternetSite</b:SourceType>
    <b:Guid>{44C3370F-6DB3-4729-A825-87F8A16CE14C}</b:Guid>
    <b:Author>
      <b:Author>
        <b:NameList>
          <b:Person>
            <b:Last>Ultralytics</b:Last>
          </b:Person>
        </b:NameList>
      </b:Author>
    </b:Author>
    <b:Title>Model Training with Ultralytics YOLO</b:Title>
    <b:YearAccessed>2026</b:YearAccessed>
    <b:MonthAccessed>6</b:MonthAccessed>
    <b:DayAccessed>17</b:DayAccessed>
    <b:URL>https://docs.ultralytics.com/modes/train#introduction</b:URL>
    <b:RefOrder>22</b:RefOrder>
  </b:Source>
  <b:Source>
    <b:Tag>Ult265</b:Tag>
    <b:SourceType>InternetSite</b:SourceType>
    <b:Guid>{DC1E5665-0296-4027-9953-2296E066A97B}</b:Guid>
    <b:Author>
      <b:Author>
        <b:NameList>
          <b:Person>
            <b:Last>Ultralytics</b:Last>
          </b:Person>
        </b:NameList>
      </b:Author>
    </b:Author>
    <b:Title>Export to TF.js Model Format From a YOLO26 Model Format</b:Title>
    <b:YearAccessed>2026</b:YearAccessed>
    <b:MonthAccessed>6</b:MonthAccessed>
    <b:DayAccessed>17</b:DayAccessed>
    <b:URL>https://docs.ultralytics.com/integrations/tfjs#why-should-you-export-to-tfjs</b:URL>
    <b:RefOrder>23</b:RefOrder>
  </b:Source>
  <b:Source>
    <b:Tag>Ten261</b:Tag>
    <b:SourceType>InternetSite</b:SourceType>
    <b:Guid>{6303E507-96D9-4FFA-8A66-C14DCB39CC25}</b:Guid>
    <b:Author>
      <b:Author>
        <b:NameList>
          <b:Person>
            <b:Last>Tensorflow</b:Last>
          </b:Person>
        </b:NameList>
      </b:Author>
    </b:Author>
    <b:Title>tfjs-models/posenet</b:Title>
    <b:YearAccessed>2026</b:YearAccessed>
    <b:MonthAccessed>6</b:MonthAccessed>
    <b:DayAccessed>17</b:DayAccessed>
    <b:URL>https://github.com/tensorflow/tfjs-models/tree/master/posenet</b:URL>
    <b:RefOrder>27</b:RefOrder>
  </b:Source>
  <b:Source>
    <b:Tag>Ten262</b:Tag>
    <b:SourceType>InternetSite</b:SourceType>
    <b:Guid>{B74A9DC6-CEF1-40AC-84F4-553A4328D7DE}</b:Guid>
    <b:Author>
      <b:Author>
        <b:NameList>
          <b:Person>
            <b:Last>Tensorflow</b:Last>
          </b:Person>
        </b:NameList>
      </b:Author>
    </b:Author>
    <b:Title>tfjs-models/pose-detection/movenet</b:Title>
    <b:YearAccessed>2026</b:YearAccessed>
    <b:MonthAccessed>6</b:MonthAccessed>
    <b:DayAccessed>17</b:DayAccessed>
    <b:URL>https://github.com/tensorflow/tfjs-models/blob/master/pose-detection/src/movenet/README.md</b:URL>
    <b:RefOrder>30</b:RefOrder>
  </b:Source>
  <b:Source>
    <b:Tag>Ten263</b:Tag>
    <b:SourceType>InternetSite</b:SourceType>
    <b:Guid>{21F740BE-901E-4571-AEAC-10A6D5EF4A38}</b:Guid>
    <b:Author>
      <b:Author>
        <b:NameList>
          <b:Person>
            <b:Last>Tensorflow</b:Last>
          </b:Person>
        </b:NameList>
      </b:Author>
    </b:Author>
    <b:Title>tfjs-models/pose-detection/blazepose_tfjs</b:Title>
    <b:YearAccessed>2026</b:YearAccessed>
    <b:MonthAccessed>6</b:MonthAccessed>
    <b:DayAccessed>18</b:DayAccessed>
    <b:URL>https://github.com/tensorflow/tfjs-models/blob/master/pose-detection/src/blazepose_tfjs/README.md</b:URL>
    <b:RefOrder>32</b:RefOrder>
  </b:Source>
  <b:Source>
    <b:Tag>Ten221</b:Tag>
    <b:SourceType>InternetSite</b:SourceType>
    <b:Guid>{8E1E4DF2-75C5-47C4-9566-482D89615E1E}</b:Guid>
    <b:Author>
      <b:Author>
        <b:NameList>
          <b:Person>
            <b:Last>Tensorflow</b:Last>
          </b:Person>
        </b:NameList>
      </b:Author>
    </b:Author>
    <b:Title>Platform and environment</b:Title>
    <b:Year>2022</b:Year>
    <b:Month>11</b:Month>
    <b:Day>1</b:Day>
    <b:YearAccessed>2026</b:YearAccessed>
    <b:MonthAccessed>6</b:MonthAccessed>
    <b:DayAccessed>18</b:DayAccessed>
    <b:URL>https://www.tensorflow.org/js/guide/platform_environment</b:URL>
    <b:RefOrder>33</b:RefOrder>
  </b:Source>
  <b:Source>
    <b:Tag>MDN25</b:Tag>
    <b:SourceType>InternetSite</b:SourceType>
    <b:Guid>{5549450A-E947-42D3-AFDB-419BD36B6F97}</b:Guid>
    <b:Author>
      <b:Author>
        <b:NameList>
          <b:Person>
            <b:Last>MDN</b:Last>
          </b:Person>
        </b:NameList>
      </b:Author>
    </b:Author>
    <b:Title>WebGL: 2D and 3D graphics for the web</b:Title>
    <b:Year>2025</b:Year>
    <b:Month>7</b:Month>
    <b:Day>15</b:Day>
    <b:YearAccessed>2026</b:YearAccessed>
    <b:MonthAccessed>6</b:MonthAccessed>
    <b:DayAccessed>18</b:DayAccessed>
    <b:URL>https://developer.mozilla.org/en-US/docs/Web/API/WebGL_API</b:URL>
    <b:RefOrder>35</b:RefOrder>
  </b:Source>
  <b:Source>
    <b:Tag>Zen22</b:Tag>
    <b:SourceType>InternetSite</b:SourceType>
    <b:Guid>{BE7E7C92-8A57-4D17-861D-86E8CB5091D3}</b:Guid>
    <b:Title>SmoothNet: A Plug-and-Play Network for</b:Title>
    <b:Year>2022</b:Year>
    <b:Month>7</b:Month>
    <b:Day>21</b:Day>
    <b:YearAccessed>2026</b:YearAccessed>
    <b:MonthAccessed>6</b:MonthAccessed>
    <b:DayAccessed>18</b:DayAccessed>
    <b:URL>https://arxiv.org/abs/2112.13715</b:URL>
    <b:Author>
      <b:Author>
        <b:NameList>
          <b:Person>
            <b:Last>Zeng</b:Last>
            <b:First>Ailing</b:First>
          </b:Person>
          <b:Person>
            <b:Last>Yang</b:Last>
            <b:First>Lei</b:First>
          </b:Person>
          <b:Person>
            <b:Last>Ju</b:Last>
            <b:First>Xuan</b:First>
          </b:Person>
          <b:Person>
            <b:Last>Li</b:Last>
            <b:First>Jiefeng</b:First>
          </b:Person>
          <b:Person>
            <b:Last>Wang</b:Last>
            <b:First>Jianyi</b:First>
          </b:Person>
          <b:Person>
            <b:Last>Xu</b:Last>
            <b:First>Qiang</b:First>
          </b:Person>
        </b:NameList>
      </b:Author>
    </b:Author>
    <b:RefOrder>37</b:RefOrder>
  </b:Source>
  <b:Source>
    <b:Tag>LuP23</b:Tag>
    <b:SourceType>InternetSite</b:SourceType>
    <b:Guid>{FC708734-F26C-4E06-91DB-D55E119D82F6}</b:Guid>
    <b:Title>RTMO: Towards High-Performance One-Stage Real-Time Multi-Person Pose Estimation</b:Title>
    <b:Year>2023</b:Year>
    <b:Month>12</b:Month>
    <b:Day>12</b:Day>
    <b:YearAccessed>2026</b:YearAccessed>
    <b:MonthAccessed>6</b:MonthAccessed>
    <b:DayAccessed>20</b:DayAccessed>
    <b:URL>https://arxiv.org/html/2312.07526v1</b:URL>
    <b:Author>
      <b:Author>
        <b:NameList>
          <b:Person>
            <b:Last>Lu</b:Last>
            <b:First>Peng</b:First>
          </b:Person>
          <b:Person>
            <b:Last>Jiang</b:Last>
            <b:First>Tao</b:First>
          </b:Person>
          <b:Person>
            <b:Last>Li</b:Last>
            <b:First>Yining</b:First>
          </b:Person>
          <b:Person>
            <b:Last>Li</b:Last>
            <b:First>Xiangtai</b:First>
          </b:Person>
          <b:Person>
            <b:Last>Chen</b:Last>
            <b:First>Kai</b:First>
          </b:Person>
          <b:Person>
            <b:Last>Yang</b:Last>
            <b:First>Wenming</b:First>
          </b:Person>
        </b:NameList>
      </b:Author>
    </b:Author>
    <b:RefOrder>39</b:RefOrder>
  </b:Source>
  <b:Source>
    <b:Tag>Hua23</b:Tag>
    <b:SourceType>InternetSite</b:SourceType>
    <b:Guid>{09B6CD4C-BC0B-48AB-941D-863A4BE70D08}</b:Guid>
    <b:Title>Semi-Supervised 2D Human Pose Estimation Driven by Position Inconsistency</b:Title>
    <b:Year>2023</b:Year>
    <b:Month>3</b:Month>
    <b:Day>8</b:Day>
    <b:YearAccessed>2026</b:YearAccessed>
    <b:MonthAccessed>6</b:MonthAccessed>
    <b:DayAccessed>20</b:DayAccessed>
    <b:URL>https://arxiv.org/abs/2303.04346</b:URL>
    <b:Author>
      <b:Author>
        <b:NameList>
          <b:Person>
            <b:Last>Huang</b:Last>
            <b:First>Linzhi</b:First>
          </b:Person>
          <b:Person>
            <b:Last>Li</b:Last>
            <b:First>Yulong</b:First>
          </b:Person>
          <b:Person>
            <b:Last>Tian</b:Last>
            <b:First>Hongbo</b:First>
          </b:Person>
          <b:Person>
            <b:Last>Yang</b:Last>
            <b:First>Yue</b:First>
          </b:Person>
          <b:Person>
            <b:Last>Li</b:Last>
            <b:First>Xiangang</b:First>
          </b:Person>
          <b:Person>
            <b:Last>Deng</b:Last>
            <b:First>Weihong</b:First>
          </b:Person>
          <b:Person>
            <b:Last>Ye</b:Last>
            <b:First>Jieping</b:First>
          </b:Person>
        </b:NameList>
      </b:Author>
    </b:Author>
    <b:RefOrder>41</b:RefOrder>
  </b:Source>
  <b:Source>
    <b:Tag>Goo25</b:Tag>
    <b:SourceType>InternetSite</b:SourceType>
    <b:Guid>{87EE52C4-1859-4A09-BBB0-7B9308BD623B}</b:Guid>
    <b:Author>
      <b:Author>
        <b:NameList>
          <b:Person>
            <b:Last>Google</b:Last>
          </b:Person>
        </b:NameList>
      </b:Author>
    </b:Author>
    <b:Title>Datasets: Dividing the original dataset</b:Title>
    <b:Year>2025</b:Year>
    <b:Month>12</b:Month>
    <b:Day>03</b:Day>
    <b:YearAccessed>2026</b:YearAccessed>
    <b:MonthAccessed>6</b:MonthAccessed>
    <b:DayAccessed>20</b:DayAccessed>
    <b:URL>https://developers.google.com/machine-learning/crash-course/overfitting/dividing-datasets</b:URL>
    <b:RefOrder>42</b:RefOrder>
  </b:Source>
  <b:Source>
    <b:Tag>Ult232</b:Tag>
    <b:SourceType>InternetSite</b:SourceType>
    <b:Guid>{55422216-F233-4648-A5D4-4481CD751031}</b:Guid>
    <b:Author>
      <b:Author>
        <b:NameList>
          <b:Person>
            <b:Last>Ultralytics</b:Last>
          </b:Person>
        </b:NameList>
      </b:Author>
    </b:Author>
    <b:Title>Reference for ultralytics/utils/loss.py</b:Title>
    <b:Year>2023</b:Year>
    <b:Month>11</b:Month>
    <b:Day>12</b:Day>
    <b:YearAccessed>2026</b:YearAccessed>
    <b:MonthAccessed>6</b:MonthAccessed>
    <b:DayAccessed>20</b:DayAccessed>
    <b:URL>https://docs.ultralytics.com/reference/utils/loss</b:URL>
    <b:RefOrder>44</b:RefOrder>
  </b:Source>
  <b:Source>
    <b:Tag>Ult233</b:Tag>
    <b:SourceType>InternetSite</b:SourceType>
    <b:Guid>{374D07F4-B974-416F-82E2-2C48E9200AD8}</b:Guid>
    <b:Author>
      <b:Author>
        <b:NameList>
          <b:Person>
            <b:Last>Ultralytics</b:Last>
          </b:Person>
        </b:NameList>
      </b:Author>
    </b:Author>
    <b:Title>Reference for ultralytics/utils/metrics.py</b:Title>
    <b:Year>2023</b:Year>
    <b:Month>11</b:Month>
    <b:Day>12</b:Day>
    <b:YearAccessed>2026</b:YearAccessed>
    <b:MonthAccessed>6</b:MonthAccessed>
    <b:DayAccessed>20</b:DayAccessed>
    <b:URL>https://docs.ultralytics.com/reference/utils/metrics</b:URL>
    <b:RefOrder>45</b:RefOrder>
  </b:Source>
  <b:Source>
    <b:Tag>Ult266</b:Tag>
    <b:SourceType>InternetSite</b:SourceType>
    <b:Guid>{0A1C606D-BEF9-4EF3-A2EF-0FABBD0D01CD}</b:Guid>
    <b:Author>
      <b:Author>
        <b:NameList>
          <b:Person>
            <b:Last>Ultralytics</b:Last>
          </b:Person>
        </b:NameList>
      </b:Author>
    </b:Author>
    <b:Title>Ultralytics Metrics</b:Title>
    <b:YearAccessed>2026</b:YearAccessed>
    <b:MonthAccessed>6</b:MonthAccessed>
    <b:DayAccessed>20</b:DayAccessed>
    <b:URL>https://github.com/ultralytics/ultralytics/blob/main/ultralytics/utils/metrics.py</b:URL>
    <b:RefOrder>46</b:RefOrder>
  </b:Source>
  <b:Source>
    <b:Tag>Dut23</b:Tag>
    <b:SourceType>InternetSite</b:SourceType>
    <b:Guid>{54F850FC-BC9B-407A-8E1C-475DFC2B5A50}</b:Guid>
    <b:Title>Object Keypoint Similarity in Keypoint Detection</b:Title>
    <b:Year>2023</b:Year>
    <b:Month>8</b:Month>
    <b:Day>15</b:Day>
    <b:YearAccessed>2026</b:YearAccessed>
    <b:MonthAccessed>6</b:MonthAccessed>
    <b:DayAccessed>20</b:DayAccessed>
    <b:URL>https://learnopencv.com/object-keypoint-similarity/</b:URL>
    <b:Author>
      <b:Author>
        <b:NameList>
          <b:Person>
            <b:Last>Dutta</b:Last>
            <b:First>Tapas</b:First>
          </b:Person>
          <b:Person>
            <b:Last>Dawn</b:Last>
            <b:First>Kunal</b:First>
          </b:Person>
        </b:NameList>
      </b:Author>
    </b:Author>
    <b:RefOrder>47</b:RefOrder>
  </b:Source>
  <b:Source>
    <b:Tag>Ult267</b:Tag>
    <b:SourceType>InternetSite</b:SourceType>
    <b:Guid>{79CCEBC7-625B-4AF8-B8E2-590EAD3119E9}</b:Guid>
    <b:Author>
      <b:Author>
        <b:NameList>
          <b:Person>
            <b:Last>Ultralytics</b:Last>
          </b:Person>
        </b:NameList>
      </b:Author>
    </b:Author>
    <b:Title>Tips for Best YOLOV5 Training Results</b:Title>
    <b:Year>2026</b:Year>
    <b:Month>6</b:Month>
    <b:Day>16</b:Day>
    <b:YearAccessed>2026</b:YearAccessed>
    <b:MonthAccessed>6</b:MonthAccessed>
    <b:DayAccessed>20</b:DayAccessed>
    <b:URL>https://docs.ultralytics.com/yolov5/tutorials/tips-for-best-training-results</b:URL>
    <b:RefOrder>48</b:RefOrder>
  </b:Source>
</b:Sources>
</file>

<file path=customXml/itemProps1.xml><?xml version="1.0" encoding="utf-8"?>
<ds:datastoreItem xmlns:ds="http://schemas.openxmlformats.org/officeDocument/2006/customXml" ds:itemID="{1AC0D9E8-C2FE-4E9C-982B-A79346B5E5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Navodila za izdelavo diplomske naloge FG</Template>
  <TotalTime>150</TotalTime>
  <Pages>77</Pages>
  <Words>16668</Words>
  <Characters>95013</Characters>
  <Application>Microsoft Office Word</Application>
  <DocSecurity>0</DocSecurity>
  <Lines>791</Lines>
  <Paragraphs>222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Navodila za pisanje diplomskih nalog UM FERI</vt:lpstr>
      <vt:lpstr>Navodila za pisanje diplomskih nalog UM FERI</vt:lpstr>
    </vt:vector>
  </TitlesOfParts>
  <Company>UM FERI</Company>
  <LinksUpToDate>false</LinksUpToDate>
  <CharactersWithSpaces>111459</CharactersWithSpaces>
  <SharedDoc>false</SharedDoc>
  <HLinks>
    <vt:vector size="66" baseType="variant">
      <vt:variant>
        <vt:i4>262216</vt:i4>
      </vt:variant>
      <vt:variant>
        <vt:i4>73</vt:i4>
      </vt:variant>
      <vt:variant>
        <vt:i4>0</vt:i4>
      </vt:variant>
      <vt:variant>
        <vt:i4>5</vt:i4>
      </vt:variant>
      <vt:variant>
        <vt:lpwstr>http://feri.um.si/studij/zakljucna-dela/</vt:lpwstr>
      </vt:variant>
      <vt:variant>
        <vt:lpwstr/>
      </vt:variant>
      <vt:variant>
        <vt:i4>3801132</vt:i4>
      </vt:variant>
      <vt:variant>
        <vt:i4>70</vt:i4>
      </vt:variant>
      <vt:variant>
        <vt:i4>0</vt:i4>
      </vt:variant>
      <vt:variant>
        <vt:i4>5</vt:i4>
      </vt:variant>
      <vt:variant>
        <vt:lpwstr>http://dkum.uni-mb.si/Dokument.php?id=15598</vt:lpwstr>
      </vt:variant>
      <vt:variant>
        <vt:lpwstr/>
      </vt:variant>
      <vt:variant>
        <vt:i4>7143550</vt:i4>
      </vt:variant>
      <vt:variant>
        <vt:i4>67</vt:i4>
      </vt:variant>
      <vt:variant>
        <vt:i4>0</vt:i4>
      </vt:variant>
      <vt:variant>
        <vt:i4>5</vt:i4>
      </vt:variant>
      <vt:variant>
        <vt:lpwstr>http://libguides.ukm.um.si/</vt:lpwstr>
      </vt:variant>
      <vt:variant>
        <vt:lpwstr/>
      </vt:variant>
      <vt:variant>
        <vt:i4>7077941</vt:i4>
      </vt:variant>
      <vt:variant>
        <vt:i4>57</vt:i4>
      </vt:variant>
      <vt:variant>
        <vt:i4>0</vt:i4>
      </vt:variant>
      <vt:variant>
        <vt:i4>5</vt:i4>
      </vt:variant>
      <vt:variant>
        <vt:lpwstr>http://en.wikipedia.org/wiki/SI</vt:lpwstr>
      </vt:variant>
      <vt:variant>
        <vt:lpwstr/>
      </vt:variant>
      <vt:variant>
        <vt:i4>3538969</vt:i4>
      </vt:variant>
      <vt:variant>
        <vt:i4>54</vt:i4>
      </vt:variant>
      <vt:variant>
        <vt:i4>0</vt:i4>
      </vt:variant>
      <vt:variant>
        <vt:i4>5</vt:i4>
      </vt:variant>
      <vt:variant>
        <vt:lpwstr>http://en.wikipedia.org/wiki/ISO_31-11</vt:lpwstr>
      </vt:variant>
      <vt:variant>
        <vt:lpwstr/>
      </vt:variant>
      <vt:variant>
        <vt:i4>2097207</vt:i4>
      </vt:variant>
      <vt:variant>
        <vt:i4>30</vt:i4>
      </vt:variant>
      <vt:variant>
        <vt:i4>0</vt:i4>
      </vt:variant>
      <vt:variant>
        <vt:i4>5</vt:i4>
      </vt:variant>
      <vt:variant>
        <vt:lpwstr>http://feri.um.si/</vt:lpwstr>
      </vt:variant>
      <vt:variant>
        <vt:lpwstr/>
      </vt:variant>
      <vt:variant>
        <vt:i4>6750211</vt:i4>
      </vt:variant>
      <vt:variant>
        <vt:i4>27</vt:i4>
      </vt:variant>
      <vt:variant>
        <vt:i4>0</vt:i4>
      </vt:variant>
      <vt:variant>
        <vt:i4>5</vt:i4>
      </vt:variant>
      <vt:variant>
        <vt:lpwstr>mailto:vanesa.spendl@um.si</vt:lpwstr>
      </vt:variant>
      <vt:variant>
        <vt:lpwstr/>
      </vt:variant>
      <vt:variant>
        <vt:i4>5963869</vt:i4>
      </vt:variant>
      <vt:variant>
        <vt:i4>24</vt:i4>
      </vt:variant>
      <vt:variant>
        <vt:i4>0</vt:i4>
      </vt:variant>
      <vt:variant>
        <vt:i4>5</vt:i4>
      </vt:variant>
      <vt:variant>
        <vt:lpwstr>http://feri.um.si/studij/pravilniki-in-navodila/</vt:lpwstr>
      </vt:variant>
      <vt:variant>
        <vt:lpwstr/>
      </vt:variant>
      <vt:variant>
        <vt:i4>1376309</vt:i4>
      </vt:variant>
      <vt:variant>
        <vt:i4>17</vt:i4>
      </vt:variant>
      <vt:variant>
        <vt:i4>0</vt:i4>
      </vt:variant>
      <vt:variant>
        <vt:i4>5</vt:i4>
      </vt:variant>
      <vt:variant>
        <vt:lpwstr/>
      </vt:variant>
      <vt:variant>
        <vt:lpwstr>_Toc313736625</vt:lpwstr>
      </vt:variant>
      <vt:variant>
        <vt:i4>1966134</vt:i4>
      </vt:variant>
      <vt:variant>
        <vt:i4>11</vt:i4>
      </vt:variant>
      <vt:variant>
        <vt:i4>0</vt:i4>
      </vt:variant>
      <vt:variant>
        <vt:i4>5</vt:i4>
      </vt:variant>
      <vt:variant>
        <vt:lpwstr/>
      </vt:variant>
      <vt:variant>
        <vt:lpwstr>_Toc313736599</vt:lpwstr>
      </vt:variant>
      <vt:variant>
        <vt:i4>5832787</vt:i4>
      </vt:variant>
      <vt:variant>
        <vt:i4>0</vt:i4>
      </vt:variant>
      <vt:variant>
        <vt:i4>0</vt:i4>
      </vt:variant>
      <vt:variant>
        <vt:i4>5</vt:i4>
      </vt:variant>
      <vt:variant>
        <vt:lpwstr>http://ktfmb.um.si/storitve/dodeljevanje-udk/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Navodila za pisanje diplomskih nalog UM FERI</dc:title>
  <dc:subject/>
  <dc:creator>V. K. Ledinek</dc:creator>
  <cp:keywords/>
  <dc:description/>
  <cp:lastModifiedBy>Zorman, Daša</cp:lastModifiedBy>
  <cp:revision>3311</cp:revision>
  <cp:lastPrinted>2019-04-08T05:46:00Z</cp:lastPrinted>
  <dcterms:created xsi:type="dcterms:W3CDTF">2026-02-12T12:55:00Z</dcterms:created>
  <dcterms:modified xsi:type="dcterms:W3CDTF">2026-06-22T17:42:00Z</dcterms:modified>
</cp:coreProperties>
</file>